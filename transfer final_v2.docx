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CE8F74" w14:textId="5EA5059D" w:rsidR="00DB6150" w:rsidRPr="00F56D8B" w:rsidRDefault="00DB6150" w:rsidP="00F56D8B">
      <w:pPr>
        <w:pStyle w:val="Default"/>
        <w:spacing w:line="600" w:lineRule="auto"/>
        <w:jc w:val="both"/>
        <w:rPr>
          <w:color w:val="auto"/>
        </w:rPr>
      </w:pPr>
      <w:r w:rsidRPr="00F56D8B">
        <w:rPr>
          <w:b/>
          <w:bCs/>
          <w:color w:val="auto"/>
        </w:rPr>
        <w:t>Novel Configurable Atmospheric Instrumentation</w:t>
      </w:r>
    </w:p>
    <w:p w14:paraId="06A54E5B" w14:textId="406247F5" w:rsidR="00DB6150" w:rsidRPr="00F56D8B" w:rsidRDefault="00DB6150" w:rsidP="00F56D8B">
      <w:pPr>
        <w:pStyle w:val="Default"/>
        <w:spacing w:line="600" w:lineRule="auto"/>
        <w:jc w:val="both"/>
        <w:rPr>
          <w:color w:val="auto"/>
        </w:rPr>
      </w:pPr>
      <w:r w:rsidRPr="00F56D8B">
        <w:rPr>
          <w:color w:val="auto"/>
        </w:rPr>
        <w:t xml:space="preserve">Sam </w:t>
      </w:r>
      <w:proofErr w:type="spellStart"/>
      <w:r w:rsidRPr="00F56D8B">
        <w:rPr>
          <w:color w:val="auto"/>
        </w:rPr>
        <w:t>Yui</w:t>
      </w:r>
      <w:proofErr w:type="spellEnd"/>
      <w:r w:rsidRPr="00F56D8B">
        <w:rPr>
          <w:color w:val="auto"/>
        </w:rPr>
        <w:t xml:space="preserve"> Sum Lo</w:t>
      </w:r>
    </w:p>
    <w:p w14:paraId="0EBBB7ED" w14:textId="17271267" w:rsidR="00DB6150" w:rsidRPr="00F56D8B" w:rsidRDefault="00DB6150" w:rsidP="00F56D8B">
      <w:pPr>
        <w:pStyle w:val="Default"/>
        <w:spacing w:line="600" w:lineRule="auto"/>
        <w:jc w:val="both"/>
        <w:rPr>
          <w:color w:val="auto"/>
        </w:rPr>
      </w:pPr>
      <w:r w:rsidRPr="00F56D8B">
        <w:rPr>
          <w:color w:val="auto"/>
        </w:rPr>
        <w:t>A transfer thesis submitted for the degree of Doctor of Philosophy</w:t>
      </w:r>
    </w:p>
    <w:p w14:paraId="528BC1C8" w14:textId="50F9B9C8" w:rsidR="00DB6150" w:rsidRPr="00F56D8B" w:rsidRDefault="00DB6150" w:rsidP="00F56D8B">
      <w:pPr>
        <w:pStyle w:val="Default"/>
        <w:spacing w:line="600" w:lineRule="auto"/>
        <w:jc w:val="both"/>
        <w:rPr>
          <w:color w:val="auto"/>
        </w:rPr>
      </w:pPr>
      <w:r w:rsidRPr="00F56D8B">
        <w:rPr>
          <w:color w:val="auto"/>
        </w:rPr>
        <w:t>University of Bath</w:t>
      </w:r>
    </w:p>
    <w:p w14:paraId="569608D2" w14:textId="1759089F" w:rsidR="00DB6150" w:rsidRPr="00F56D8B" w:rsidRDefault="00DB6150" w:rsidP="00F56D8B">
      <w:pPr>
        <w:pStyle w:val="Default"/>
        <w:spacing w:line="600" w:lineRule="auto"/>
        <w:jc w:val="both"/>
        <w:rPr>
          <w:color w:val="auto"/>
        </w:rPr>
      </w:pPr>
      <w:r w:rsidRPr="00F56D8B">
        <w:rPr>
          <w:color w:val="auto"/>
        </w:rPr>
        <w:t>Department of Electronic and Electrical Engineering</w:t>
      </w:r>
    </w:p>
    <w:p w14:paraId="7CD424FD" w14:textId="77777777" w:rsidR="00242BEA" w:rsidRPr="00F56D8B" w:rsidRDefault="00DB6150" w:rsidP="00F56D8B">
      <w:pPr>
        <w:spacing w:line="600" w:lineRule="auto"/>
        <w:jc w:val="both"/>
        <w:rPr>
          <w:rFonts w:ascii="Arial" w:hAnsi="Arial" w:cs="Arial"/>
        </w:rPr>
      </w:pPr>
      <w:r w:rsidRPr="00F56D8B">
        <w:rPr>
          <w:rFonts w:ascii="Arial" w:hAnsi="Arial" w:cs="Arial"/>
        </w:rPr>
        <w:t xml:space="preserve">February 2017 </w:t>
      </w:r>
    </w:p>
    <w:p w14:paraId="0714A002" w14:textId="77777777" w:rsidR="00242BEA" w:rsidRPr="00F56D8B" w:rsidRDefault="00242BEA" w:rsidP="00F56D8B">
      <w:pPr>
        <w:spacing w:line="600" w:lineRule="auto"/>
        <w:jc w:val="both"/>
        <w:rPr>
          <w:rFonts w:ascii="Arial" w:hAnsi="Arial" w:cs="Arial"/>
        </w:rPr>
      </w:pPr>
    </w:p>
    <w:p w14:paraId="3D4B2DB1" w14:textId="77777777" w:rsidR="00242BEA" w:rsidRPr="00F56D8B" w:rsidRDefault="00242BEA" w:rsidP="00F56D8B">
      <w:pPr>
        <w:spacing w:line="600" w:lineRule="auto"/>
        <w:jc w:val="both"/>
        <w:rPr>
          <w:rFonts w:ascii="Arial" w:hAnsi="Arial" w:cs="Arial"/>
        </w:rPr>
      </w:pPr>
    </w:p>
    <w:p w14:paraId="0824A54A" w14:textId="77777777" w:rsidR="00242BEA" w:rsidRPr="00F56D8B" w:rsidRDefault="00242BEA" w:rsidP="00F56D8B">
      <w:pPr>
        <w:spacing w:line="276" w:lineRule="auto"/>
        <w:jc w:val="both"/>
        <w:rPr>
          <w:rFonts w:ascii="Arial" w:hAnsi="Arial" w:cs="Arial"/>
        </w:rPr>
      </w:pPr>
    </w:p>
    <w:p w14:paraId="0651E11E" w14:textId="46CE0BCD" w:rsidR="00242BEA" w:rsidRPr="00F56D8B" w:rsidRDefault="00242BEA" w:rsidP="00F56D8B">
      <w:pPr>
        <w:pStyle w:val="Default"/>
        <w:spacing w:line="276" w:lineRule="auto"/>
        <w:jc w:val="both"/>
        <w:rPr>
          <w:color w:val="auto"/>
        </w:rPr>
      </w:pPr>
      <w:r w:rsidRPr="00F56D8B">
        <w:rPr>
          <w:b/>
          <w:bCs/>
          <w:color w:val="auto"/>
        </w:rPr>
        <w:t>COPYRIGHT</w:t>
      </w:r>
    </w:p>
    <w:p w14:paraId="29035994" w14:textId="77777777" w:rsidR="00242BEA" w:rsidRPr="00F56D8B" w:rsidRDefault="00242BEA" w:rsidP="00F56D8B">
      <w:pPr>
        <w:spacing w:line="276" w:lineRule="auto"/>
        <w:jc w:val="both"/>
        <w:rPr>
          <w:rFonts w:ascii="Arial" w:hAnsi="Arial" w:cs="Arial"/>
        </w:rPr>
      </w:pPr>
      <w:r w:rsidRPr="00F56D8B">
        <w:rPr>
          <w:rFonts w:ascii="Arial" w:hAnsi="Arial" w:cs="Arial"/>
        </w:rPr>
        <w:t xml:space="preserve">Attention is drawn to the fact that copyright of this thesis/portfolio rests with the author and copyright of any previously published materials included may rest with third parties. A copy of this thesis/portfolio has been supplied on condition that anyone who consults it understands that they must not copy it or use material from it except as permitted by law or with the consent of the author or other copyright owners, as applicable. </w:t>
      </w:r>
    </w:p>
    <w:p w14:paraId="38DF4A4A" w14:textId="77777777" w:rsidR="00242BEA" w:rsidRPr="00F56D8B" w:rsidRDefault="00242BEA" w:rsidP="00F56D8B">
      <w:pPr>
        <w:spacing w:line="276" w:lineRule="auto"/>
        <w:jc w:val="both"/>
        <w:rPr>
          <w:rFonts w:ascii="Arial" w:hAnsi="Arial" w:cs="Arial"/>
        </w:rPr>
      </w:pPr>
    </w:p>
    <w:p w14:paraId="7A2A8F7D" w14:textId="7F88DCF2" w:rsidR="00242BEA" w:rsidRPr="00F56D8B" w:rsidRDefault="00242BEA" w:rsidP="00F56D8B">
      <w:pPr>
        <w:pStyle w:val="Default"/>
        <w:spacing w:line="276" w:lineRule="auto"/>
        <w:jc w:val="both"/>
        <w:rPr>
          <w:color w:val="auto"/>
        </w:rPr>
      </w:pPr>
      <w:r w:rsidRPr="00F56D8B">
        <w:rPr>
          <w:color w:val="auto"/>
        </w:rPr>
        <w:t>This thesis/portfolio may be made available for consultation</w:t>
      </w:r>
    </w:p>
    <w:p w14:paraId="4DCF973C" w14:textId="409134E9" w:rsidR="00242BEA" w:rsidRPr="00F56D8B" w:rsidRDefault="00242BEA" w:rsidP="00F56D8B">
      <w:pPr>
        <w:pStyle w:val="Default"/>
        <w:spacing w:line="276" w:lineRule="auto"/>
        <w:jc w:val="both"/>
        <w:rPr>
          <w:color w:val="auto"/>
        </w:rPr>
      </w:pPr>
      <w:proofErr w:type="gramStart"/>
      <w:r w:rsidRPr="00F56D8B">
        <w:rPr>
          <w:color w:val="auto"/>
        </w:rPr>
        <w:t>within</w:t>
      </w:r>
      <w:proofErr w:type="gramEnd"/>
      <w:r w:rsidRPr="00F56D8B">
        <w:rPr>
          <w:color w:val="auto"/>
        </w:rPr>
        <w:t xml:space="preserve"> the University Library and may be photocopied</w:t>
      </w:r>
    </w:p>
    <w:p w14:paraId="2FE9B722" w14:textId="1DA7B85F" w:rsidR="00242BEA" w:rsidRPr="00F56D8B" w:rsidRDefault="00242BEA" w:rsidP="00F56D8B">
      <w:pPr>
        <w:pStyle w:val="Default"/>
        <w:spacing w:line="276" w:lineRule="auto"/>
        <w:jc w:val="both"/>
        <w:rPr>
          <w:color w:val="auto"/>
        </w:rPr>
      </w:pPr>
      <w:proofErr w:type="gramStart"/>
      <w:r w:rsidRPr="00F56D8B">
        <w:rPr>
          <w:color w:val="auto"/>
        </w:rPr>
        <w:t>or</w:t>
      </w:r>
      <w:proofErr w:type="gramEnd"/>
      <w:r w:rsidRPr="00F56D8B">
        <w:rPr>
          <w:color w:val="auto"/>
        </w:rPr>
        <w:t xml:space="preserve"> lent to other libraries for the purposes of consultation</w:t>
      </w:r>
    </w:p>
    <w:p w14:paraId="34236121" w14:textId="4658D34D" w:rsidR="00242BEA" w:rsidRPr="00F56D8B" w:rsidRDefault="00242BEA" w:rsidP="00F56D8B">
      <w:pPr>
        <w:pStyle w:val="Default"/>
        <w:spacing w:line="276" w:lineRule="auto"/>
        <w:jc w:val="both"/>
        <w:rPr>
          <w:color w:val="auto"/>
        </w:rPr>
      </w:pPr>
      <w:proofErr w:type="gramStart"/>
      <w:r w:rsidRPr="00F56D8B">
        <w:rPr>
          <w:color w:val="auto"/>
        </w:rPr>
        <w:t>with</w:t>
      </w:r>
      <w:proofErr w:type="gramEnd"/>
      <w:r w:rsidRPr="00F56D8B">
        <w:rPr>
          <w:color w:val="auto"/>
        </w:rPr>
        <w:t xml:space="preserve"> effect from……………….</w:t>
      </w:r>
      <w:r w:rsidRPr="00F56D8B">
        <w:rPr>
          <w:i/>
          <w:iCs/>
          <w:color w:val="auto"/>
        </w:rPr>
        <w:t>(date)</w:t>
      </w:r>
    </w:p>
    <w:p w14:paraId="29D2A010" w14:textId="4C51F74B" w:rsidR="00DB6150" w:rsidRPr="00F56D8B" w:rsidRDefault="00242BEA" w:rsidP="00F56D8B">
      <w:pPr>
        <w:spacing w:line="276" w:lineRule="auto"/>
        <w:jc w:val="both"/>
        <w:rPr>
          <w:rFonts w:ascii="Arial" w:hAnsi="Arial" w:cs="Arial"/>
          <w:b/>
          <w:bCs/>
        </w:rPr>
      </w:pPr>
      <w:r w:rsidRPr="00F56D8B">
        <w:rPr>
          <w:rFonts w:ascii="Arial" w:hAnsi="Arial" w:cs="Arial"/>
        </w:rPr>
        <w:t xml:space="preserve">Signed on behalf of the Faculty/School of................................... </w:t>
      </w:r>
      <w:r w:rsidR="00DB6150" w:rsidRPr="00F56D8B">
        <w:rPr>
          <w:rFonts w:ascii="Arial" w:hAnsi="Arial" w:cs="Arial"/>
          <w:b/>
          <w:bCs/>
        </w:rPr>
        <w:br w:type="page"/>
      </w:r>
    </w:p>
    <w:p w14:paraId="5D63B970" w14:textId="77777777" w:rsidR="00242BEA" w:rsidRPr="00F56D8B" w:rsidRDefault="00242BEA" w:rsidP="00F56D8B">
      <w:pPr>
        <w:spacing w:line="276" w:lineRule="auto"/>
        <w:jc w:val="both"/>
        <w:rPr>
          <w:rFonts w:ascii="Arial" w:hAnsi="Arial" w:cs="Arial"/>
          <w:b/>
          <w:bCs/>
        </w:rPr>
      </w:pPr>
    </w:p>
    <w:p w14:paraId="55CDE96F" w14:textId="77777777" w:rsidR="00242BEA" w:rsidRPr="00F56D8B" w:rsidRDefault="00242BEA" w:rsidP="00F56D8B">
      <w:pPr>
        <w:spacing w:line="276" w:lineRule="auto"/>
        <w:jc w:val="both"/>
        <w:rPr>
          <w:rFonts w:ascii="Arial" w:hAnsi="Arial" w:cs="Arial"/>
        </w:rPr>
      </w:pPr>
    </w:p>
    <w:sdt>
      <w:sdtPr>
        <w:rPr>
          <w:rFonts w:ascii="Arial" w:eastAsiaTheme="minorEastAsia" w:hAnsi="Arial" w:cs="Arial"/>
          <w:b w:val="0"/>
          <w:bCs w:val="0"/>
          <w:color w:val="auto"/>
          <w:sz w:val="24"/>
          <w:szCs w:val="24"/>
          <w:lang w:val="en-GB"/>
        </w:rPr>
        <w:id w:val="1090122333"/>
        <w:docPartObj>
          <w:docPartGallery w:val="Table of Contents"/>
          <w:docPartUnique/>
        </w:docPartObj>
      </w:sdtPr>
      <w:sdtEndPr>
        <w:rPr>
          <w:noProof/>
        </w:rPr>
      </w:sdtEndPr>
      <w:sdtContent>
        <w:p w14:paraId="7C73B2DF" w14:textId="0A5CEBE6" w:rsidR="00A0289A" w:rsidRPr="00F56D8B" w:rsidRDefault="00A0289A" w:rsidP="00F56D8B">
          <w:pPr>
            <w:pStyle w:val="TOCHeading"/>
            <w:jc w:val="both"/>
            <w:rPr>
              <w:rFonts w:ascii="Arial" w:hAnsi="Arial" w:cs="Arial"/>
              <w:color w:val="auto"/>
              <w:sz w:val="24"/>
              <w:szCs w:val="24"/>
            </w:rPr>
          </w:pPr>
          <w:r w:rsidRPr="00F56D8B">
            <w:rPr>
              <w:rFonts w:ascii="Arial" w:hAnsi="Arial" w:cs="Arial"/>
              <w:color w:val="auto"/>
              <w:sz w:val="24"/>
              <w:szCs w:val="24"/>
            </w:rPr>
            <w:t>Table of Contents</w:t>
          </w:r>
        </w:p>
        <w:p w14:paraId="09F91A59" w14:textId="77777777" w:rsidR="00F56D8B" w:rsidRDefault="00A0289A">
          <w:pPr>
            <w:pStyle w:val="TOC1"/>
            <w:tabs>
              <w:tab w:val="right" w:leader="dot" w:pos="8183"/>
            </w:tabs>
            <w:rPr>
              <w:b w:val="0"/>
              <w:noProof/>
              <w:lang w:eastAsia="ja-JP"/>
            </w:rPr>
          </w:pPr>
          <w:r w:rsidRPr="00F56D8B">
            <w:rPr>
              <w:rFonts w:ascii="Arial" w:hAnsi="Arial" w:cs="Arial"/>
            </w:rPr>
            <w:fldChar w:fldCharType="begin"/>
          </w:r>
          <w:r w:rsidRPr="00F56D8B">
            <w:rPr>
              <w:rFonts w:ascii="Arial" w:hAnsi="Arial" w:cs="Arial"/>
            </w:rPr>
            <w:instrText xml:space="preserve"> TOC \o "1-3" \h \z \u </w:instrText>
          </w:r>
          <w:r w:rsidRPr="00F56D8B">
            <w:rPr>
              <w:rFonts w:ascii="Arial" w:hAnsi="Arial" w:cs="Arial"/>
            </w:rPr>
            <w:fldChar w:fldCharType="separate"/>
          </w:r>
          <w:r w:rsidR="00F56D8B" w:rsidRPr="00BD6D95">
            <w:rPr>
              <w:rFonts w:ascii="Arial" w:hAnsi="Arial" w:cs="Arial"/>
              <w:noProof/>
            </w:rPr>
            <w:t>1. Abstract</w:t>
          </w:r>
          <w:r w:rsidR="00F56D8B">
            <w:rPr>
              <w:noProof/>
            </w:rPr>
            <w:tab/>
          </w:r>
          <w:r w:rsidR="00F56D8B">
            <w:rPr>
              <w:noProof/>
            </w:rPr>
            <w:fldChar w:fldCharType="begin"/>
          </w:r>
          <w:r w:rsidR="00F56D8B">
            <w:rPr>
              <w:noProof/>
            </w:rPr>
            <w:instrText xml:space="preserve"> PAGEREF _Toc347617500 \h </w:instrText>
          </w:r>
          <w:r w:rsidR="00F56D8B">
            <w:rPr>
              <w:noProof/>
            </w:rPr>
          </w:r>
          <w:r w:rsidR="00F56D8B">
            <w:rPr>
              <w:noProof/>
            </w:rPr>
            <w:fldChar w:fldCharType="separate"/>
          </w:r>
          <w:r w:rsidR="00F56D8B">
            <w:rPr>
              <w:noProof/>
            </w:rPr>
            <w:t>3</w:t>
          </w:r>
          <w:r w:rsidR="00F56D8B">
            <w:rPr>
              <w:noProof/>
            </w:rPr>
            <w:fldChar w:fldCharType="end"/>
          </w:r>
        </w:p>
        <w:p w14:paraId="34746BC6" w14:textId="77777777" w:rsidR="00F56D8B" w:rsidRDefault="00F56D8B">
          <w:pPr>
            <w:pStyle w:val="TOC1"/>
            <w:tabs>
              <w:tab w:val="right" w:leader="dot" w:pos="8183"/>
            </w:tabs>
            <w:rPr>
              <w:b w:val="0"/>
              <w:noProof/>
              <w:lang w:eastAsia="ja-JP"/>
            </w:rPr>
          </w:pPr>
          <w:r w:rsidRPr="00BD6D95">
            <w:rPr>
              <w:rFonts w:ascii="Arial" w:hAnsi="Arial" w:cs="Arial"/>
              <w:noProof/>
            </w:rPr>
            <w:t>2. Introduction</w:t>
          </w:r>
          <w:r>
            <w:rPr>
              <w:noProof/>
            </w:rPr>
            <w:tab/>
          </w:r>
          <w:r>
            <w:rPr>
              <w:noProof/>
            </w:rPr>
            <w:fldChar w:fldCharType="begin"/>
          </w:r>
          <w:r>
            <w:rPr>
              <w:noProof/>
            </w:rPr>
            <w:instrText xml:space="preserve"> PAGEREF _Toc347617501 \h </w:instrText>
          </w:r>
          <w:r>
            <w:rPr>
              <w:noProof/>
            </w:rPr>
          </w:r>
          <w:r>
            <w:rPr>
              <w:noProof/>
            </w:rPr>
            <w:fldChar w:fldCharType="separate"/>
          </w:r>
          <w:r>
            <w:rPr>
              <w:noProof/>
            </w:rPr>
            <w:t>4</w:t>
          </w:r>
          <w:r>
            <w:rPr>
              <w:noProof/>
            </w:rPr>
            <w:fldChar w:fldCharType="end"/>
          </w:r>
        </w:p>
        <w:p w14:paraId="7157618B" w14:textId="77777777" w:rsidR="00F56D8B" w:rsidRDefault="00F56D8B">
          <w:pPr>
            <w:pStyle w:val="TOC1"/>
            <w:tabs>
              <w:tab w:val="right" w:leader="dot" w:pos="8183"/>
            </w:tabs>
            <w:rPr>
              <w:b w:val="0"/>
              <w:noProof/>
              <w:lang w:eastAsia="ja-JP"/>
            </w:rPr>
          </w:pPr>
          <w:r w:rsidRPr="00BD6D95">
            <w:rPr>
              <w:rFonts w:ascii="Arial" w:hAnsi="Arial" w:cs="Arial"/>
              <w:noProof/>
            </w:rPr>
            <w:t>3. Background Literature Review</w:t>
          </w:r>
          <w:r>
            <w:rPr>
              <w:noProof/>
            </w:rPr>
            <w:tab/>
          </w:r>
          <w:r>
            <w:rPr>
              <w:noProof/>
            </w:rPr>
            <w:fldChar w:fldCharType="begin"/>
          </w:r>
          <w:r>
            <w:rPr>
              <w:noProof/>
            </w:rPr>
            <w:instrText xml:space="preserve"> PAGEREF _Toc347617502 \h </w:instrText>
          </w:r>
          <w:r>
            <w:rPr>
              <w:noProof/>
            </w:rPr>
          </w:r>
          <w:r>
            <w:rPr>
              <w:noProof/>
            </w:rPr>
            <w:fldChar w:fldCharType="separate"/>
          </w:r>
          <w:r>
            <w:rPr>
              <w:noProof/>
            </w:rPr>
            <w:t>5</w:t>
          </w:r>
          <w:r>
            <w:rPr>
              <w:noProof/>
            </w:rPr>
            <w:fldChar w:fldCharType="end"/>
          </w:r>
        </w:p>
        <w:p w14:paraId="404610CD" w14:textId="77777777" w:rsidR="00F56D8B" w:rsidRDefault="00F56D8B">
          <w:pPr>
            <w:pStyle w:val="TOC2"/>
            <w:tabs>
              <w:tab w:val="right" w:leader="dot" w:pos="8183"/>
            </w:tabs>
            <w:rPr>
              <w:b w:val="0"/>
              <w:noProof/>
              <w:sz w:val="24"/>
              <w:szCs w:val="24"/>
              <w:lang w:eastAsia="ja-JP"/>
            </w:rPr>
          </w:pPr>
          <w:r>
            <w:rPr>
              <w:noProof/>
            </w:rPr>
            <w:t>3.1. Atmospheric Science</w:t>
          </w:r>
          <w:r>
            <w:rPr>
              <w:noProof/>
            </w:rPr>
            <w:tab/>
          </w:r>
          <w:r>
            <w:rPr>
              <w:noProof/>
            </w:rPr>
            <w:fldChar w:fldCharType="begin"/>
          </w:r>
          <w:r>
            <w:rPr>
              <w:noProof/>
            </w:rPr>
            <w:instrText xml:space="preserve"> PAGEREF _Toc347617503 \h </w:instrText>
          </w:r>
          <w:r>
            <w:rPr>
              <w:noProof/>
            </w:rPr>
          </w:r>
          <w:r>
            <w:rPr>
              <w:noProof/>
            </w:rPr>
            <w:fldChar w:fldCharType="separate"/>
          </w:r>
          <w:r>
            <w:rPr>
              <w:noProof/>
            </w:rPr>
            <w:t>5</w:t>
          </w:r>
          <w:r>
            <w:rPr>
              <w:noProof/>
            </w:rPr>
            <w:fldChar w:fldCharType="end"/>
          </w:r>
        </w:p>
        <w:p w14:paraId="5AFF5353" w14:textId="77777777" w:rsidR="00F56D8B" w:rsidRDefault="00F56D8B">
          <w:pPr>
            <w:pStyle w:val="TOC2"/>
            <w:tabs>
              <w:tab w:val="right" w:leader="dot" w:pos="8183"/>
            </w:tabs>
            <w:rPr>
              <w:b w:val="0"/>
              <w:noProof/>
              <w:sz w:val="24"/>
              <w:szCs w:val="24"/>
              <w:lang w:eastAsia="ja-JP"/>
            </w:rPr>
          </w:pPr>
          <w:r>
            <w:rPr>
              <w:noProof/>
            </w:rPr>
            <w:t>3.2. Aerosols Properties</w:t>
          </w:r>
          <w:r>
            <w:rPr>
              <w:noProof/>
            </w:rPr>
            <w:tab/>
          </w:r>
          <w:r>
            <w:rPr>
              <w:noProof/>
            </w:rPr>
            <w:fldChar w:fldCharType="begin"/>
          </w:r>
          <w:r>
            <w:rPr>
              <w:noProof/>
            </w:rPr>
            <w:instrText xml:space="preserve"> PAGEREF _Toc347617504 \h </w:instrText>
          </w:r>
          <w:r>
            <w:rPr>
              <w:noProof/>
            </w:rPr>
          </w:r>
          <w:r>
            <w:rPr>
              <w:noProof/>
            </w:rPr>
            <w:fldChar w:fldCharType="separate"/>
          </w:r>
          <w:r>
            <w:rPr>
              <w:noProof/>
            </w:rPr>
            <w:t>6</w:t>
          </w:r>
          <w:r>
            <w:rPr>
              <w:noProof/>
            </w:rPr>
            <w:fldChar w:fldCharType="end"/>
          </w:r>
        </w:p>
        <w:p w14:paraId="102C829A" w14:textId="77777777" w:rsidR="00F56D8B" w:rsidRDefault="00F56D8B">
          <w:pPr>
            <w:pStyle w:val="TOC3"/>
            <w:tabs>
              <w:tab w:val="right" w:leader="dot" w:pos="8183"/>
            </w:tabs>
            <w:rPr>
              <w:noProof/>
              <w:sz w:val="24"/>
              <w:szCs w:val="24"/>
              <w:lang w:eastAsia="ja-JP"/>
            </w:rPr>
          </w:pPr>
          <w:r>
            <w:rPr>
              <w:noProof/>
            </w:rPr>
            <w:t>3.2.2. Dust</w:t>
          </w:r>
          <w:r>
            <w:rPr>
              <w:noProof/>
            </w:rPr>
            <w:tab/>
          </w:r>
          <w:r>
            <w:rPr>
              <w:noProof/>
            </w:rPr>
            <w:fldChar w:fldCharType="begin"/>
          </w:r>
          <w:r>
            <w:rPr>
              <w:noProof/>
            </w:rPr>
            <w:instrText xml:space="preserve"> PAGEREF _Toc347617505 \h </w:instrText>
          </w:r>
          <w:r>
            <w:rPr>
              <w:noProof/>
            </w:rPr>
          </w:r>
          <w:r>
            <w:rPr>
              <w:noProof/>
            </w:rPr>
            <w:fldChar w:fldCharType="separate"/>
          </w:r>
          <w:r>
            <w:rPr>
              <w:noProof/>
            </w:rPr>
            <w:t>9</w:t>
          </w:r>
          <w:r>
            <w:rPr>
              <w:noProof/>
            </w:rPr>
            <w:fldChar w:fldCharType="end"/>
          </w:r>
        </w:p>
        <w:p w14:paraId="169B138E" w14:textId="77777777" w:rsidR="00F56D8B" w:rsidRDefault="00F56D8B">
          <w:pPr>
            <w:pStyle w:val="TOC3"/>
            <w:tabs>
              <w:tab w:val="right" w:leader="dot" w:pos="8183"/>
            </w:tabs>
            <w:rPr>
              <w:noProof/>
              <w:sz w:val="24"/>
              <w:szCs w:val="24"/>
              <w:lang w:eastAsia="ja-JP"/>
            </w:rPr>
          </w:pPr>
          <w:r>
            <w:rPr>
              <w:noProof/>
            </w:rPr>
            <w:t>3.2.3. Black Carbon</w:t>
          </w:r>
          <w:r>
            <w:rPr>
              <w:noProof/>
            </w:rPr>
            <w:tab/>
          </w:r>
          <w:r>
            <w:rPr>
              <w:noProof/>
            </w:rPr>
            <w:fldChar w:fldCharType="begin"/>
          </w:r>
          <w:r>
            <w:rPr>
              <w:noProof/>
            </w:rPr>
            <w:instrText xml:space="preserve"> PAGEREF _Toc347617506 \h </w:instrText>
          </w:r>
          <w:r>
            <w:rPr>
              <w:noProof/>
            </w:rPr>
          </w:r>
          <w:r>
            <w:rPr>
              <w:noProof/>
            </w:rPr>
            <w:fldChar w:fldCharType="separate"/>
          </w:r>
          <w:r>
            <w:rPr>
              <w:noProof/>
            </w:rPr>
            <w:t>11</w:t>
          </w:r>
          <w:r>
            <w:rPr>
              <w:noProof/>
            </w:rPr>
            <w:fldChar w:fldCharType="end"/>
          </w:r>
        </w:p>
        <w:p w14:paraId="5649FE9C" w14:textId="77777777" w:rsidR="00F56D8B" w:rsidRDefault="00F56D8B">
          <w:pPr>
            <w:pStyle w:val="TOC3"/>
            <w:tabs>
              <w:tab w:val="right" w:leader="dot" w:pos="8183"/>
            </w:tabs>
            <w:rPr>
              <w:noProof/>
              <w:sz w:val="24"/>
              <w:szCs w:val="24"/>
              <w:lang w:eastAsia="ja-JP"/>
            </w:rPr>
          </w:pPr>
          <w:r>
            <w:rPr>
              <w:noProof/>
            </w:rPr>
            <w:t>3.2.4. Ammonium Nitrate</w:t>
          </w:r>
          <w:r>
            <w:rPr>
              <w:noProof/>
            </w:rPr>
            <w:tab/>
          </w:r>
          <w:r>
            <w:rPr>
              <w:noProof/>
            </w:rPr>
            <w:fldChar w:fldCharType="begin"/>
          </w:r>
          <w:r>
            <w:rPr>
              <w:noProof/>
            </w:rPr>
            <w:instrText xml:space="preserve"> PAGEREF _Toc347617507 \h </w:instrText>
          </w:r>
          <w:r>
            <w:rPr>
              <w:noProof/>
            </w:rPr>
          </w:r>
          <w:r>
            <w:rPr>
              <w:noProof/>
            </w:rPr>
            <w:fldChar w:fldCharType="separate"/>
          </w:r>
          <w:r>
            <w:rPr>
              <w:noProof/>
            </w:rPr>
            <w:t>12</w:t>
          </w:r>
          <w:r>
            <w:rPr>
              <w:noProof/>
            </w:rPr>
            <w:fldChar w:fldCharType="end"/>
          </w:r>
        </w:p>
        <w:p w14:paraId="6FB98035" w14:textId="77777777" w:rsidR="00F56D8B" w:rsidRDefault="00F56D8B">
          <w:pPr>
            <w:pStyle w:val="TOC2"/>
            <w:tabs>
              <w:tab w:val="right" w:leader="dot" w:pos="8183"/>
            </w:tabs>
            <w:rPr>
              <w:b w:val="0"/>
              <w:noProof/>
              <w:sz w:val="24"/>
              <w:szCs w:val="24"/>
              <w:lang w:eastAsia="ja-JP"/>
            </w:rPr>
          </w:pPr>
          <w:r>
            <w:rPr>
              <w:noProof/>
            </w:rPr>
            <w:t>3.3. Absorption Spectrum</w:t>
          </w:r>
          <w:r>
            <w:rPr>
              <w:noProof/>
            </w:rPr>
            <w:tab/>
          </w:r>
          <w:r>
            <w:rPr>
              <w:noProof/>
            </w:rPr>
            <w:fldChar w:fldCharType="begin"/>
          </w:r>
          <w:r>
            <w:rPr>
              <w:noProof/>
            </w:rPr>
            <w:instrText xml:space="preserve"> PAGEREF _Toc347617508 \h </w:instrText>
          </w:r>
          <w:r>
            <w:rPr>
              <w:noProof/>
            </w:rPr>
          </w:r>
          <w:r>
            <w:rPr>
              <w:noProof/>
            </w:rPr>
            <w:fldChar w:fldCharType="separate"/>
          </w:r>
          <w:r>
            <w:rPr>
              <w:noProof/>
            </w:rPr>
            <w:t>13</w:t>
          </w:r>
          <w:r>
            <w:rPr>
              <w:noProof/>
            </w:rPr>
            <w:fldChar w:fldCharType="end"/>
          </w:r>
        </w:p>
        <w:p w14:paraId="3A7873C8" w14:textId="77777777" w:rsidR="00F56D8B" w:rsidRDefault="00F56D8B">
          <w:pPr>
            <w:pStyle w:val="TOC3"/>
            <w:tabs>
              <w:tab w:val="right" w:leader="dot" w:pos="8183"/>
            </w:tabs>
            <w:rPr>
              <w:noProof/>
              <w:sz w:val="24"/>
              <w:szCs w:val="24"/>
              <w:lang w:eastAsia="ja-JP"/>
            </w:rPr>
          </w:pPr>
          <w:r>
            <w:rPr>
              <w:noProof/>
            </w:rPr>
            <w:t>3.3.1. UV Spectrum</w:t>
          </w:r>
          <w:r>
            <w:rPr>
              <w:noProof/>
            </w:rPr>
            <w:tab/>
          </w:r>
          <w:r>
            <w:rPr>
              <w:noProof/>
            </w:rPr>
            <w:fldChar w:fldCharType="begin"/>
          </w:r>
          <w:r>
            <w:rPr>
              <w:noProof/>
            </w:rPr>
            <w:instrText xml:space="preserve"> PAGEREF _Toc347617509 \h </w:instrText>
          </w:r>
          <w:r>
            <w:rPr>
              <w:noProof/>
            </w:rPr>
          </w:r>
          <w:r>
            <w:rPr>
              <w:noProof/>
            </w:rPr>
            <w:fldChar w:fldCharType="separate"/>
          </w:r>
          <w:r>
            <w:rPr>
              <w:noProof/>
            </w:rPr>
            <w:t>14</w:t>
          </w:r>
          <w:r>
            <w:rPr>
              <w:noProof/>
            </w:rPr>
            <w:fldChar w:fldCharType="end"/>
          </w:r>
        </w:p>
        <w:p w14:paraId="39FE8351" w14:textId="77777777" w:rsidR="00F56D8B" w:rsidRDefault="00F56D8B">
          <w:pPr>
            <w:pStyle w:val="TOC3"/>
            <w:tabs>
              <w:tab w:val="right" w:leader="dot" w:pos="8183"/>
            </w:tabs>
            <w:rPr>
              <w:noProof/>
              <w:sz w:val="24"/>
              <w:szCs w:val="24"/>
              <w:lang w:eastAsia="ja-JP"/>
            </w:rPr>
          </w:pPr>
          <w:r>
            <w:rPr>
              <w:noProof/>
            </w:rPr>
            <w:t>3.3.2. Visible Spectrum</w:t>
          </w:r>
          <w:r>
            <w:rPr>
              <w:noProof/>
            </w:rPr>
            <w:tab/>
          </w:r>
          <w:r>
            <w:rPr>
              <w:noProof/>
            </w:rPr>
            <w:fldChar w:fldCharType="begin"/>
          </w:r>
          <w:r>
            <w:rPr>
              <w:noProof/>
            </w:rPr>
            <w:instrText xml:space="preserve"> PAGEREF _Toc347617510 \h </w:instrText>
          </w:r>
          <w:r>
            <w:rPr>
              <w:noProof/>
            </w:rPr>
          </w:r>
          <w:r>
            <w:rPr>
              <w:noProof/>
            </w:rPr>
            <w:fldChar w:fldCharType="separate"/>
          </w:r>
          <w:r>
            <w:rPr>
              <w:noProof/>
            </w:rPr>
            <w:t>14</w:t>
          </w:r>
          <w:r>
            <w:rPr>
              <w:noProof/>
            </w:rPr>
            <w:fldChar w:fldCharType="end"/>
          </w:r>
        </w:p>
        <w:p w14:paraId="74009516" w14:textId="77777777" w:rsidR="00F56D8B" w:rsidRDefault="00F56D8B">
          <w:pPr>
            <w:pStyle w:val="TOC3"/>
            <w:tabs>
              <w:tab w:val="right" w:leader="dot" w:pos="8183"/>
            </w:tabs>
            <w:rPr>
              <w:noProof/>
              <w:sz w:val="24"/>
              <w:szCs w:val="24"/>
              <w:lang w:eastAsia="ja-JP"/>
            </w:rPr>
          </w:pPr>
          <w:r>
            <w:rPr>
              <w:noProof/>
            </w:rPr>
            <w:t>3.3.3. Infrared Spectrum</w:t>
          </w:r>
          <w:r>
            <w:rPr>
              <w:noProof/>
            </w:rPr>
            <w:tab/>
          </w:r>
          <w:r>
            <w:rPr>
              <w:noProof/>
            </w:rPr>
            <w:fldChar w:fldCharType="begin"/>
          </w:r>
          <w:r>
            <w:rPr>
              <w:noProof/>
            </w:rPr>
            <w:instrText xml:space="preserve"> PAGEREF _Toc347617511 \h </w:instrText>
          </w:r>
          <w:r>
            <w:rPr>
              <w:noProof/>
            </w:rPr>
          </w:r>
          <w:r>
            <w:rPr>
              <w:noProof/>
            </w:rPr>
            <w:fldChar w:fldCharType="separate"/>
          </w:r>
          <w:r>
            <w:rPr>
              <w:noProof/>
            </w:rPr>
            <w:t>14</w:t>
          </w:r>
          <w:r>
            <w:rPr>
              <w:noProof/>
            </w:rPr>
            <w:fldChar w:fldCharType="end"/>
          </w:r>
        </w:p>
        <w:p w14:paraId="556464F4" w14:textId="77777777" w:rsidR="00F56D8B" w:rsidRDefault="00F56D8B">
          <w:pPr>
            <w:pStyle w:val="TOC2"/>
            <w:tabs>
              <w:tab w:val="right" w:leader="dot" w:pos="8183"/>
            </w:tabs>
            <w:rPr>
              <w:b w:val="0"/>
              <w:noProof/>
              <w:sz w:val="24"/>
              <w:szCs w:val="24"/>
              <w:lang w:eastAsia="ja-JP"/>
            </w:rPr>
          </w:pPr>
          <w:r>
            <w:rPr>
              <w:noProof/>
            </w:rPr>
            <w:t>3.4. Beer-Lambert Law</w:t>
          </w:r>
          <w:r>
            <w:rPr>
              <w:noProof/>
            </w:rPr>
            <w:tab/>
          </w:r>
          <w:r>
            <w:rPr>
              <w:noProof/>
            </w:rPr>
            <w:fldChar w:fldCharType="begin"/>
          </w:r>
          <w:r>
            <w:rPr>
              <w:noProof/>
            </w:rPr>
            <w:instrText xml:space="preserve"> PAGEREF _Toc347617512 \h </w:instrText>
          </w:r>
          <w:r>
            <w:rPr>
              <w:noProof/>
            </w:rPr>
          </w:r>
          <w:r>
            <w:rPr>
              <w:noProof/>
            </w:rPr>
            <w:fldChar w:fldCharType="separate"/>
          </w:r>
          <w:r>
            <w:rPr>
              <w:noProof/>
            </w:rPr>
            <w:t>15</w:t>
          </w:r>
          <w:r>
            <w:rPr>
              <w:noProof/>
            </w:rPr>
            <w:fldChar w:fldCharType="end"/>
          </w:r>
        </w:p>
        <w:p w14:paraId="0781B724" w14:textId="77777777" w:rsidR="00F56D8B" w:rsidRDefault="00F56D8B">
          <w:pPr>
            <w:pStyle w:val="TOC2"/>
            <w:tabs>
              <w:tab w:val="right" w:leader="dot" w:pos="8183"/>
            </w:tabs>
            <w:rPr>
              <w:b w:val="0"/>
              <w:noProof/>
              <w:sz w:val="24"/>
              <w:szCs w:val="24"/>
              <w:lang w:eastAsia="ja-JP"/>
            </w:rPr>
          </w:pPr>
          <w:r>
            <w:rPr>
              <w:noProof/>
            </w:rPr>
            <w:t>3.5. Langley Extrapolation</w:t>
          </w:r>
          <w:r>
            <w:rPr>
              <w:noProof/>
            </w:rPr>
            <w:tab/>
          </w:r>
          <w:r>
            <w:rPr>
              <w:noProof/>
            </w:rPr>
            <w:fldChar w:fldCharType="begin"/>
          </w:r>
          <w:r>
            <w:rPr>
              <w:noProof/>
            </w:rPr>
            <w:instrText xml:space="preserve"> PAGEREF _Toc347617513 \h </w:instrText>
          </w:r>
          <w:r>
            <w:rPr>
              <w:noProof/>
            </w:rPr>
          </w:r>
          <w:r>
            <w:rPr>
              <w:noProof/>
            </w:rPr>
            <w:fldChar w:fldCharType="separate"/>
          </w:r>
          <w:r>
            <w:rPr>
              <w:noProof/>
            </w:rPr>
            <w:t>16</w:t>
          </w:r>
          <w:r>
            <w:rPr>
              <w:noProof/>
            </w:rPr>
            <w:fldChar w:fldCharType="end"/>
          </w:r>
        </w:p>
        <w:p w14:paraId="165B9308" w14:textId="77777777" w:rsidR="00F56D8B" w:rsidRDefault="00F56D8B">
          <w:pPr>
            <w:pStyle w:val="TOC2"/>
            <w:tabs>
              <w:tab w:val="right" w:leader="dot" w:pos="8183"/>
            </w:tabs>
            <w:rPr>
              <w:b w:val="0"/>
              <w:noProof/>
              <w:sz w:val="24"/>
              <w:szCs w:val="24"/>
              <w:lang w:eastAsia="ja-JP"/>
            </w:rPr>
          </w:pPr>
          <w:r>
            <w:rPr>
              <w:noProof/>
            </w:rPr>
            <w:t>3.6. Perez-Dumortier Model</w:t>
          </w:r>
          <w:r>
            <w:rPr>
              <w:noProof/>
            </w:rPr>
            <w:tab/>
          </w:r>
          <w:r>
            <w:rPr>
              <w:noProof/>
            </w:rPr>
            <w:fldChar w:fldCharType="begin"/>
          </w:r>
          <w:r>
            <w:rPr>
              <w:noProof/>
            </w:rPr>
            <w:instrText xml:space="preserve"> PAGEREF _Toc347617514 \h </w:instrText>
          </w:r>
          <w:r>
            <w:rPr>
              <w:noProof/>
            </w:rPr>
          </w:r>
          <w:r>
            <w:rPr>
              <w:noProof/>
            </w:rPr>
            <w:fldChar w:fldCharType="separate"/>
          </w:r>
          <w:r>
            <w:rPr>
              <w:noProof/>
            </w:rPr>
            <w:t>17</w:t>
          </w:r>
          <w:r>
            <w:rPr>
              <w:noProof/>
            </w:rPr>
            <w:fldChar w:fldCharType="end"/>
          </w:r>
        </w:p>
        <w:p w14:paraId="5224612A" w14:textId="77777777" w:rsidR="00F56D8B" w:rsidRDefault="00F56D8B">
          <w:pPr>
            <w:pStyle w:val="TOC1"/>
            <w:tabs>
              <w:tab w:val="right" w:leader="dot" w:pos="8183"/>
            </w:tabs>
            <w:rPr>
              <w:b w:val="0"/>
              <w:noProof/>
              <w:lang w:eastAsia="ja-JP"/>
            </w:rPr>
          </w:pPr>
          <w:r w:rsidRPr="00BD6D95">
            <w:rPr>
              <w:rFonts w:ascii="Arial" w:hAnsi="Arial" w:cs="Arial"/>
              <w:noProof/>
            </w:rPr>
            <w:t>4. Feasibility analysis of sun photometers</w:t>
          </w:r>
          <w:r>
            <w:rPr>
              <w:noProof/>
            </w:rPr>
            <w:tab/>
          </w:r>
          <w:r>
            <w:rPr>
              <w:noProof/>
            </w:rPr>
            <w:fldChar w:fldCharType="begin"/>
          </w:r>
          <w:r>
            <w:rPr>
              <w:noProof/>
            </w:rPr>
            <w:instrText xml:space="preserve"> PAGEREF _Toc347617515 \h </w:instrText>
          </w:r>
          <w:r>
            <w:rPr>
              <w:noProof/>
            </w:rPr>
          </w:r>
          <w:r>
            <w:rPr>
              <w:noProof/>
            </w:rPr>
            <w:fldChar w:fldCharType="separate"/>
          </w:r>
          <w:r>
            <w:rPr>
              <w:noProof/>
            </w:rPr>
            <w:t>19</w:t>
          </w:r>
          <w:r>
            <w:rPr>
              <w:noProof/>
            </w:rPr>
            <w:fldChar w:fldCharType="end"/>
          </w:r>
        </w:p>
        <w:p w14:paraId="58B05821" w14:textId="77777777" w:rsidR="00F56D8B" w:rsidRDefault="00F56D8B">
          <w:pPr>
            <w:pStyle w:val="TOC2"/>
            <w:tabs>
              <w:tab w:val="right" w:leader="dot" w:pos="8183"/>
            </w:tabs>
            <w:rPr>
              <w:b w:val="0"/>
              <w:noProof/>
              <w:sz w:val="24"/>
              <w:szCs w:val="24"/>
              <w:lang w:eastAsia="ja-JP"/>
            </w:rPr>
          </w:pPr>
          <w:r>
            <w:rPr>
              <w:noProof/>
            </w:rPr>
            <w:t>4.1. GLOBE Sun photometer</w:t>
          </w:r>
          <w:r>
            <w:rPr>
              <w:noProof/>
            </w:rPr>
            <w:tab/>
          </w:r>
          <w:r>
            <w:rPr>
              <w:noProof/>
            </w:rPr>
            <w:fldChar w:fldCharType="begin"/>
          </w:r>
          <w:r>
            <w:rPr>
              <w:noProof/>
            </w:rPr>
            <w:instrText xml:space="preserve"> PAGEREF _Toc347617516 \h </w:instrText>
          </w:r>
          <w:r>
            <w:rPr>
              <w:noProof/>
            </w:rPr>
          </w:r>
          <w:r>
            <w:rPr>
              <w:noProof/>
            </w:rPr>
            <w:fldChar w:fldCharType="separate"/>
          </w:r>
          <w:r>
            <w:rPr>
              <w:noProof/>
            </w:rPr>
            <w:t>19</w:t>
          </w:r>
          <w:r>
            <w:rPr>
              <w:noProof/>
            </w:rPr>
            <w:fldChar w:fldCharType="end"/>
          </w:r>
        </w:p>
        <w:p w14:paraId="0031DBF5" w14:textId="77777777" w:rsidR="00F56D8B" w:rsidRDefault="00F56D8B">
          <w:pPr>
            <w:pStyle w:val="TOC2"/>
            <w:tabs>
              <w:tab w:val="right" w:leader="dot" w:pos="8183"/>
            </w:tabs>
            <w:rPr>
              <w:b w:val="0"/>
              <w:noProof/>
              <w:sz w:val="24"/>
              <w:szCs w:val="24"/>
              <w:lang w:eastAsia="ja-JP"/>
            </w:rPr>
          </w:pPr>
          <w:r>
            <w:rPr>
              <w:noProof/>
            </w:rPr>
            <w:t>4.2. SkyClarity Device</w:t>
          </w:r>
          <w:r>
            <w:rPr>
              <w:noProof/>
            </w:rPr>
            <w:tab/>
          </w:r>
          <w:r>
            <w:rPr>
              <w:noProof/>
            </w:rPr>
            <w:fldChar w:fldCharType="begin"/>
          </w:r>
          <w:r>
            <w:rPr>
              <w:noProof/>
            </w:rPr>
            <w:instrText xml:space="preserve"> PAGEREF _Toc347617517 \h </w:instrText>
          </w:r>
          <w:r>
            <w:rPr>
              <w:noProof/>
            </w:rPr>
          </w:r>
          <w:r>
            <w:rPr>
              <w:noProof/>
            </w:rPr>
            <w:fldChar w:fldCharType="separate"/>
          </w:r>
          <w:r>
            <w:rPr>
              <w:noProof/>
            </w:rPr>
            <w:t>20</w:t>
          </w:r>
          <w:r>
            <w:rPr>
              <w:noProof/>
            </w:rPr>
            <w:fldChar w:fldCharType="end"/>
          </w:r>
        </w:p>
        <w:p w14:paraId="13D0040C" w14:textId="77777777" w:rsidR="00F56D8B" w:rsidRDefault="00F56D8B">
          <w:pPr>
            <w:pStyle w:val="TOC2"/>
            <w:tabs>
              <w:tab w:val="right" w:leader="dot" w:pos="8183"/>
            </w:tabs>
            <w:rPr>
              <w:b w:val="0"/>
              <w:noProof/>
              <w:sz w:val="24"/>
              <w:szCs w:val="24"/>
              <w:lang w:eastAsia="ja-JP"/>
            </w:rPr>
          </w:pPr>
          <w:r>
            <w:rPr>
              <w:noProof/>
            </w:rPr>
            <w:t>4.3. Sun and Sky Monitoring Station by Radioshack</w:t>
          </w:r>
          <w:r>
            <w:rPr>
              <w:noProof/>
            </w:rPr>
            <w:tab/>
          </w:r>
          <w:r>
            <w:rPr>
              <w:noProof/>
            </w:rPr>
            <w:fldChar w:fldCharType="begin"/>
          </w:r>
          <w:r>
            <w:rPr>
              <w:noProof/>
            </w:rPr>
            <w:instrText xml:space="preserve"> PAGEREF _Toc347617518 \h </w:instrText>
          </w:r>
          <w:r>
            <w:rPr>
              <w:noProof/>
            </w:rPr>
          </w:r>
          <w:r>
            <w:rPr>
              <w:noProof/>
            </w:rPr>
            <w:fldChar w:fldCharType="separate"/>
          </w:r>
          <w:r>
            <w:rPr>
              <w:noProof/>
            </w:rPr>
            <w:t>20</w:t>
          </w:r>
          <w:r>
            <w:rPr>
              <w:noProof/>
            </w:rPr>
            <w:fldChar w:fldCharType="end"/>
          </w:r>
        </w:p>
        <w:p w14:paraId="2E380320" w14:textId="77777777" w:rsidR="00F56D8B" w:rsidRDefault="00F56D8B">
          <w:pPr>
            <w:pStyle w:val="TOC2"/>
            <w:tabs>
              <w:tab w:val="right" w:leader="dot" w:pos="8183"/>
            </w:tabs>
            <w:rPr>
              <w:b w:val="0"/>
              <w:noProof/>
              <w:sz w:val="24"/>
              <w:szCs w:val="24"/>
              <w:lang w:eastAsia="ja-JP"/>
            </w:rPr>
          </w:pPr>
          <w:r>
            <w:rPr>
              <w:noProof/>
            </w:rPr>
            <w:t>4.4. Sun and Sky Monitoring Station by University of Southampton</w:t>
          </w:r>
          <w:r>
            <w:rPr>
              <w:noProof/>
            </w:rPr>
            <w:tab/>
          </w:r>
          <w:r>
            <w:rPr>
              <w:noProof/>
            </w:rPr>
            <w:fldChar w:fldCharType="begin"/>
          </w:r>
          <w:r>
            <w:rPr>
              <w:noProof/>
            </w:rPr>
            <w:instrText xml:space="preserve"> PAGEREF _Toc347617519 \h </w:instrText>
          </w:r>
          <w:r>
            <w:rPr>
              <w:noProof/>
            </w:rPr>
          </w:r>
          <w:r>
            <w:rPr>
              <w:noProof/>
            </w:rPr>
            <w:fldChar w:fldCharType="separate"/>
          </w:r>
          <w:r>
            <w:rPr>
              <w:noProof/>
            </w:rPr>
            <w:t>21</w:t>
          </w:r>
          <w:r>
            <w:rPr>
              <w:noProof/>
            </w:rPr>
            <w:fldChar w:fldCharType="end"/>
          </w:r>
        </w:p>
        <w:p w14:paraId="35DC9E66" w14:textId="77777777" w:rsidR="00F56D8B" w:rsidRDefault="00F56D8B">
          <w:pPr>
            <w:pStyle w:val="TOC2"/>
            <w:tabs>
              <w:tab w:val="right" w:leader="dot" w:pos="8183"/>
            </w:tabs>
            <w:rPr>
              <w:b w:val="0"/>
              <w:noProof/>
              <w:sz w:val="24"/>
              <w:szCs w:val="24"/>
              <w:lang w:eastAsia="ja-JP"/>
            </w:rPr>
          </w:pPr>
          <w:r>
            <w:rPr>
              <w:noProof/>
            </w:rPr>
            <w:t>4.5. Microtops</w:t>
          </w:r>
          <w:r>
            <w:rPr>
              <w:noProof/>
            </w:rPr>
            <w:tab/>
          </w:r>
          <w:r>
            <w:rPr>
              <w:noProof/>
            </w:rPr>
            <w:fldChar w:fldCharType="begin"/>
          </w:r>
          <w:r>
            <w:rPr>
              <w:noProof/>
            </w:rPr>
            <w:instrText xml:space="preserve"> PAGEREF _Toc347617520 \h </w:instrText>
          </w:r>
          <w:r>
            <w:rPr>
              <w:noProof/>
            </w:rPr>
          </w:r>
          <w:r>
            <w:rPr>
              <w:noProof/>
            </w:rPr>
            <w:fldChar w:fldCharType="separate"/>
          </w:r>
          <w:r>
            <w:rPr>
              <w:noProof/>
            </w:rPr>
            <w:t>21</w:t>
          </w:r>
          <w:r>
            <w:rPr>
              <w:noProof/>
            </w:rPr>
            <w:fldChar w:fldCharType="end"/>
          </w:r>
        </w:p>
        <w:p w14:paraId="6BB58ED0" w14:textId="77777777" w:rsidR="00F56D8B" w:rsidRDefault="00F56D8B">
          <w:pPr>
            <w:pStyle w:val="TOC1"/>
            <w:tabs>
              <w:tab w:val="right" w:leader="dot" w:pos="8183"/>
            </w:tabs>
            <w:rPr>
              <w:b w:val="0"/>
              <w:noProof/>
              <w:lang w:eastAsia="ja-JP"/>
            </w:rPr>
          </w:pPr>
          <w:r w:rsidRPr="00BD6D95">
            <w:rPr>
              <w:rFonts w:ascii="Arial" w:eastAsia="Times New Roman" w:hAnsi="Arial" w:cs="Arial"/>
              <w:noProof/>
            </w:rPr>
            <w:t>5. Sun photometer Prototype Design</w:t>
          </w:r>
          <w:r>
            <w:rPr>
              <w:noProof/>
            </w:rPr>
            <w:tab/>
          </w:r>
          <w:r>
            <w:rPr>
              <w:noProof/>
            </w:rPr>
            <w:fldChar w:fldCharType="begin"/>
          </w:r>
          <w:r>
            <w:rPr>
              <w:noProof/>
            </w:rPr>
            <w:instrText xml:space="preserve"> PAGEREF _Toc347617521 \h </w:instrText>
          </w:r>
          <w:r>
            <w:rPr>
              <w:noProof/>
            </w:rPr>
          </w:r>
          <w:r>
            <w:rPr>
              <w:noProof/>
            </w:rPr>
            <w:fldChar w:fldCharType="separate"/>
          </w:r>
          <w:r>
            <w:rPr>
              <w:noProof/>
            </w:rPr>
            <w:t>24</w:t>
          </w:r>
          <w:r>
            <w:rPr>
              <w:noProof/>
            </w:rPr>
            <w:fldChar w:fldCharType="end"/>
          </w:r>
        </w:p>
        <w:p w14:paraId="2F34A0A6" w14:textId="77777777" w:rsidR="00F56D8B" w:rsidRDefault="00F56D8B">
          <w:pPr>
            <w:pStyle w:val="TOC2"/>
            <w:tabs>
              <w:tab w:val="right" w:leader="dot" w:pos="8183"/>
            </w:tabs>
            <w:rPr>
              <w:b w:val="0"/>
              <w:noProof/>
              <w:sz w:val="24"/>
              <w:szCs w:val="24"/>
              <w:lang w:eastAsia="ja-JP"/>
            </w:rPr>
          </w:pPr>
          <w:r>
            <w:rPr>
              <w:noProof/>
            </w:rPr>
            <w:t>5.1. Requirements for designing a sun photometer prototype</w:t>
          </w:r>
          <w:r>
            <w:rPr>
              <w:noProof/>
            </w:rPr>
            <w:tab/>
          </w:r>
          <w:r>
            <w:rPr>
              <w:noProof/>
            </w:rPr>
            <w:fldChar w:fldCharType="begin"/>
          </w:r>
          <w:r>
            <w:rPr>
              <w:noProof/>
            </w:rPr>
            <w:instrText xml:space="preserve"> PAGEREF _Toc347617522 \h </w:instrText>
          </w:r>
          <w:r>
            <w:rPr>
              <w:noProof/>
            </w:rPr>
          </w:r>
          <w:r>
            <w:rPr>
              <w:noProof/>
            </w:rPr>
            <w:fldChar w:fldCharType="separate"/>
          </w:r>
          <w:r>
            <w:rPr>
              <w:noProof/>
            </w:rPr>
            <w:t>24</w:t>
          </w:r>
          <w:r>
            <w:rPr>
              <w:noProof/>
            </w:rPr>
            <w:fldChar w:fldCharType="end"/>
          </w:r>
        </w:p>
        <w:p w14:paraId="1103C71D" w14:textId="77777777" w:rsidR="00F56D8B" w:rsidRDefault="00F56D8B">
          <w:pPr>
            <w:pStyle w:val="TOC2"/>
            <w:tabs>
              <w:tab w:val="right" w:leader="dot" w:pos="8183"/>
            </w:tabs>
            <w:rPr>
              <w:b w:val="0"/>
              <w:noProof/>
              <w:sz w:val="24"/>
              <w:szCs w:val="24"/>
              <w:lang w:eastAsia="ja-JP"/>
            </w:rPr>
          </w:pPr>
          <w:r>
            <w:rPr>
              <w:noProof/>
            </w:rPr>
            <w:t>5.2. Research challenges for designing a sun photometer</w:t>
          </w:r>
          <w:r>
            <w:rPr>
              <w:noProof/>
            </w:rPr>
            <w:tab/>
          </w:r>
          <w:r>
            <w:rPr>
              <w:noProof/>
            </w:rPr>
            <w:fldChar w:fldCharType="begin"/>
          </w:r>
          <w:r>
            <w:rPr>
              <w:noProof/>
            </w:rPr>
            <w:instrText xml:space="preserve"> PAGEREF _Toc347617523 \h </w:instrText>
          </w:r>
          <w:r>
            <w:rPr>
              <w:noProof/>
            </w:rPr>
          </w:r>
          <w:r>
            <w:rPr>
              <w:noProof/>
            </w:rPr>
            <w:fldChar w:fldCharType="separate"/>
          </w:r>
          <w:r>
            <w:rPr>
              <w:noProof/>
            </w:rPr>
            <w:t>25</w:t>
          </w:r>
          <w:r>
            <w:rPr>
              <w:noProof/>
            </w:rPr>
            <w:fldChar w:fldCharType="end"/>
          </w:r>
        </w:p>
        <w:p w14:paraId="58FA6FF6" w14:textId="77777777" w:rsidR="00F56D8B" w:rsidRDefault="00F56D8B">
          <w:pPr>
            <w:pStyle w:val="TOC3"/>
            <w:tabs>
              <w:tab w:val="right" w:leader="dot" w:pos="8183"/>
            </w:tabs>
            <w:rPr>
              <w:noProof/>
              <w:sz w:val="24"/>
              <w:szCs w:val="24"/>
              <w:lang w:eastAsia="ja-JP"/>
            </w:rPr>
          </w:pPr>
          <w:r>
            <w:rPr>
              <w:noProof/>
            </w:rPr>
            <w:t>5.2.1. Field work locations</w:t>
          </w:r>
          <w:r>
            <w:rPr>
              <w:noProof/>
            </w:rPr>
            <w:tab/>
          </w:r>
          <w:r>
            <w:rPr>
              <w:noProof/>
            </w:rPr>
            <w:fldChar w:fldCharType="begin"/>
          </w:r>
          <w:r>
            <w:rPr>
              <w:noProof/>
            </w:rPr>
            <w:instrText xml:space="preserve"> PAGEREF _Toc347617524 \h </w:instrText>
          </w:r>
          <w:r>
            <w:rPr>
              <w:noProof/>
            </w:rPr>
          </w:r>
          <w:r>
            <w:rPr>
              <w:noProof/>
            </w:rPr>
            <w:fldChar w:fldCharType="separate"/>
          </w:r>
          <w:r>
            <w:rPr>
              <w:noProof/>
            </w:rPr>
            <w:t>25</w:t>
          </w:r>
          <w:r>
            <w:rPr>
              <w:noProof/>
            </w:rPr>
            <w:fldChar w:fldCharType="end"/>
          </w:r>
        </w:p>
        <w:p w14:paraId="1AA614B3" w14:textId="77777777" w:rsidR="00F56D8B" w:rsidRDefault="00F56D8B">
          <w:pPr>
            <w:pStyle w:val="TOC3"/>
            <w:tabs>
              <w:tab w:val="right" w:leader="dot" w:pos="8183"/>
            </w:tabs>
            <w:rPr>
              <w:noProof/>
              <w:sz w:val="24"/>
              <w:szCs w:val="24"/>
              <w:lang w:eastAsia="ja-JP"/>
            </w:rPr>
          </w:pPr>
          <w:r>
            <w:rPr>
              <w:noProof/>
            </w:rPr>
            <w:t>5.2.2. LED characteristics</w:t>
          </w:r>
          <w:r>
            <w:rPr>
              <w:noProof/>
            </w:rPr>
            <w:tab/>
          </w:r>
          <w:r>
            <w:rPr>
              <w:noProof/>
            </w:rPr>
            <w:fldChar w:fldCharType="begin"/>
          </w:r>
          <w:r>
            <w:rPr>
              <w:noProof/>
            </w:rPr>
            <w:instrText xml:space="preserve"> PAGEREF _Toc347617525 \h </w:instrText>
          </w:r>
          <w:r>
            <w:rPr>
              <w:noProof/>
            </w:rPr>
          </w:r>
          <w:r>
            <w:rPr>
              <w:noProof/>
            </w:rPr>
            <w:fldChar w:fldCharType="separate"/>
          </w:r>
          <w:r>
            <w:rPr>
              <w:noProof/>
            </w:rPr>
            <w:t>25</w:t>
          </w:r>
          <w:r>
            <w:rPr>
              <w:noProof/>
            </w:rPr>
            <w:fldChar w:fldCharType="end"/>
          </w:r>
        </w:p>
        <w:p w14:paraId="7074D2D1" w14:textId="77777777" w:rsidR="00F56D8B" w:rsidRDefault="00F56D8B">
          <w:pPr>
            <w:pStyle w:val="TOC2"/>
            <w:tabs>
              <w:tab w:val="right" w:leader="dot" w:pos="8183"/>
            </w:tabs>
            <w:rPr>
              <w:b w:val="0"/>
              <w:noProof/>
              <w:sz w:val="24"/>
              <w:szCs w:val="24"/>
              <w:lang w:eastAsia="ja-JP"/>
            </w:rPr>
          </w:pPr>
          <w:r>
            <w:rPr>
              <w:noProof/>
            </w:rPr>
            <w:t>5.3. Sun photometer prototyping methods</w:t>
          </w:r>
          <w:r>
            <w:rPr>
              <w:noProof/>
            </w:rPr>
            <w:tab/>
          </w:r>
          <w:r>
            <w:rPr>
              <w:noProof/>
            </w:rPr>
            <w:fldChar w:fldCharType="begin"/>
          </w:r>
          <w:r>
            <w:rPr>
              <w:noProof/>
            </w:rPr>
            <w:instrText xml:space="preserve"> PAGEREF _Toc347617526 \h </w:instrText>
          </w:r>
          <w:r>
            <w:rPr>
              <w:noProof/>
            </w:rPr>
          </w:r>
          <w:r>
            <w:rPr>
              <w:noProof/>
            </w:rPr>
            <w:fldChar w:fldCharType="separate"/>
          </w:r>
          <w:r>
            <w:rPr>
              <w:noProof/>
            </w:rPr>
            <w:t>26</w:t>
          </w:r>
          <w:r>
            <w:rPr>
              <w:noProof/>
            </w:rPr>
            <w:fldChar w:fldCharType="end"/>
          </w:r>
        </w:p>
        <w:p w14:paraId="4CC89A2E" w14:textId="77777777" w:rsidR="00F56D8B" w:rsidRDefault="00F56D8B">
          <w:pPr>
            <w:pStyle w:val="TOC2"/>
            <w:tabs>
              <w:tab w:val="right" w:leader="dot" w:pos="8183"/>
            </w:tabs>
            <w:rPr>
              <w:b w:val="0"/>
              <w:noProof/>
              <w:sz w:val="24"/>
              <w:szCs w:val="24"/>
              <w:lang w:eastAsia="ja-JP"/>
            </w:rPr>
          </w:pPr>
          <w:r>
            <w:rPr>
              <w:noProof/>
            </w:rPr>
            <w:t>5.4. Basic tests</w:t>
          </w:r>
          <w:r>
            <w:rPr>
              <w:noProof/>
            </w:rPr>
            <w:tab/>
          </w:r>
          <w:r>
            <w:rPr>
              <w:noProof/>
            </w:rPr>
            <w:fldChar w:fldCharType="begin"/>
          </w:r>
          <w:r>
            <w:rPr>
              <w:noProof/>
            </w:rPr>
            <w:instrText xml:space="preserve"> PAGEREF _Toc347617527 \h </w:instrText>
          </w:r>
          <w:r>
            <w:rPr>
              <w:noProof/>
            </w:rPr>
          </w:r>
          <w:r>
            <w:rPr>
              <w:noProof/>
            </w:rPr>
            <w:fldChar w:fldCharType="separate"/>
          </w:r>
          <w:r>
            <w:rPr>
              <w:noProof/>
            </w:rPr>
            <w:t>27</w:t>
          </w:r>
          <w:r>
            <w:rPr>
              <w:noProof/>
            </w:rPr>
            <w:fldChar w:fldCharType="end"/>
          </w:r>
        </w:p>
        <w:p w14:paraId="46CFB319" w14:textId="77777777" w:rsidR="00F56D8B" w:rsidRDefault="00F56D8B">
          <w:pPr>
            <w:pStyle w:val="TOC3"/>
            <w:tabs>
              <w:tab w:val="right" w:leader="dot" w:pos="8183"/>
            </w:tabs>
            <w:rPr>
              <w:noProof/>
              <w:sz w:val="24"/>
              <w:szCs w:val="24"/>
              <w:lang w:eastAsia="ja-JP"/>
            </w:rPr>
          </w:pPr>
          <w:r>
            <w:rPr>
              <w:noProof/>
            </w:rPr>
            <w:t>5.4.1. Spectral Measurements</w:t>
          </w:r>
          <w:r>
            <w:rPr>
              <w:noProof/>
            </w:rPr>
            <w:tab/>
          </w:r>
          <w:r>
            <w:rPr>
              <w:noProof/>
            </w:rPr>
            <w:fldChar w:fldCharType="begin"/>
          </w:r>
          <w:r>
            <w:rPr>
              <w:noProof/>
            </w:rPr>
            <w:instrText xml:space="preserve"> PAGEREF _Toc347617528 \h </w:instrText>
          </w:r>
          <w:r>
            <w:rPr>
              <w:noProof/>
            </w:rPr>
          </w:r>
          <w:r>
            <w:rPr>
              <w:noProof/>
            </w:rPr>
            <w:fldChar w:fldCharType="separate"/>
          </w:r>
          <w:r>
            <w:rPr>
              <w:noProof/>
            </w:rPr>
            <w:t>27</w:t>
          </w:r>
          <w:r>
            <w:rPr>
              <w:noProof/>
            </w:rPr>
            <w:fldChar w:fldCharType="end"/>
          </w:r>
        </w:p>
        <w:p w14:paraId="29169E80" w14:textId="77777777" w:rsidR="00F56D8B" w:rsidRDefault="00F56D8B">
          <w:pPr>
            <w:pStyle w:val="TOC2"/>
            <w:tabs>
              <w:tab w:val="right" w:leader="dot" w:pos="8183"/>
            </w:tabs>
            <w:rPr>
              <w:b w:val="0"/>
              <w:noProof/>
              <w:sz w:val="24"/>
              <w:szCs w:val="24"/>
              <w:lang w:eastAsia="ja-JP"/>
            </w:rPr>
          </w:pPr>
          <w:r>
            <w:rPr>
              <w:noProof/>
            </w:rPr>
            <w:t>5.5. Results and discussion – Optical Filters</w:t>
          </w:r>
          <w:r>
            <w:rPr>
              <w:noProof/>
            </w:rPr>
            <w:tab/>
          </w:r>
          <w:r>
            <w:rPr>
              <w:noProof/>
            </w:rPr>
            <w:fldChar w:fldCharType="begin"/>
          </w:r>
          <w:r>
            <w:rPr>
              <w:noProof/>
            </w:rPr>
            <w:instrText xml:space="preserve"> PAGEREF _Toc347617529 \h </w:instrText>
          </w:r>
          <w:r>
            <w:rPr>
              <w:noProof/>
            </w:rPr>
          </w:r>
          <w:r>
            <w:rPr>
              <w:noProof/>
            </w:rPr>
            <w:fldChar w:fldCharType="separate"/>
          </w:r>
          <w:r>
            <w:rPr>
              <w:noProof/>
            </w:rPr>
            <w:t>28</w:t>
          </w:r>
          <w:r>
            <w:rPr>
              <w:noProof/>
            </w:rPr>
            <w:fldChar w:fldCharType="end"/>
          </w:r>
        </w:p>
        <w:p w14:paraId="63CB54DD" w14:textId="77777777" w:rsidR="00F56D8B" w:rsidRDefault="00F56D8B">
          <w:pPr>
            <w:pStyle w:val="TOC1"/>
            <w:tabs>
              <w:tab w:val="right" w:leader="dot" w:pos="8183"/>
            </w:tabs>
            <w:rPr>
              <w:b w:val="0"/>
              <w:noProof/>
              <w:lang w:eastAsia="ja-JP"/>
            </w:rPr>
          </w:pPr>
          <w:r w:rsidRPr="00BD6D95">
            <w:rPr>
              <w:rFonts w:ascii="Arial" w:eastAsia="Times New Roman" w:hAnsi="Arial" w:cs="Arial"/>
              <w:noProof/>
            </w:rPr>
            <w:t>6. Future Research Work</w:t>
          </w:r>
          <w:r>
            <w:rPr>
              <w:noProof/>
            </w:rPr>
            <w:tab/>
          </w:r>
          <w:r>
            <w:rPr>
              <w:noProof/>
            </w:rPr>
            <w:fldChar w:fldCharType="begin"/>
          </w:r>
          <w:r>
            <w:rPr>
              <w:noProof/>
            </w:rPr>
            <w:instrText xml:space="preserve"> PAGEREF _Toc347617530 \h </w:instrText>
          </w:r>
          <w:r>
            <w:rPr>
              <w:noProof/>
            </w:rPr>
          </w:r>
          <w:r>
            <w:rPr>
              <w:noProof/>
            </w:rPr>
            <w:fldChar w:fldCharType="separate"/>
          </w:r>
          <w:r>
            <w:rPr>
              <w:noProof/>
            </w:rPr>
            <w:t>31</w:t>
          </w:r>
          <w:r>
            <w:rPr>
              <w:noProof/>
            </w:rPr>
            <w:fldChar w:fldCharType="end"/>
          </w:r>
        </w:p>
        <w:p w14:paraId="0A837D40" w14:textId="77777777" w:rsidR="00F56D8B" w:rsidRDefault="00F56D8B">
          <w:pPr>
            <w:pStyle w:val="TOC2"/>
            <w:tabs>
              <w:tab w:val="right" w:leader="dot" w:pos="8183"/>
            </w:tabs>
            <w:rPr>
              <w:b w:val="0"/>
              <w:noProof/>
              <w:sz w:val="24"/>
              <w:szCs w:val="24"/>
              <w:lang w:eastAsia="ja-JP"/>
            </w:rPr>
          </w:pPr>
          <w:r>
            <w:rPr>
              <w:noProof/>
            </w:rPr>
            <w:t>6.1. Plan for the rest of PhD</w:t>
          </w:r>
          <w:r>
            <w:rPr>
              <w:noProof/>
            </w:rPr>
            <w:tab/>
          </w:r>
          <w:r>
            <w:rPr>
              <w:noProof/>
            </w:rPr>
            <w:fldChar w:fldCharType="begin"/>
          </w:r>
          <w:r>
            <w:rPr>
              <w:noProof/>
            </w:rPr>
            <w:instrText xml:space="preserve"> PAGEREF _Toc347617531 \h </w:instrText>
          </w:r>
          <w:r>
            <w:rPr>
              <w:noProof/>
            </w:rPr>
          </w:r>
          <w:r>
            <w:rPr>
              <w:noProof/>
            </w:rPr>
            <w:fldChar w:fldCharType="separate"/>
          </w:r>
          <w:r>
            <w:rPr>
              <w:noProof/>
            </w:rPr>
            <w:t>31</w:t>
          </w:r>
          <w:r>
            <w:rPr>
              <w:noProof/>
            </w:rPr>
            <w:fldChar w:fldCharType="end"/>
          </w:r>
        </w:p>
        <w:p w14:paraId="7168C75B" w14:textId="77777777" w:rsidR="00F56D8B" w:rsidRDefault="00F56D8B">
          <w:pPr>
            <w:pStyle w:val="TOC3"/>
            <w:tabs>
              <w:tab w:val="right" w:leader="dot" w:pos="8183"/>
            </w:tabs>
            <w:rPr>
              <w:noProof/>
              <w:sz w:val="24"/>
              <w:szCs w:val="24"/>
              <w:lang w:eastAsia="ja-JP"/>
            </w:rPr>
          </w:pPr>
          <w:r>
            <w:rPr>
              <w:noProof/>
            </w:rPr>
            <w:t>6.1.1. System integration</w:t>
          </w:r>
          <w:r>
            <w:rPr>
              <w:noProof/>
            </w:rPr>
            <w:tab/>
          </w:r>
          <w:r>
            <w:rPr>
              <w:noProof/>
            </w:rPr>
            <w:fldChar w:fldCharType="begin"/>
          </w:r>
          <w:r>
            <w:rPr>
              <w:noProof/>
            </w:rPr>
            <w:instrText xml:space="preserve"> PAGEREF _Toc347617532 \h </w:instrText>
          </w:r>
          <w:r>
            <w:rPr>
              <w:noProof/>
            </w:rPr>
          </w:r>
          <w:r>
            <w:rPr>
              <w:noProof/>
            </w:rPr>
            <w:fldChar w:fldCharType="separate"/>
          </w:r>
          <w:r>
            <w:rPr>
              <w:noProof/>
            </w:rPr>
            <w:t>31</w:t>
          </w:r>
          <w:r>
            <w:rPr>
              <w:noProof/>
            </w:rPr>
            <w:fldChar w:fldCharType="end"/>
          </w:r>
        </w:p>
        <w:p w14:paraId="5BB4D65B" w14:textId="77777777" w:rsidR="00F56D8B" w:rsidRDefault="00F56D8B">
          <w:pPr>
            <w:pStyle w:val="TOC3"/>
            <w:tabs>
              <w:tab w:val="right" w:leader="dot" w:pos="8183"/>
            </w:tabs>
            <w:rPr>
              <w:noProof/>
              <w:sz w:val="24"/>
              <w:szCs w:val="24"/>
              <w:lang w:eastAsia="ja-JP"/>
            </w:rPr>
          </w:pPr>
          <w:r>
            <w:rPr>
              <w:noProof/>
            </w:rPr>
            <w:t>6.1.2. Journal Publications</w:t>
          </w:r>
          <w:r>
            <w:rPr>
              <w:noProof/>
            </w:rPr>
            <w:tab/>
          </w:r>
          <w:r>
            <w:rPr>
              <w:noProof/>
            </w:rPr>
            <w:fldChar w:fldCharType="begin"/>
          </w:r>
          <w:r>
            <w:rPr>
              <w:noProof/>
            </w:rPr>
            <w:instrText xml:space="preserve"> PAGEREF _Toc347617533 \h </w:instrText>
          </w:r>
          <w:r>
            <w:rPr>
              <w:noProof/>
            </w:rPr>
          </w:r>
          <w:r>
            <w:rPr>
              <w:noProof/>
            </w:rPr>
            <w:fldChar w:fldCharType="separate"/>
          </w:r>
          <w:r>
            <w:rPr>
              <w:noProof/>
            </w:rPr>
            <w:t>32</w:t>
          </w:r>
          <w:r>
            <w:rPr>
              <w:noProof/>
            </w:rPr>
            <w:fldChar w:fldCharType="end"/>
          </w:r>
        </w:p>
        <w:p w14:paraId="43905B44" w14:textId="77777777" w:rsidR="00F56D8B" w:rsidRDefault="00F56D8B">
          <w:pPr>
            <w:pStyle w:val="TOC3"/>
            <w:tabs>
              <w:tab w:val="right" w:leader="dot" w:pos="8183"/>
            </w:tabs>
            <w:rPr>
              <w:noProof/>
              <w:sz w:val="24"/>
              <w:szCs w:val="24"/>
              <w:lang w:eastAsia="ja-JP"/>
            </w:rPr>
          </w:pPr>
          <w:r>
            <w:rPr>
              <w:noProof/>
            </w:rPr>
            <w:t>6.1.3. Validate against GPS Water vapour</w:t>
          </w:r>
          <w:r>
            <w:rPr>
              <w:noProof/>
            </w:rPr>
            <w:tab/>
          </w:r>
          <w:r>
            <w:rPr>
              <w:noProof/>
            </w:rPr>
            <w:fldChar w:fldCharType="begin"/>
          </w:r>
          <w:r>
            <w:rPr>
              <w:noProof/>
            </w:rPr>
            <w:instrText xml:space="preserve"> PAGEREF _Toc347617534 \h </w:instrText>
          </w:r>
          <w:r>
            <w:rPr>
              <w:noProof/>
            </w:rPr>
          </w:r>
          <w:r>
            <w:rPr>
              <w:noProof/>
            </w:rPr>
            <w:fldChar w:fldCharType="separate"/>
          </w:r>
          <w:r>
            <w:rPr>
              <w:noProof/>
            </w:rPr>
            <w:t>33</w:t>
          </w:r>
          <w:r>
            <w:rPr>
              <w:noProof/>
            </w:rPr>
            <w:fldChar w:fldCharType="end"/>
          </w:r>
        </w:p>
        <w:p w14:paraId="140A235C" w14:textId="77777777" w:rsidR="00F56D8B" w:rsidRDefault="00F56D8B">
          <w:pPr>
            <w:pStyle w:val="TOC1"/>
            <w:tabs>
              <w:tab w:val="right" w:leader="dot" w:pos="8183"/>
            </w:tabs>
            <w:rPr>
              <w:b w:val="0"/>
              <w:noProof/>
              <w:lang w:eastAsia="ja-JP"/>
            </w:rPr>
          </w:pPr>
          <w:r w:rsidRPr="00BD6D95">
            <w:rPr>
              <w:rFonts w:ascii="Arial" w:hAnsi="Arial" w:cs="Arial"/>
              <w:noProof/>
            </w:rPr>
            <w:t>7. References</w:t>
          </w:r>
          <w:r>
            <w:rPr>
              <w:noProof/>
            </w:rPr>
            <w:tab/>
          </w:r>
          <w:r>
            <w:rPr>
              <w:noProof/>
            </w:rPr>
            <w:fldChar w:fldCharType="begin"/>
          </w:r>
          <w:r>
            <w:rPr>
              <w:noProof/>
            </w:rPr>
            <w:instrText xml:space="preserve"> PAGEREF _Toc347617535 \h </w:instrText>
          </w:r>
          <w:r>
            <w:rPr>
              <w:noProof/>
            </w:rPr>
          </w:r>
          <w:r>
            <w:rPr>
              <w:noProof/>
            </w:rPr>
            <w:fldChar w:fldCharType="separate"/>
          </w:r>
          <w:r>
            <w:rPr>
              <w:noProof/>
            </w:rPr>
            <w:t>35</w:t>
          </w:r>
          <w:r>
            <w:rPr>
              <w:noProof/>
            </w:rPr>
            <w:fldChar w:fldCharType="end"/>
          </w:r>
        </w:p>
        <w:p w14:paraId="63FB4A39" w14:textId="77777777" w:rsidR="00F56D8B" w:rsidRDefault="00F56D8B">
          <w:pPr>
            <w:pStyle w:val="TOC1"/>
            <w:tabs>
              <w:tab w:val="right" w:leader="dot" w:pos="8183"/>
            </w:tabs>
            <w:rPr>
              <w:b w:val="0"/>
              <w:noProof/>
              <w:lang w:eastAsia="ja-JP"/>
            </w:rPr>
          </w:pPr>
          <w:r w:rsidRPr="00BD6D95">
            <w:rPr>
              <w:rFonts w:ascii="Arial" w:hAnsi="Arial" w:cs="Arial"/>
              <w:noProof/>
            </w:rPr>
            <w:t>8. Appendix 1 - Theoretical Prediction of solar elevation angle</w:t>
          </w:r>
          <w:r>
            <w:rPr>
              <w:noProof/>
            </w:rPr>
            <w:tab/>
          </w:r>
          <w:r>
            <w:rPr>
              <w:noProof/>
            </w:rPr>
            <w:fldChar w:fldCharType="begin"/>
          </w:r>
          <w:r>
            <w:rPr>
              <w:noProof/>
            </w:rPr>
            <w:instrText xml:space="preserve"> PAGEREF _Toc347617536 \h </w:instrText>
          </w:r>
          <w:r>
            <w:rPr>
              <w:noProof/>
            </w:rPr>
          </w:r>
          <w:r>
            <w:rPr>
              <w:noProof/>
            </w:rPr>
            <w:fldChar w:fldCharType="separate"/>
          </w:r>
          <w:r>
            <w:rPr>
              <w:noProof/>
            </w:rPr>
            <w:t>38</w:t>
          </w:r>
          <w:r>
            <w:rPr>
              <w:noProof/>
            </w:rPr>
            <w:fldChar w:fldCharType="end"/>
          </w:r>
        </w:p>
        <w:p w14:paraId="3A5B69B0" w14:textId="77777777" w:rsidR="00F56D8B" w:rsidRDefault="00F56D8B">
          <w:pPr>
            <w:pStyle w:val="TOC2"/>
            <w:tabs>
              <w:tab w:val="right" w:leader="dot" w:pos="8183"/>
            </w:tabs>
            <w:rPr>
              <w:b w:val="0"/>
              <w:noProof/>
              <w:sz w:val="24"/>
              <w:szCs w:val="24"/>
              <w:lang w:eastAsia="ja-JP"/>
            </w:rPr>
          </w:pPr>
          <w:r>
            <w:rPr>
              <w:noProof/>
            </w:rPr>
            <w:t>8.1. Solar Elevation Angle Positioning</w:t>
          </w:r>
          <w:r>
            <w:rPr>
              <w:noProof/>
            </w:rPr>
            <w:tab/>
          </w:r>
          <w:r>
            <w:rPr>
              <w:noProof/>
            </w:rPr>
            <w:fldChar w:fldCharType="begin"/>
          </w:r>
          <w:r>
            <w:rPr>
              <w:noProof/>
            </w:rPr>
            <w:instrText xml:space="preserve"> PAGEREF _Toc347617537 \h </w:instrText>
          </w:r>
          <w:r>
            <w:rPr>
              <w:noProof/>
            </w:rPr>
          </w:r>
          <w:r>
            <w:rPr>
              <w:noProof/>
            </w:rPr>
            <w:fldChar w:fldCharType="separate"/>
          </w:r>
          <w:r>
            <w:rPr>
              <w:noProof/>
            </w:rPr>
            <w:t>38</w:t>
          </w:r>
          <w:r>
            <w:rPr>
              <w:noProof/>
            </w:rPr>
            <w:fldChar w:fldCharType="end"/>
          </w:r>
        </w:p>
        <w:p w14:paraId="5FF25DE0" w14:textId="77777777" w:rsidR="00F56D8B" w:rsidRDefault="00F56D8B">
          <w:pPr>
            <w:pStyle w:val="TOC2"/>
            <w:tabs>
              <w:tab w:val="right" w:leader="dot" w:pos="8183"/>
            </w:tabs>
            <w:rPr>
              <w:b w:val="0"/>
              <w:noProof/>
              <w:sz w:val="24"/>
              <w:szCs w:val="24"/>
              <w:lang w:eastAsia="ja-JP"/>
            </w:rPr>
          </w:pPr>
          <w:r>
            <w:rPr>
              <w:noProof/>
            </w:rPr>
            <w:t>8.2. Theoretical Prediction of clearness indexes</w:t>
          </w:r>
          <w:r>
            <w:rPr>
              <w:noProof/>
            </w:rPr>
            <w:tab/>
          </w:r>
          <w:r>
            <w:rPr>
              <w:noProof/>
            </w:rPr>
            <w:fldChar w:fldCharType="begin"/>
          </w:r>
          <w:r>
            <w:rPr>
              <w:noProof/>
            </w:rPr>
            <w:instrText xml:space="preserve"> PAGEREF _Toc347617538 \h </w:instrText>
          </w:r>
          <w:r>
            <w:rPr>
              <w:noProof/>
            </w:rPr>
          </w:r>
          <w:r>
            <w:rPr>
              <w:noProof/>
            </w:rPr>
            <w:fldChar w:fldCharType="separate"/>
          </w:r>
          <w:r>
            <w:rPr>
              <w:noProof/>
            </w:rPr>
            <w:t>38</w:t>
          </w:r>
          <w:r>
            <w:rPr>
              <w:noProof/>
            </w:rPr>
            <w:fldChar w:fldCharType="end"/>
          </w:r>
        </w:p>
        <w:p w14:paraId="2E3B38AB" w14:textId="77777777" w:rsidR="00A0289A" w:rsidRPr="00F56D8B" w:rsidRDefault="00A0289A" w:rsidP="00F56D8B">
          <w:pPr>
            <w:jc w:val="both"/>
            <w:rPr>
              <w:rFonts w:ascii="Arial" w:hAnsi="Arial" w:cs="Arial"/>
            </w:rPr>
          </w:pPr>
          <w:r w:rsidRPr="00F56D8B">
            <w:rPr>
              <w:rFonts w:ascii="Arial" w:hAnsi="Arial" w:cs="Arial"/>
              <w:b/>
              <w:bCs/>
              <w:noProof/>
            </w:rPr>
            <w:fldChar w:fldCharType="end"/>
          </w:r>
        </w:p>
      </w:sdtContent>
    </w:sdt>
    <w:p w14:paraId="30F9BD95" w14:textId="77777777" w:rsidR="00A0289A" w:rsidRPr="00F56D8B" w:rsidRDefault="00A0289A" w:rsidP="00F56D8B">
      <w:pPr>
        <w:jc w:val="both"/>
        <w:rPr>
          <w:rFonts w:ascii="Arial" w:eastAsia="Times New Roman" w:hAnsi="Arial" w:cs="Arial"/>
          <w:b/>
          <w:bCs/>
          <w:kern w:val="36"/>
        </w:rPr>
      </w:pPr>
      <w:r w:rsidRPr="00F56D8B">
        <w:rPr>
          <w:rFonts w:ascii="Arial" w:eastAsia="Times New Roman" w:hAnsi="Arial" w:cs="Arial"/>
          <w:b/>
          <w:bCs/>
          <w:kern w:val="36"/>
        </w:rPr>
        <w:br w:type="page"/>
      </w:r>
    </w:p>
    <w:p w14:paraId="77EABF36" w14:textId="77777777" w:rsidR="00D42A25" w:rsidRPr="00F56D8B" w:rsidRDefault="00D42A25" w:rsidP="00F56D8B">
      <w:pPr>
        <w:pStyle w:val="Heading1"/>
        <w:jc w:val="both"/>
        <w:rPr>
          <w:rFonts w:ascii="Arial" w:hAnsi="Arial" w:cs="Arial"/>
          <w:sz w:val="24"/>
          <w:szCs w:val="24"/>
        </w:rPr>
      </w:pPr>
      <w:bookmarkStart w:id="0" w:name="_Toc347617500"/>
      <w:r w:rsidRPr="00F56D8B">
        <w:rPr>
          <w:rFonts w:ascii="Arial" w:hAnsi="Arial" w:cs="Arial"/>
          <w:sz w:val="24"/>
          <w:szCs w:val="24"/>
        </w:rPr>
        <w:t>1. Abstract</w:t>
      </w:r>
      <w:bookmarkEnd w:id="0"/>
    </w:p>
    <w:p w14:paraId="03B682C4" w14:textId="77777777" w:rsidR="00D42A25" w:rsidRPr="00F56D8B" w:rsidRDefault="00D42A25" w:rsidP="00F56D8B">
      <w:pPr>
        <w:jc w:val="both"/>
        <w:rPr>
          <w:rFonts w:ascii="Arial" w:eastAsia="Times New Roman" w:hAnsi="Arial" w:cs="Arial"/>
        </w:rPr>
      </w:pPr>
    </w:p>
    <w:p w14:paraId="4C9B9920" w14:textId="46D134AB" w:rsidR="00765A1E" w:rsidRDefault="00A32314" w:rsidP="00F56D8B">
      <w:pPr>
        <w:pStyle w:val="Heading1"/>
        <w:jc w:val="both"/>
        <w:rPr>
          <w:ins w:id="1" w:author="Sam Lo" w:date="2017-02-02T14:50:00Z"/>
          <w:rFonts w:ascii="Arial" w:hAnsi="Arial" w:cs="Arial"/>
          <w:b w:val="0"/>
          <w:bCs w:val="0"/>
          <w:kern w:val="0"/>
          <w:sz w:val="24"/>
          <w:szCs w:val="24"/>
        </w:rPr>
      </w:pPr>
      <w:r w:rsidRPr="00A32314">
        <w:rPr>
          <w:rFonts w:ascii="Arial" w:hAnsi="Arial" w:cs="Arial"/>
          <w:b w:val="0"/>
          <w:bCs w:val="0"/>
          <w:kern w:val="0"/>
          <w:sz w:val="24"/>
          <w:szCs w:val="24"/>
        </w:rPr>
        <w:t xml:space="preserve">The Sun radiates light to the earth’s surface through the atmosphere including the troposphere. However, the aerosols and water vapour scatter light along its path. A sun photometer is an instrument, which can detect the aerosol and water vapour content through mathematical modelling techniques. The objectives of this research are to monitor air pollution and aerosol distribution in the atmosphere. In particular I will investigate aerosols, which are harmful to human health and climate, and enhance the novelty of atmospheric instruments.  The newly developed sun photometer will be designed, built and demonstrated in this research. There are plans for two journal articles. The titles of the papers are ‘Calibration of sun photometer over the UK’ and ‘Validation of water vapour measurements’. The instrument will be calibrated to the local atmosphere by measuring atmospheric aerosol and water vapour over a period of a year. The location is Bath University. The calibration will take into account the season and elevation of the sun (hence, the path through the atmosphere.) for nominal days throughout the year. The sun photometer will be capable to integrate voltage data with GPS positioning tracking device and calibrate the data by using a combination of the Langley Extrapolation and Perez- </w:t>
      </w:r>
      <w:proofErr w:type="spellStart"/>
      <w:r w:rsidRPr="00A32314">
        <w:rPr>
          <w:rFonts w:ascii="Arial" w:hAnsi="Arial" w:cs="Arial"/>
          <w:b w:val="0"/>
          <w:bCs w:val="0"/>
          <w:kern w:val="0"/>
          <w:sz w:val="24"/>
          <w:szCs w:val="24"/>
        </w:rPr>
        <w:t>Dumortier</w:t>
      </w:r>
      <w:proofErr w:type="spellEnd"/>
      <w:r w:rsidRPr="00A32314">
        <w:rPr>
          <w:rFonts w:ascii="Arial" w:hAnsi="Arial" w:cs="Arial"/>
          <w:b w:val="0"/>
          <w:bCs w:val="0"/>
          <w:kern w:val="0"/>
          <w:sz w:val="24"/>
          <w:szCs w:val="24"/>
        </w:rPr>
        <w:t xml:space="preserve"> Model. It is likely that the new sun photometer will be capable of indicating the level of pollution to users, and giving clearer information on atmospheric pollution in the local atmosphere.</w:t>
      </w:r>
    </w:p>
    <w:p w14:paraId="62DE6719" w14:textId="77777777" w:rsidR="00765A1E" w:rsidRDefault="00765A1E">
      <w:pPr>
        <w:rPr>
          <w:ins w:id="2" w:author="Sam Lo" w:date="2017-02-02T14:50:00Z"/>
          <w:rFonts w:ascii="Arial" w:hAnsi="Arial" w:cs="Arial"/>
        </w:rPr>
      </w:pPr>
      <w:ins w:id="3" w:author="Sam Lo" w:date="2017-02-02T14:50:00Z">
        <w:r>
          <w:rPr>
            <w:rFonts w:ascii="Arial" w:hAnsi="Arial" w:cs="Arial"/>
            <w:b/>
            <w:bCs/>
          </w:rPr>
          <w:br w:type="page"/>
        </w:r>
      </w:ins>
    </w:p>
    <w:p w14:paraId="30805888" w14:textId="77777777" w:rsidR="00A32314" w:rsidRDefault="00A32314" w:rsidP="00F56D8B">
      <w:pPr>
        <w:pStyle w:val="Heading1"/>
        <w:jc w:val="both"/>
        <w:rPr>
          <w:rFonts w:ascii="Arial" w:hAnsi="Arial" w:cs="Arial"/>
          <w:b w:val="0"/>
          <w:bCs w:val="0"/>
          <w:kern w:val="0"/>
          <w:sz w:val="24"/>
          <w:szCs w:val="24"/>
        </w:rPr>
      </w:pPr>
    </w:p>
    <w:p w14:paraId="57A75116" w14:textId="77777777" w:rsidR="00D42A25" w:rsidRPr="00F56D8B" w:rsidRDefault="00D42A25" w:rsidP="00F56D8B">
      <w:pPr>
        <w:pStyle w:val="Heading1"/>
        <w:jc w:val="both"/>
        <w:rPr>
          <w:rFonts w:ascii="Arial" w:hAnsi="Arial" w:cs="Arial"/>
          <w:sz w:val="24"/>
          <w:szCs w:val="24"/>
        </w:rPr>
      </w:pPr>
      <w:bookmarkStart w:id="4" w:name="_Toc347617501"/>
      <w:r w:rsidRPr="00F56D8B">
        <w:rPr>
          <w:rFonts w:ascii="Arial" w:hAnsi="Arial" w:cs="Arial"/>
          <w:sz w:val="24"/>
          <w:szCs w:val="24"/>
        </w:rPr>
        <w:t>2. Introduction</w:t>
      </w:r>
      <w:bookmarkEnd w:id="4"/>
    </w:p>
    <w:p w14:paraId="48DE8F76" w14:textId="77777777" w:rsidR="00D42A25" w:rsidRPr="00F56D8B" w:rsidRDefault="00D42A25" w:rsidP="00F56D8B">
      <w:pPr>
        <w:jc w:val="both"/>
        <w:rPr>
          <w:rFonts w:ascii="Arial" w:eastAsia="Times New Roman" w:hAnsi="Arial" w:cs="Arial"/>
        </w:rPr>
      </w:pPr>
    </w:p>
    <w:p w14:paraId="1D326CDF" w14:textId="1B0A2CAC" w:rsidR="00D42A25" w:rsidRPr="00F56D8B" w:rsidRDefault="00D42A25" w:rsidP="00F56D8B">
      <w:pPr>
        <w:jc w:val="both"/>
        <w:rPr>
          <w:rFonts w:ascii="Arial" w:hAnsi="Arial" w:cs="Arial"/>
        </w:rPr>
      </w:pPr>
      <w:r w:rsidRPr="00F56D8B">
        <w:rPr>
          <w:rFonts w:ascii="Arial" w:hAnsi="Arial" w:cs="Arial"/>
        </w:rPr>
        <w:t xml:space="preserve">Natural and man-made events form different types of aerosols and gases, which then cause atmospheric pollution. This phenomenon is a major concern for human health and climate. Pneumonia, Asthma, nausea, </w:t>
      </w:r>
      <w:ins w:id="5" w:author="Sam Lo" w:date="2017-02-02T11:24:00Z">
        <w:r w:rsidR="007D3278">
          <w:rPr>
            <w:rFonts w:ascii="Arial" w:hAnsi="Arial" w:cs="Arial"/>
          </w:rPr>
          <w:t xml:space="preserve">and </w:t>
        </w:r>
      </w:ins>
      <w:proofErr w:type="gramStart"/>
      <w:r w:rsidRPr="00F56D8B">
        <w:rPr>
          <w:rFonts w:ascii="Arial" w:hAnsi="Arial" w:cs="Arial"/>
        </w:rPr>
        <w:t>nephritis[</w:t>
      </w:r>
      <w:proofErr w:type="gramEnd"/>
      <w:r w:rsidRPr="00F56D8B">
        <w:rPr>
          <w:rFonts w:ascii="Arial" w:hAnsi="Arial" w:cs="Arial"/>
        </w:rPr>
        <w:t xml:space="preserve">1] [2] [3] [4] </w:t>
      </w:r>
      <w:ins w:id="6" w:author="Sam Lo" w:date="2017-02-02T11:24:00Z">
        <w:r w:rsidR="007D3278">
          <w:rPr>
            <w:rFonts w:ascii="Arial" w:hAnsi="Arial" w:cs="Arial"/>
          </w:rPr>
          <w:t xml:space="preserve">are examples of illnesses, that are caused by </w:t>
        </w:r>
      </w:ins>
      <w:del w:id="7" w:author="Sam Lo" w:date="2017-02-02T11:24:00Z">
        <w:r w:rsidRPr="00F56D8B" w:rsidDel="007D3278">
          <w:rPr>
            <w:rFonts w:ascii="Arial" w:hAnsi="Arial" w:cs="Arial"/>
          </w:rPr>
          <w:delText xml:space="preserve">often occurs in human health since they inhale lots of harmful </w:delText>
        </w:r>
      </w:del>
      <w:r w:rsidRPr="00F56D8B">
        <w:rPr>
          <w:rFonts w:ascii="Arial" w:hAnsi="Arial" w:cs="Arial"/>
        </w:rPr>
        <w:t xml:space="preserve">pollution gases and aerosols </w:t>
      </w:r>
      <w:del w:id="8" w:author="Sam Lo" w:date="2017-02-02T11:24:00Z">
        <w:r w:rsidRPr="00F56D8B" w:rsidDel="007D3278">
          <w:rPr>
            <w:rFonts w:ascii="Arial" w:hAnsi="Arial" w:cs="Arial"/>
          </w:rPr>
          <w:delText xml:space="preserve">scattering </w:delText>
        </w:r>
      </w:del>
      <w:ins w:id="9" w:author="Sam Lo" w:date="2017-02-02T11:24:00Z">
        <w:r w:rsidR="007D3278">
          <w:rPr>
            <w:rFonts w:ascii="Arial" w:hAnsi="Arial" w:cs="Arial"/>
          </w:rPr>
          <w:t>in</w:t>
        </w:r>
        <w:r w:rsidR="007D3278" w:rsidRPr="00F56D8B">
          <w:rPr>
            <w:rFonts w:ascii="Arial" w:hAnsi="Arial" w:cs="Arial"/>
          </w:rPr>
          <w:t xml:space="preserve"> </w:t>
        </w:r>
      </w:ins>
      <w:r w:rsidRPr="00F56D8B">
        <w:rPr>
          <w:rFonts w:ascii="Arial" w:hAnsi="Arial" w:cs="Arial"/>
        </w:rPr>
        <w:t xml:space="preserve">the atmosphere. </w:t>
      </w:r>
    </w:p>
    <w:p w14:paraId="32877A09" w14:textId="4B03330E" w:rsidR="00D42A25" w:rsidRPr="00F56D8B" w:rsidRDefault="00D42A25" w:rsidP="00F56D8B">
      <w:pPr>
        <w:jc w:val="both"/>
        <w:rPr>
          <w:rFonts w:ascii="Arial" w:hAnsi="Arial" w:cs="Arial"/>
        </w:rPr>
      </w:pPr>
      <w:r w:rsidRPr="00F56D8B">
        <w:rPr>
          <w:rFonts w:ascii="Arial" w:hAnsi="Arial" w:cs="Arial"/>
        </w:rPr>
        <w:t xml:space="preserve">The objectives of this research are </w:t>
      </w:r>
      <w:ins w:id="10" w:author="Sam Lo" w:date="2017-02-02T11:26:00Z">
        <w:r w:rsidR="007D3278">
          <w:rPr>
            <w:rFonts w:ascii="Arial" w:hAnsi="Arial" w:cs="Arial"/>
          </w:rPr>
          <w:t xml:space="preserve">1: </w:t>
        </w:r>
      </w:ins>
      <w:r w:rsidRPr="00F56D8B">
        <w:rPr>
          <w:rFonts w:ascii="Arial" w:hAnsi="Arial" w:cs="Arial"/>
        </w:rPr>
        <w:t>to monitor air pollution and aerosol distribution in the atmosphere</w:t>
      </w:r>
      <w:del w:id="11" w:author="Sam Lo" w:date="2017-02-02T11:25:00Z">
        <w:r w:rsidRPr="00F56D8B" w:rsidDel="007D3278">
          <w:rPr>
            <w:rFonts w:ascii="Arial" w:hAnsi="Arial" w:cs="Arial"/>
          </w:rPr>
          <w:delText>.</w:delText>
        </w:r>
      </w:del>
      <w:ins w:id="12" w:author="Sam Lo" w:date="2017-02-02T11:25:00Z">
        <w:r w:rsidR="007D3278">
          <w:rPr>
            <w:rFonts w:ascii="Arial" w:hAnsi="Arial" w:cs="Arial"/>
          </w:rPr>
          <w:t>, i</w:t>
        </w:r>
      </w:ins>
      <w:del w:id="13" w:author="Sam Lo" w:date="2017-02-02T11:25:00Z">
        <w:r w:rsidRPr="00F56D8B" w:rsidDel="007D3278">
          <w:rPr>
            <w:rFonts w:ascii="Arial" w:hAnsi="Arial" w:cs="Arial"/>
          </w:rPr>
          <w:delText xml:space="preserve"> I</w:delText>
        </w:r>
      </w:del>
      <w:r w:rsidRPr="00F56D8B">
        <w:rPr>
          <w:rFonts w:ascii="Arial" w:hAnsi="Arial" w:cs="Arial"/>
        </w:rPr>
        <w:t>n particular aerosols [5] which are harmful to human health and climate</w:t>
      </w:r>
      <w:ins w:id="14" w:author="Sam Lo" w:date="2017-02-02T11:25:00Z">
        <w:r w:rsidR="007D3278">
          <w:rPr>
            <w:rFonts w:ascii="Arial" w:hAnsi="Arial" w:cs="Arial"/>
          </w:rPr>
          <w:t>.</w:t>
        </w:r>
      </w:ins>
      <w:del w:id="15" w:author="Sam Lo" w:date="2017-02-02T11:25:00Z">
        <w:r w:rsidRPr="00F56D8B" w:rsidDel="007D3278">
          <w:rPr>
            <w:rFonts w:ascii="Arial" w:hAnsi="Arial" w:cs="Arial"/>
          </w:rPr>
          <w:delText>,</w:delText>
        </w:r>
      </w:del>
      <w:r w:rsidRPr="00F56D8B">
        <w:rPr>
          <w:rFonts w:ascii="Arial" w:hAnsi="Arial" w:cs="Arial"/>
        </w:rPr>
        <w:t xml:space="preserve"> </w:t>
      </w:r>
      <w:proofErr w:type="gramStart"/>
      <w:r w:rsidRPr="00F56D8B">
        <w:rPr>
          <w:rFonts w:ascii="Arial" w:hAnsi="Arial" w:cs="Arial"/>
        </w:rPr>
        <w:t>and</w:t>
      </w:r>
      <w:proofErr w:type="gramEnd"/>
      <w:r w:rsidRPr="00F56D8B">
        <w:rPr>
          <w:rFonts w:ascii="Arial" w:hAnsi="Arial" w:cs="Arial"/>
        </w:rPr>
        <w:t xml:space="preserve"> </w:t>
      </w:r>
      <w:ins w:id="16" w:author="Sam Lo" w:date="2017-02-02T11:26:00Z">
        <w:r w:rsidR="007D3278">
          <w:rPr>
            <w:rFonts w:ascii="Arial" w:hAnsi="Arial" w:cs="Arial"/>
          </w:rPr>
          <w:t xml:space="preserve">2: </w:t>
        </w:r>
      </w:ins>
      <w:r w:rsidRPr="00F56D8B">
        <w:rPr>
          <w:rFonts w:ascii="Arial" w:hAnsi="Arial" w:cs="Arial"/>
        </w:rPr>
        <w:t xml:space="preserve">to enhance the novelty of atmospheric instruments. This research also involves </w:t>
      </w:r>
      <w:del w:id="17" w:author="Sam Lo" w:date="2017-02-02T11:26:00Z">
        <w:r w:rsidRPr="00F56D8B" w:rsidDel="007D3278">
          <w:rPr>
            <w:rFonts w:ascii="Arial" w:hAnsi="Arial" w:cs="Arial"/>
          </w:rPr>
          <w:delText xml:space="preserve">research </w:delText>
        </w:r>
      </w:del>
      <w:ins w:id="18" w:author="Sam Lo" w:date="2017-02-02T11:26:00Z">
        <w:r w:rsidR="007D3278">
          <w:rPr>
            <w:rFonts w:ascii="Arial" w:hAnsi="Arial" w:cs="Arial"/>
          </w:rPr>
          <w:t>investigating</w:t>
        </w:r>
      </w:ins>
      <w:del w:id="19" w:author="Sam Lo" w:date="2017-02-02T11:26:00Z">
        <w:r w:rsidRPr="00F56D8B" w:rsidDel="007D3278">
          <w:rPr>
            <w:rFonts w:ascii="Arial" w:hAnsi="Arial" w:cs="Arial"/>
          </w:rPr>
          <w:delText>on</w:delText>
        </w:r>
      </w:del>
      <w:r w:rsidRPr="00F56D8B">
        <w:rPr>
          <w:rFonts w:ascii="Arial" w:hAnsi="Arial" w:cs="Arial"/>
        </w:rPr>
        <w:t xml:space="preserve"> novel data communications to connect the remote sensor to the network</w:t>
      </w:r>
      <w:ins w:id="20" w:author="Sam Lo" w:date="2017-02-02T11:27:00Z">
        <w:r w:rsidR="007D3278">
          <w:rPr>
            <w:rFonts w:ascii="Arial" w:hAnsi="Arial" w:cs="Arial"/>
          </w:rPr>
          <w:t xml:space="preserve"> </w:t>
        </w:r>
      </w:ins>
      <w:del w:id="21" w:author="Sam Lo" w:date="2017-02-02T11:26:00Z">
        <w:r w:rsidRPr="00F56D8B" w:rsidDel="007D3278">
          <w:rPr>
            <w:rFonts w:ascii="Arial" w:hAnsi="Arial" w:cs="Arial"/>
          </w:rPr>
          <w:delText xml:space="preserve">. </w:delText>
        </w:r>
      </w:del>
      <w:r w:rsidRPr="00F56D8B">
        <w:rPr>
          <w:rFonts w:ascii="Arial" w:hAnsi="Arial" w:cs="Arial"/>
        </w:rPr>
        <w:t>[6] [7] It also looks into the portability through miniaturisation of the device</w:t>
      </w:r>
      <w:proofErr w:type="gramStart"/>
      <w:r w:rsidRPr="00F56D8B">
        <w:rPr>
          <w:rFonts w:ascii="Arial" w:hAnsi="Arial" w:cs="Arial"/>
        </w:rPr>
        <w:t>.[</w:t>
      </w:r>
      <w:proofErr w:type="gramEnd"/>
      <w:r w:rsidRPr="00F56D8B">
        <w:rPr>
          <w:rFonts w:ascii="Arial" w:hAnsi="Arial" w:cs="Arial"/>
        </w:rPr>
        <w:t xml:space="preserve">8] </w:t>
      </w:r>
    </w:p>
    <w:p w14:paraId="126168A4" w14:textId="77777777" w:rsidR="00D42A25" w:rsidRPr="00F56D8B" w:rsidRDefault="00D42A25" w:rsidP="00F56D8B">
      <w:pPr>
        <w:jc w:val="both"/>
        <w:rPr>
          <w:rFonts w:ascii="Arial" w:eastAsia="Times New Roman" w:hAnsi="Arial" w:cs="Arial"/>
        </w:rPr>
      </w:pPr>
    </w:p>
    <w:p w14:paraId="3DF805FD" w14:textId="54CA7C19" w:rsidR="00D42A25" w:rsidRPr="00F56D8B" w:rsidRDefault="00D42A25" w:rsidP="00F56D8B">
      <w:pPr>
        <w:jc w:val="both"/>
        <w:rPr>
          <w:rFonts w:ascii="Arial" w:hAnsi="Arial" w:cs="Arial"/>
        </w:rPr>
      </w:pPr>
      <w:r w:rsidRPr="00F56D8B">
        <w:rPr>
          <w:rFonts w:ascii="Arial" w:hAnsi="Arial" w:cs="Arial"/>
        </w:rPr>
        <w:t xml:space="preserve">One particular instrument for monitoring pollution is a sun photometer. They have been used to analyse the aerosol distribution in the atmosphere [9] [10] [11] [12]. In this research, a new sun photometer will be developed that is different from previous sun photometers because it is miniaturized and portable. In addition, it </w:t>
      </w:r>
      <w:ins w:id="22" w:author="Sam Lo" w:date="2017-02-02T11:27:00Z">
        <w:r w:rsidR="007D3278">
          <w:rPr>
            <w:rFonts w:ascii="Arial" w:hAnsi="Arial" w:cs="Arial"/>
          </w:rPr>
          <w:t>will</w:t>
        </w:r>
      </w:ins>
      <w:del w:id="23" w:author="Sam Lo" w:date="2017-02-02T11:27:00Z">
        <w:r w:rsidRPr="00F56D8B" w:rsidDel="007D3278">
          <w:rPr>
            <w:rFonts w:ascii="Arial" w:hAnsi="Arial" w:cs="Arial"/>
          </w:rPr>
          <w:delText>can</w:delText>
        </w:r>
      </w:del>
      <w:r w:rsidRPr="00F56D8B">
        <w:rPr>
          <w:rFonts w:ascii="Arial" w:hAnsi="Arial" w:cs="Arial"/>
        </w:rPr>
        <w:t xml:space="preserve"> integrate with an HF radio transceiver</w:t>
      </w:r>
      <w:del w:id="24" w:author="Sam Lo" w:date="2017-02-02T11:27:00Z">
        <w:r w:rsidRPr="00F56D8B" w:rsidDel="007D3278">
          <w:rPr>
            <w:rFonts w:ascii="Arial" w:hAnsi="Arial" w:cs="Arial"/>
          </w:rPr>
          <w:delText xml:space="preserve"> </w:delText>
        </w:r>
      </w:del>
      <w:r w:rsidRPr="00F56D8B">
        <w:rPr>
          <w:rFonts w:ascii="Arial" w:hAnsi="Arial" w:cs="Arial"/>
        </w:rPr>
        <w:t xml:space="preserve">, or a 4G </w:t>
      </w:r>
      <w:proofErr w:type="spellStart"/>
      <w:r w:rsidRPr="00F56D8B">
        <w:rPr>
          <w:rFonts w:ascii="Arial" w:hAnsi="Arial" w:cs="Arial"/>
        </w:rPr>
        <w:t>datalink</w:t>
      </w:r>
      <w:proofErr w:type="spellEnd"/>
      <w:r w:rsidRPr="00F56D8B">
        <w:rPr>
          <w:rFonts w:ascii="Arial" w:hAnsi="Arial" w:cs="Arial"/>
        </w:rPr>
        <w:t xml:space="preserve"> [13] [14] and hence achieve mobile communications both in and out of regions with mobile phone network coverage. [7]</w:t>
      </w:r>
    </w:p>
    <w:p w14:paraId="6F0A8D67" w14:textId="77777777" w:rsidR="00D42A25" w:rsidRPr="00F56D8B" w:rsidRDefault="00D42A25" w:rsidP="00F56D8B">
      <w:pPr>
        <w:jc w:val="both"/>
        <w:rPr>
          <w:rFonts w:ascii="Arial" w:eastAsia="Times New Roman" w:hAnsi="Arial" w:cs="Arial"/>
        </w:rPr>
      </w:pPr>
    </w:p>
    <w:p w14:paraId="02DFA81A" w14:textId="77777777" w:rsidR="00D42A25" w:rsidRPr="00F56D8B" w:rsidRDefault="00D42A25" w:rsidP="00F56D8B">
      <w:pPr>
        <w:jc w:val="both"/>
        <w:rPr>
          <w:rFonts w:ascii="Arial" w:hAnsi="Arial" w:cs="Arial"/>
        </w:rPr>
      </w:pPr>
      <w:r w:rsidRPr="00F56D8B">
        <w:rPr>
          <w:rFonts w:ascii="Arial" w:hAnsi="Arial" w:cs="Arial"/>
        </w:rPr>
        <w:t xml:space="preserve">Chapter 2 gives an introduction to atmospheric science and aerosols. They are important because they can affect the climate and human health. It also gives the theory of wavelength scattering and absorption spectrum, which relates to aerosols optical depth measurements. The Beer-Lambert’s Law, and Langley calibration method are measurement methods to obtain voltage results in the sun photometer. These are also described in Chapter 2. </w:t>
      </w:r>
    </w:p>
    <w:p w14:paraId="59408E56" w14:textId="77777777" w:rsidR="00D42A25" w:rsidRPr="00F56D8B" w:rsidRDefault="00D42A25" w:rsidP="00F56D8B">
      <w:pPr>
        <w:jc w:val="both"/>
        <w:rPr>
          <w:rFonts w:ascii="Arial" w:eastAsia="Times New Roman" w:hAnsi="Arial" w:cs="Arial"/>
        </w:rPr>
      </w:pPr>
    </w:p>
    <w:p w14:paraId="1CA16F7C" w14:textId="7707A704" w:rsidR="00D42A25" w:rsidRPr="00F56D8B" w:rsidRDefault="00D42A25" w:rsidP="00F56D8B">
      <w:pPr>
        <w:jc w:val="both"/>
        <w:rPr>
          <w:rFonts w:ascii="Arial" w:hAnsi="Arial" w:cs="Arial"/>
        </w:rPr>
      </w:pPr>
      <w:r w:rsidRPr="00F56D8B">
        <w:rPr>
          <w:rFonts w:ascii="Arial" w:hAnsi="Arial" w:cs="Arial"/>
        </w:rPr>
        <w:t xml:space="preserve">Chapter 3 </w:t>
      </w:r>
      <w:ins w:id="25" w:author="Sam Lo" w:date="2017-02-02T11:28:00Z">
        <w:r w:rsidR="007D3278">
          <w:rPr>
            <w:rFonts w:ascii="Arial" w:hAnsi="Arial" w:cs="Arial"/>
          </w:rPr>
          <w:t>contains</w:t>
        </w:r>
      </w:ins>
      <w:del w:id="26" w:author="Sam Lo" w:date="2017-02-02T11:28:00Z">
        <w:r w:rsidRPr="00F56D8B" w:rsidDel="007D3278">
          <w:rPr>
            <w:rFonts w:ascii="Arial" w:hAnsi="Arial" w:cs="Arial"/>
          </w:rPr>
          <w:delText>is</w:delText>
        </w:r>
      </w:del>
      <w:r w:rsidRPr="00F56D8B">
        <w:rPr>
          <w:rFonts w:ascii="Arial" w:hAnsi="Arial" w:cs="Arial"/>
        </w:rPr>
        <w:t xml:space="preserve"> a review on previous sun photometers. This investigates the configuration, and implementation of building previous sun photometers. This includes the feasibility of using those sun photometers including detection wavelength, applications, as well as their advantages and disadvantages.  It gives ideas of methods to build a feasible sun photometer in this research. The feasibility of the sun photometer in this research is briefly described in Chapter 4.</w:t>
      </w:r>
    </w:p>
    <w:p w14:paraId="783EA449" w14:textId="77777777" w:rsidR="00D42A25" w:rsidRPr="00F56D8B" w:rsidRDefault="00D42A25" w:rsidP="00F56D8B">
      <w:pPr>
        <w:jc w:val="both"/>
        <w:rPr>
          <w:rFonts w:ascii="Arial" w:eastAsia="Times New Roman" w:hAnsi="Arial" w:cs="Arial"/>
        </w:rPr>
      </w:pPr>
    </w:p>
    <w:p w14:paraId="16318639" w14:textId="77777777" w:rsidR="00D42A25" w:rsidRPr="00F56D8B" w:rsidRDefault="00D42A25" w:rsidP="00F56D8B">
      <w:pPr>
        <w:jc w:val="both"/>
        <w:rPr>
          <w:rFonts w:ascii="Arial" w:hAnsi="Arial" w:cs="Arial"/>
        </w:rPr>
      </w:pPr>
      <w:r w:rsidRPr="00F56D8B">
        <w:rPr>
          <w:rFonts w:ascii="Arial" w:hAnsi="Arial" w:cs="Arial"/>
        </w:rPr>
        <w:t xml:space="preserve">Chapter 5 described is the methodology of building the sun photometer for this research, including schematic configuration of building a sun photometer prototype, and software implementation with </w:t>
      </w:r>
      <w:proofErr w:type="spellStart"/>
      <w:r w:rsidRPr="00F56D8B">
        <w:rPr>
          <w:rFonts w:ascii="Arial" w:hAnsi="Arial" w:cs="Arial"/>
        </w:rPr>
        <w:t>Arduino</w:t>
      </w:r>
      <w:proofErr w:type="spellEnd"/>
      <w:r w:rsidRPr="00F56D8B">
        <w:rPr>
          <w:rFonts w:ascii="Arial" w:hAnsi="Arial" w:cs="Arial"/>
        </w:rPr>
        <w:t xml:space="preserve"> for data logging experimental data. Chapter 5 also describes the testing of the prototype including optical filter measurements, and board measurements.  The response of the sun photometer prototype is presented as preliminary results for further analysis.</w:t>
      </w:r>
    </w:p>
    <w:p w14:paraId="04F6FC5F" w14:textId="77777777" w:rsidR="00D42A25" w:rsidRPr="00F56D8B" w:rsidRDefault="00D42A25" w:rsidP="00F56D8B">
      <w:pPr>
        <w:jc w:val="both"/>
        <w:rPr>
          <w:rFonts w:ascii="Arial" w:hAnsi="Arial" w:cs="Arial"/>
        </w:rPr>
      </w:pPr>
      <w:r w:rsidRPr="00F56D8B">
        <w:rPr>
          <w:rFonts w:ascii="Arial" w:hAnsi="Arial" w:cs="Arial"/>
        </w:rPr>
        <w:t xml:space="preserve">Finally, Chapter 6 gives the challenges of this research and future work on this research. </w:t>
      </w:r>
    </w:p>
    <w:p w14:paraId="123C7CD1" w14:textId="77777777" w:rsidR="008C709B" w:rsidRPr="00F56D8B" w:rsidDel="00765A1E" w:rsidRDefault="008C709B" w:rsidP="00F56D8B">
      <w:pPr>
        <w:jc w:val="both"/>
        <w:rPr>
          <w:del w:id="27" w:author="Sam Lo" w:date="2017-02-02T14:50:00Z"/>
          <w:rFonts w:ascii="Arial" w:hAnsi="Arial" w:cs="Arial"/>
        </w:rPr>
      </w:pPr>
    </w:p>
    <w:p w14:paraId="358D0929" w14:textId="77777777" w:rsidR="00D42A25" w:rsidRPr="00F56D8B" w:rsidDel="00765A1E" w:rsidRDefault="00D42A25" w:rsidP="00F56D8B">
      <w:pPr>
        <w:jc w:val="both"/>
        <w:rPr>
          <w:del w:id="28" w:author="Sam Lo" w:date="2017-02-02T14:50:00Z"/>
          <w:rFonts w:ascii="Arial" w:hAnsi="Arial" w:cs="Arial"/>
        </w:rPr>
      </w:pPr>
    </w:p>
    <w:p w14:paraId="7EA53C50" w14:textId="77777777" w:rsidR="00D42A25" w:rsidRPr="00F56D8B" w:rsidRDefault="00D42A25" w:rsidP="00F56D8B">
      <w:pPr>
        <w:jc w:val="both"/>
        <w:rPr>
          <w:rFonts w:ascii="Arial" w:hAnsi="Arial" w:cs="Arial"/>
        </w:rPr>
      </w:pPr>
      <w:del w:id="29" w:author="Sam Lo" w:date="2017-02-02T14:50:00Z">
        <w:r w:rsidRPr="00F56D8B" w:rsidDel="00765A1E">
          <w:rPr>
            <w:rFonts w:ascii="Arial" w:hAnsi="Arial" w:cs="Arial"/>
          </w:rPr>
          <w:br w:type="page"/>
        </w:r>
      </w:del>
    </w:p>
    <w:p w14:paraId="2407C1C6" w14:textId="77777777" w:rsidR="00D42A25" w:rsidRPr="00F56D8B" w:rsidRDefault="00D42A25" w:rsidP="00F56D8B">
      <w:pPr>
        <w:pStyle w:val="Heading1"/>
        <w:jc w:val="both"/>
        <w:rPr>
          <w:rFonts w:ascii="Arial" w:hAnsi="Arial" w:cs="Arial"/>
          <w:sz w:val="24"/>
          <w:szCs w:val="24"/>
        </w:rPr>
      </w:pPr>
      <w:bookmarkStart w:id="30" w:name="_Toc347617502"/>
      <w:r w:rsidRPr="00F56D8B">
        <w:rPr>
          <w:rFonts w:ascii="Arial" w:hAnsi="Arial" w:cs="Arial"/>
          <w:sz w:val="24"/>
          <w:szCs w:val="24"/>
        </w:rPr>
        <w:t>3. Background Literature Review</w:t>
      </w:r>
      <w:bookmarkEnd w:id="30"/>
    </w:p>
    <w:p w14:paraId="58A19462" w14:textId="346A21F6" w:rsidR="00D42A25" w:rsidRPr="00F56D8B" w:rsidRDefault="00D42A25" w:rsidP="00F56D8B">
      <w:pPr>
        <w:pStyle w:val="Heading2"/>
        <w:ind w:left="0"/>
      </w:pPr>
      <w:bookmarkStart w:id="31" w:name="_Toc347617503"/>
      <w:r w:rsidRPr="00F56D8B">
        <w:t xml:space="preserve">3.1. Atmospheric </w:t>
      </w:r>
      <w:ins w:id="32" w:author="Sam Lo" w:date="2017-02-02T11:29:00Z">
        <w:r w:rsidR="0025165D">
          <w:t>Layers</w:t>
        </w:r>
      </w:ins>
      <w:del w:id="33" w:author="Sam Lo" w:date="2017-02-02T11:29:00Z">
        <w:r w:rsidRPr="00F56D8B" w:rsidDel="0025165D">
          <w:delText>Science</w:delText>
        </w:r>
      </w:del>
      <w:bookmarkEnd w:id="31"/>
    </w:p>
    <w:p w14:paraId="49C64A12" w14:textId="77777777" w:rsidR="00D42A25" w:rsidRPr="00F56D8B" w:rsidRDefault="00D42A25" w:rsidP="00F56D8B">
      <w:pPr>
        <w:jc w:val="both"/>
        <w:rPr>
          <w:rFonts w:ascii="Arial" w:eastAsia="Times New Roman" w:hAnsi="Arial" w:cs="Arial"/>
        </w:rPr>
      </w:pPr>
    </w:p>
    <w:p w14:paraId="57145F8B" w14:textId="3E64E4E9" w:rsidR="00D42A25" w:rsidRPr="00F56D8B" w:rsidRDefault="00D42A25" w:rsidP="00F56D8B">
      <w:pPr>
        <w:jc w:val="both"/>
        <w:rPr>
          <w:rFonts w:ascii="Arial" w:hAnsi="Arial" w:cs="Arial"/>
        </w:rPr>
      </w:pPr>
      <w:del w:id="34" w:author="Sam Lo" w:date="2017-02-02T11:29:00Z">
        <w:r w:rsidRPr="00F56D8B" w:rsidDel="0025165D">
          <w:rPr>
            <w:rFonts w:ascii="Arial" w:hAnsi="Arial" w:cs="Arial"/>
          </w:rPr>
          <w:delText xml:space="preserve">The Sun radiates light to the earth surface through the atmosphere, and is essential to understand atmospheric science. </w:delText>
        </w:r>
      </w:del>
      <w:r w:rsidRPr="00F56D8B">
        <w:rPr>
          <w:rFonts w:ascii="Arial" w:hAnsi="Arial" w:cs="Arial"/>
        </w:rPr>
        <w:t xml:space="preserve">The earth’s atmosphere can be divided into 4 layers, which are troposphere, stratosphere, mesosphere and ionosphere. This research focuses on troposphere, where the aerosols and water vapour are distributed </w:t>
      </w:r>
      <w:r w:rsidRPr="00F56D8B">
        <w:rPr>
          <w:rFonts w:ascii="Arial" w:hAnsi="Arial" w:cs="Arial"/>
        </w:rPr>
        <w:fldChar w:fldCharType="begin"/>
      </w:r>
      <w:r w:rsidRPr="00F56D8B">
        <w:rPr>
          <w:rFonts w:ascii="Arial" w:hAnsi="Arial" w:cs="Arial"/>
        </w:rPr>
        <w:instrText xml:space="preserve"> ADDIN ZOTERO_ITEM CSL_CITATION {"citationID":"2b7vg4ps9d","properties":{"formattedCitation":"[1]","plainCitation":"[1]"},"citationItems":[{"id":3625,"uris":["http://zotero.org/users/1792213/items/E6JIXITE"],"uri":["http://zotero.org/users/1792213/items/E6JIXITE"],"itemData":{"id":3625,"type":"book","title":"Green Tribology, Green Surface Engineering, and Global Warming","publisher":"ASM International","source":"Google Scholar","URL":"https://books.google.com/books?hl=en&amp;lr=&amp;id=XLppBAAAQBAJ&amp;oi=fnd&amp;pg=PR5&amp;dq=%22in+improving+the+energy+efficiency+of+industrial+processes+and+help%22+%22of+the+infrared+portion+(heat)+of+the+solar+beam+by%22+%22for+sustaining+life+on+Earth+(Ref%22+&amp;ots=3q4ihdk4i_&amp;sig=nqr53lAYLytqEwVGMFthu9xh7WM","author":[{"family":"Chattopadhyay","given":"Ramnarayan"}],"issued":{"date-parts":[["2014"]]},"accessed":{"date-parts":[["2017",1,25]]}}}],"schema":"https://github.com/citation-style-language/schema/raw/master/csl-citation.json"} </w:instrText>
      </w:r>
      <w:r w:rsidRPr="00F56D8B">
        <w:rPr>
          <w:rFonts w:ascii="Arial" w:hAnsi="Arial" w:cs="Arial"/>
        </w:rPr>
        <w:fldChar w:fldCharType="separate"/>
      </w:r>
      <w:r w:rsidRPr="00F56D8B">
        <w:rPr>
          <w:rFonts w:ascii="Arial" w:hAnsi="Arial" w:cs="Arial"/>
          <w:noProof/>
        </w:rPr>
        <w:t>[1]</w:t>
      </w:r>
      <w:r w:rsidRPr="00F56D8B">
        <w:rPr>
          <w:rFonts w:ascii="Arial" w:hAnsi="Arial" w:cs="Arial"/>
        </w:rPr>
        <w:fldChar w:fldCharType="end"/>
      </w:r>
      <w:r w:rsidRPr="00F56D8B">
        <w:rPr>
          <w:rFonts w:ascii="Arial" w:hAnsi="Arial" w:cs="Arial"/>
        </w:rPr>
        <w:t xml:space="preserve">. Figure 1 shows that the troposphere is from the ground to 14km from the earth surface. It contains different climates and weathers such as rain and wind currents. </w:t>
      </w:r>
    </w:p>
    <w:p w14:paraId="43A22A84" w14:textId="77777777" w:rsidR="00D42A25" w:rsidRPr="00F56D8B" w:rsidRDefault="00D42A25" w:rsidP="00F56D8B">
      <w:pPr>
        <w:jc w:val="both"/>
        <w:rPr>
          <w:rFonts w:ascii="Arial" w:hAnsi="Arial" w:cs="Arial"/>
        </w:rPr>
      </w:pPr>
    </w:p>
    <w:p w14:paraId="3F45EDAF" w14:textId="0A82180D" w:rsidR="00D42A25" w:rsidRPr="00F56D8B" w:rsidRDefault="00D42A25" w:rsidP="00F56D8B">
      <w:pPr>
        <w:jc w:val="both"/>
        <w:rPr>
          <w:rFonts w:ascii="Arial" w:hAnsi="Arial" w:cs="Arial"/>
        </w:rPr>
      </w:pPr>
      <w:r w:rsidRPr="00F56D8B">
        <w:rPr>
          <w:rFonts w:ascii="Arial" w:hAnsi="Arial" w:cs="Arial"/>
        </w:rPr>
        <w:t>Aerosols are particles</w:t>
      </w:r>
      <w:ins w:id="35" w:author="Sam Lo" w:date="2017-02-02T11:29:00Z">
        <w:r w:rsidR="0025165D">
          <w:rPr>
            <w:rFonts w:ascii="Arial" w:hAnsi="Arial" w:cs="Arial"/>
          </w:rPr>
          <w:t xml:space="preserve">, </w:t>
        </w:r>
      </w:ins>
      <w:del w:id="36" w:author="Sam Lo" w:date="2017-02-02T11:29:00Z">
        <w:r w:rsidRPr="00F56D8B" w:rsidDel="0025165D">
          <w:rPr>
            <w:rFonts w:ascii="Arial" w:hAnsi="Arial" w:cs="Arial"/>
          </w:rPr>
          <w:delText xml:space="preserve"> </w:delText>
        </w:r>
      </w:del>
      <w:r w:rsidRPr="00F56D8B">
        <w:rPr>
          <w:rFonts w:ascii="Arial" w:hAnsi="Arial" w:cs="Arial"/>
        </w:rPr>
        <w:t xml:space="preserve">which scatter or absorb optical wavelengths in air. They change their states within the troposphere through chemical reactions with water vapour, oxygen and </w:t>
      </w:r>
      <w:proofErr w:type="spellStart"/>
      <w:r w:rsidRPr="00F56D8B">
        <w:rPr>
          <w:rFonts w:ascii="Arial" w:hAnsi="Arial" w:cs="Arial"/>
        </w:rPr>
        <w:t>nitrogen</w:t>
      </w:r>
      <w:ins w:id="37" w:author="Sam Lo" w:date="2017-02-02T11:30:00Z">
        <w:r w:rsidR="0025165D">
          <w:rPr>
            <w:rFonts w:ascii="Arial" w:hAnsi="Arial" w:cs="Arial"/>
          </w:rPr>
          <w:t>.</w:t>
        </w:r>
      </w:ins>
      <w:del w:id="38" w:author="Sam Lo" w:date="2017-02-02T11:30:00Z">
        <w:r w:rsidRPr="00F56D8B" w:rsidDel="0025165D">
          <w:rPr>
            <w:rFonts w:ascii="Arial" w:hAnsi="Arial" w:cs="Arial"/>
          </w:rPr>
          <w:delText>,</w:delText>
        </w:r>
      </w:del>
      <w:proofErr w:type="gramStart"/>
      <w:ins w:id="39" w:author="Sam Lo" w:date="2017-02-02T11:30:00Z">
        <w:r w:rsidR="0025165D">
          <w:rPr>
            <w:rFonts w:ascii="Arial" w:hAnsi="Arial" w:cs="Arial"/>
          </w:rPr>
          <w:t>,and</w:t>
        </w:r>
        <w:proofErr w:type="spellEnd"/>
        <w:proofErr w:type="gramEnd"/>
        <w:r w:rsidR="0025165D">
          <w:rPr>
            <w:rFonts w:ascii="Arial" w:hAnsi="Arial" w:cs="Arial"/>
          </w:rPr>
          <w:t xml:space="preserve"> </w:t>
        </w:r>
      </w:ins>
      <w:del w:id="40" w:author="Sam Lo" w:date="2017-02-02T11:30:00Z">
        <w:r w:rsidRPr="00F56D8B" w:rsidDel="0025165D">
          <w:rPr>
            <w:rFonts w:ascii="Arial" w:hAnsi="Arial" w:cs="Arial"/>
          </w:rPr>
          <w:delText xml:space="preserve"> they </w:delText>
        </w:r>
      </w:del>
      <w:r w:rsidRPr="00F56D8B">
        <w:rPr>
          <w:rFonts w:ascii="Arial" w:hAnsi="Arial" w:cs="Arial"/>
        </w:rPr>
        <w:t xml:space="preserve">also migrate with the wind current in the atmosphere. </w:t>
      </w:r>
    </w:p>
    <w:p w14:paraId="78BC2358" w14:textId="77777777" w:rsidR="00D42A25" w:rsidRPr="00F56D8B" w:rsidRDefault="00D42A25" w:rsidP="00F56D8B">
      <w:pPr>
        <w:jc w:val="both"/>
        <w:rPr>
          <w:rFonts w:ascii="Arial" w:eastAsia="Times New Roman" w:hAnsi="Arial" w:cs="Arial"/>
        </w:rPr>
      </w:pPr>
    </w:p>
    <w:p w14:paraId="64A4DFD4" w14:textId="77777777" w:rsidR="00D42A25" w:rsidRPr="00F56D8B" w:rsidRDefault="00D42A25" w:rsidP="00F56D8B">
      <w:pPr>
        <w:keepNext/>
        <w:jc w:val="both"/>
        <w:rPr>
          <w:rFonts w:ascii="Arial" w:hAnsi="Arial" w:cs="Arial"/>
        </w:rPr>
      </w:pPr>
      <w:r w:rsidRPr="00F56D8B">
        <w:rPr>
          <w:rFonts w:ascii="Arial" w:hAnsi="Arial" w:cs="Arial"/>
          <w:noProof/>
          <w:lang w:val="en-US"/>
        </w:rPr>
        <w:drawing>
          <wp:inline distT="0" distB="0" distL="0" distR="0" wp14:anchorId="2A35F734" wp14:editId="73594CB2">
            <wp:extent cx="5259705" cy="3095625"/>
            <wp:effectExtent l="0" t="0" r="0" b="3175"/>
            <wp:docPr id="31" name="Picture 11" descr="https://lh6.googleusercontent.com/PAvxuWyoJQ7XXIH4a6t4prR6wNydLfEjst-Ere7ADbeBc0qgOuUMuSLaVI0SgKTXOD-94f4ISBI464-dgtakBeG0UBHsQyyH7HnWsT9wSSgwEexrTuGh-OfKZlF_p7EXiebUxu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PAvxuWyoJQ7XXIH4a6t4prR6wNydLfEjst-Ere7ADbeBc0qgOuUMuSLaVI0SgKTXOD-94f4ISBI464-dgtakBeG0UBHsQyyH7HnWsT9wSSgwEexrTuGh-OfKZlF_p7EXiebUxuAR"/>
                    <pic:cNvPicPr>
                      <a:picLocks noChangeAspect="1" noChangeArrowheads="1"/>
                    </pic:cNvPicPr>
                  </pic:nvPicPr>
                  <pic:blipFill>
                    <a:blip r:embed="rId10">
                      <a:extLst>
                        <a:ext uri="{28A0092B-C50C-407E-A947-70E740481C1C}">
                          <a14:useLocalDpi xmlns:a14="http://schemas.microsoft.com/office/drawing/2010/main" val="0"/>
                        </a:ext>
                      </a:extLst>
                    </a:blip>
                    <a:srcRect l="19643" t="29192" r="26889" b="14981"/>
                    <a:stretch>
                      <a:fillRect/>
                    </a:stretch>
                  </pic:blipFill>
                  <pic:spPr bwMode="auto">
                    <a:xfrm>
                      <a:off x="0" y="0"/>
                      <a:ext cx="5259705" cy="3095625"/>
                    </a:xfrm>
                    <a:prstGeom prst="rect">
                      <a:avLst/>
                    </a:prstGeom>
                    <a:noFill/>
                    <a:ln>
                      <a:noFill/>
                    </a:ln>
                  </pic:spPr>
                </pic:pic>
              </a:graphicData>
            </a:graphic>
          </wp:inline>
        </w:drawing>
      </w:r>
    </w:p>
    <w:p w14:paraId="242BA168" w14:textId="77777777" w:rsidR="00D42A25" w:rsidRPr="00F56D8B" w:rsidRDefault="00A0289A" w:rsidP="00F56D8B">
      <w:pPr>
        <w:pStyle w:val="Caption"/>
        <w:rPr>
          <w:rFonts w:ascii="Arial" w:hAnsi="Arial" w:cs="Arial"/>
          <w:color w:val="auto"/>
          <w:sz w:val="24"/>
          <w:szCs w:val="24"/>
        </w:rPr>
      </w:pPr>
      <w:r w:rsidRPr="00F56D8B">
        <w:rPr>
          <w:rFonts w:ascii="Arial" w:hAnsi="Arial" w:cs="Arial"/>
          <w:color w:val="auto"/>
          <w:sz w:val="24"/>
          <w:szCs w:val="24"/>
        </w:rPr>
        <w:t xml:space="preserve">Figure </w:t>
      </w:r>
      <w:r w:rsidRPr="00F56D8B">
        <w:rPr>
          <w:rFonts w:ascii="Arial" w:hAnsi="Arial" w:cs="Arial"/>
          <w:color w:val="auto"/>
          <w:sz w:val="24"/>
          <w:szCs w:val="24"/>
        </w:rPr>
        <w:fldChar w:fldCharType="begin"/>
      </w:r>
      <w:r w:rsidRPr="00F56D8B">
        <w:rPr>
          <w:rFonts w:ascii="Arial" w:hAnsi="Arial" w:cs="Arial"/>
          <w:color w:val="auto"/>
          <w:sz w:val="24"/>
          <w:szCs w:val="24"/>
        </w:rPr>
        <w:instrText xml:space="preserve"> SEQ Figure \* ARABIC </w:instrText>
      </w:r>
      <w:r w:rsidRPr="00F56D8B">
        <w:rPr>
          <w:rFonts w:ascii="Arial" w:hAnsi="Arial" w:cs="Arial"/>
          <w:color w:val="auto"/>
          <w:sz w:val="24"/>
          <w:szCs w:val="24"/>
        </w:rPr>
        <w:fldChar w:fldCharType="separate"/>
      </w:r>
      <w:r w:rsidR="00F56D8B" w:rsidRPr="00F56D8B">
        <w:rPr>
          <w:rFonts w:ascii="Arial" w:hAnsi="Arial" w:cs="Arial"/>
          <w:noProof/>
          <w:color w:val="auto"/>
          <w:sz w:val="24"/>
          <w:szCs w:val="24"/>
        </w:rPr>
        <w:t>1</w:t>
      </w:r>
      <w:r w:rsidRPr="00F56D8B">
        <w:rPr>
          <w:rFonts w:ascii="Arial" w:hAnsi="Arial" w:cs="Arial"/>
          <w:color w:val="auto"/>
          <w:sz w:val="24"/>
          <w:szCs w:val="24"/>
        </w:rPr>
        <w:fldChar w:fldCharType="end"/>
      </w:r>
      <w:r w:rsidRPr="00F56D8B">
        <w:rPr>
          <w:rFonts w:ascii="Arial" w:hAnsi="Arial" w:cs="Arial"/>
          <w:color w:val="auto"/>
          <w:sz w:val="24"/>
          <w:szCs w:val="24"/>
        </w:rPr>
        <w:t xml:space="preserve"> - Atmospheric Layer Diagram </w:t>
      </w:r>
      <w:r w:rsidRPr="00F56D8B">
        <w:rPr>
          <w:rFonts w:ascii="Arial" w:hAnsi="Arial" w:cs="Arial"/>
          <w:color w:val="auto"/>
          <w:sz w:val="24"/>
          <w:szCs w:val="24"/>
        </w:rPr>
        <w:fldChar w:fldCharType="begin"/>
      </w:r>
      <w:r w:rsidRPr="00F56D8B">
        <w:rPr>
          <w:rFonts w:ascii="Arial" w:hAnsi="Arial" w:cs="Arial"/>
          <w:color w:val="auto"/>
          <w:sz w:val="24"/>
          <w:szCs w:val="24"/>
        </w:rPr>
        <w:instrText xml:space="preserve"> ADDIN ZOTERO_ITEM CSL_CITATION {"citationID":"2dfcuphkvc","properties":{"formattedCitation":"[1]","plainCitation":"[1]"},"citationItems":[{"id":3625,"uris":["http://zotero.org/users/1792213/items/E6JIXITE"],"uri":["http://zotero.org/users/1792213/items/E6JIXITE"],"itemData":{"id":3625,"type":"book","title":"Green Tribology, Green Surface Engineering, and Global Warming","publisher":"ASM International","source":"Google Scholar","URL":"https://books.google.com/books?hl=en&amp;lr=&amp;id=XLppBAAAQBAJ&amp;oi=fnd&amp;pg=PR5&amp;dq=%22in+improving+the+energy+efficiency+of+industrial+processes+and+help%22+%22of+the+infrared+portion+(heat)+of+the+solar+beam+by%22+%22for+sustaining+life+on+Earth+(Ref%22+&amp;ots=3q4ihdk4i_&amp;sig=nqr53lAYLytqEwVGMFthu9xh7WM","author":[{"family":"Chattopadhyay","given":"Ramnarayan"}],"issued":{"date-parts":[["2014"]]},"accessed":{"date-parts":[["2017",1,25]]}}}],"schema":"https://github.com/citation-style-language/schema/raw/master/csl-citation.json"} </w:instrText>
      </w:r>
      <w:r w:rsidRPr="00F56D8B">
        <w:rPr>
          <w:rFonts w:ascii="Arial" w:hAnsi="Arial" w:cs="Arial"/>
          <w:color w:val="auto"/>
          <w:sz w:val="24"/>
          <w:szCs w:val="24"/>
        </w:rPr>
        <w:fldChar w:fldCharType="separate"/>
      </w:r>
      <w:r w:rsidRPr="00F56D8B">
        <w:rPr>
          <w:rFonts w:ascii="Arial" w:hAnsi="Arial" w:cs="Arial"/>
          <w:noProof/>
          <w:color w:val="auto"/>
          <w:sz w:val="24"/>
          <w:szCs w:val="24"/>
        </w:rPr>
        <w:t>[1]</w:t>
      </w:r>
      <w:r w:rsidRPr="00F56D8B">
        <w:rPr>
          <w:rFonts w:ascii="Arial" w:hAnsi="Arial" w:cs="Arial"/>
          <w:color w:val="auto"/>
          <w:sz w:val="24"/>
          <w:szCs w:val="24"/>
        </w:rPr>
        <w:fldChar w:fldCharType="end"/>
      </w:r>
    </w:p>
    <w:p w14:paraId="38DBE102" w14:textId="7AC7F9CF" w:rsidR="00D42A25" w:rsidRPr="00F56D8B" w:rsidRDefault="00D42A25" w:rsidP="00F56D8B">
      <w:pPr>
        <w:jc w:val="both"/>
        <w:rPr>
          <w:rFonts w:ascii="Arial" w:hAnsi="Arial" w:cs="Arial"/>
        </w:rPr>
      </w:pPr>
      <w:del w:id="41" w:author="Sam Lo" w:date="2017-02-02T11:31:00Z">
        <w:r w:rsidRPr="00F56D8B" w:rsidDel="00CB44C2">
          <w:rPr>
            <w:rFonts w:ascii="Arial" w:hAnsi="Arial" w:cs="Arial"/>
          </w:rPr>
          <w:delText>The aerosols</w:delText>
        </w:r>
      </w:del>
      <w:ins w:id="42" w:author="Sam Lo" w:date="2017-02-02T11:31:00Z">
        <w:r w:rsidR="00CB44C2">
          <w:rPr>
            <w:rFonts w:ascii="Arial" w:hAnsi="Arial" w:cs="Arial"/>
          </w:rPr>
          <w:t>Aerosols</w:t>
        </w:r>
      </w:ins>
      <w:r w:rsidRPr="00F56D8B">
        <w:rPr>
          <w:rFonts w:ascii="Arial" w:hAnsi="Arial" w:cs="Arial"/>
        </w:rPr>
        <w:t xml:space="preserve"> can arise naturally from natural events and disasters such as volcanic ash, dust from sandstorm and convection reaction of water driven by solar radiation. They can also come artificially from man-made events such as polluted gases from combustion process [3] [4]. Section 3.2 gives more detail of the properties of aerosols. </w:t>
      </w:r>
    </w:p>
    <w:p w14:paraId="6653D57A" w14:textId="77777777" w:rsidR="00D42A25" w:rsidRPr="00F56D8B" w:rsidRDefault="00D42A25" w:rsidP="00F56D8B">
      <w:pPr>
        <w:jc w:val="both"/>
        <w:rPr>
          <w:rFonts w:ascii="Arial" w:hAnsi="Arial" w:cs="Arial"/>
        </w:rPr>
      </w:pPr>
      <w:r w:rsidRPr="00F56D8B">
        <w:rPr>
          <w:rFonts w:ascii="Arial" w:hAnsi="Arial" w:cs="Arial"/>
        </w:rPr>
        <w:br w:type="page"/>
      </w:r>
    </w:p>
    <w:p w14:paraId="39319BA9" w14:textId="77777777" w:rsidR="00D42A25" w:rsidRPr="00F56D8B" w:rsidRDefault="00D42A25" w:rsidP="00F56D8B">
      <w:pPr>
        <w:jc w:val="both"/>
        <w:rPr>
          <w:rFonts w:ascii="Arial" w:hAnsi="Arial" w:cs="Arial"/>
        </w:rPr>
      </w:pPr>
    </w:p>
    <w:p w14:paraId="3F2D8347" w14:textId="77777777" w:rsidR="00D42A25" w:rsidRPr="00F56D8B" w:rsidRDefault="00D42A25" w:rsidP="00F56D8B">
      <w:pPr>
        <w:pStyle w:val="Heading2"/>
        <w:ind w:left="0"/>
      </w:pPr>
      <w:bookmarkStart w:id="43" w:name="_Toc347617504"/>
      <w:r w:rsidRPr="00F56D8B">
        <w:t>3.2. Aerosols Properties</w:t>
      </w:r>
      <w:bookmarkEnd w:id="43"/>
    </w:p>
    <w:p w14:paraId="50120F50" w14:textId="77777777" w:rsidR="00D42A25" w:rsidRPr="00F56D8B" w:rsidRDefault="00D42A25" w:rsidP="00F56D8B">
      <w:pPr>
        <w:jc w:val="both"/>
        <w:rPr>
          <w:rFonts w:ascii="Arial" w:eastAsia="Times New Roman" w:hAnsi="Arial" w:cs="Arial"/>
        </w:rPr>
      </w:pPr>
    </w:p>
    <w:p w14:paraId="5FE245B4" w14:textId="717DE9AF" w:rsidR="00D42A25" w:rsidRPr="00F56D8B" w:rsidRDefault="00D42A25" w:rsidP="00F56D8B">
      <w:pPr>
        <w:jc w:val="both"/>
        <w:rPr>
          <w:rFonts w:ascii="Arial" w:hAnsi="Arial" w:cs="Arial"/>
        </w:rPr>
      </w:pPr>
      <w:r w:rsidRPr="00F56D8B">
        <w:rPr>
          <w:rFonts w:ascii="Arial" w:hAnsi="Arial" w:cs="Arial"/>
        </w:rPr>
        <w:t xml:space="preserve">This section focuses on </w:t>
      </w:r>
      <w:del w:id="44" w:author="Sam Lo" w:date="2017-02-02T11:31:00Z">
        <w:r w:rsidRPr="00F56D8B" w:rsidDel="00CB44C2">
          <w:rPr>
            <w:rFonts w:ascii="Arial" w:hAnsi="Arial" w:cs="Arial"/>
          </w:rPr>
          <w:delText xml:space="preserve">the </w:delText>
        </w:r>
      </w:del>
      <w:r w:rsidRPr="00F56D8B">
        <w:rPr>
          <w:rFonts w:ascii="Arial" w:hAnsi="Arial" w:cs="Arial"/>
        </w:rPr>
        <w:t>aerosol</w:t>
      </w:r>
      <w:ins w:id="45" w:author="Sam Lo" w:date="2017-02-02T11:31:00Z">
        <w:r w:rsidR="00CB44C2">
          <w:rPr>
            <w:rFonts w:ascii="Arial" w:hAnsi="Arial" w:cs="Arial"/>
          </w:rPr>
          <w:t>s</w:t>
        </w:r>
      </w:ins>
      <w:r w:rsidRPr="00F56D8B">
        <w:rPr>
          <w:rFonts w:ascii="Arial" w:hAnsi="Arial" w:cs="Arial"/>
        </w:rPr>
        <w:t>. Aerosols are particles</w:t>
      </w:r>
      <w:ins w:id="46" w:author="Sam Lo" w:date="2017-02-02T11:31:00Z">
        <w:r w:rsidR="00CB44C2">
          <w:rPr>
            <w:rFonts w:ascii="Arial" w:hAnsi="Arial" w:cs="Arial"/>
          </w:rPr>
          <w:t xml:space="preserve"> </w:t>
        </w:r>
      </w:ins>
      <w:del w:id="47" w:author="Sam Lo" w:date="2017-02-02T11:31:00Z">
        <w:r w:rsidRPr="00F56D8B" w:rsidDel="00CB44C2">
          <w:rPr>
            <w:rFonts w:ascii="Arial" w:hAnsi="Arial" w:cs="Arial"/>
          </w:rPr>
          <w:delText xml:space="preserve"> </w:delText>
        </w:r>
      </w:del>
      <w:proofErr w:type="gramStart"/>
      <w:r w:rsidRPr="00F56D8B">
        <w:rPr>
          <w:rFonts w:ascii="Arial" w:hAnsi="Arial" w:cs="Arial"/>
        </w:rPr>
        <w:t>which</w:t>
      </w:r>
      <w:proofErr w:type="gramEnd"/>
      <w:r w:rsidRPr="00F56D8B">
        <w:rPr>
          <w:rFonts w:ascii="Arial" w:hAnsi="Arial" w:cs="Arial"/>
        </w:rPr>
        <w:t xml:space="preserve"> scatter or absorb optical wavelengths in air. They come from natural and man-made sources such as volcanic activities, </w:t>
      </w:r>
      <w:del w:id="48" w:author="Sam Lo" w:date="2017-02-02T11:32:00Z">
        <w:r w:rsidRPr="00F56D8B" w:rsidDel="00CB44C2">
          <w:rPr>
            <w:rFonts w:ascii="Arial" w:hAnsi="Arial" w:cs="Arial"/>
          </w:rPr>
          <w:delText xml:space="preserve">Sahara </w:delText>
        </w:r>
      </w:del>
      <w:r w:rsidRPr="00F56D8B">
        <w:rPr>
          <w:rFonts w:ascii="Arial" w:hAnsi="Arial" w:cs="Arial"/>
        </w:rPr>
        <w:t>dust storms, and fossil fuel combustion. There are various sizes and shapes of aerosols spreading from a range of nanometre to micrometre</w:t>
      </w:r>
      <w:del w:id="49" w:author="Sam Lo" w:date="2017-02-02T11:32:00Z">
        <w:r w:rsidRPr="00F56D8B" w:rsidDel="00CB44C2">
          <w:rPr>
            <w:rFonts w:ascii="Arial" w:hAnsi="Arial" w:cs="Arial"/>
          </w:rPr>
          <w:delText>.</w:delText>
        </w:r>
      </w:del>
      <w:r w:rsidRPr="00F56D8B">
        <w:rPr>
          <w:rFonts w:ascii="Arial" w:hAnsi="Arial" w:cs="Arial"/>
        </w:rPr>
        <w:t xml:space="preserve"> </w:t>
      </w:r>
      <w:r w:rsidRPr="00F56D8B">
        <w:rPr>
          <w:rFonts w:ascii="Arial" w:hAnsi="Arial" w:cs="Arial"/>
        </w:rPr>
        <w:fldChar w:fldCharType="begin"/>
      </w:r>
      <w:r w:rsidRPr="00F56D8B">
        <w:rPr>
          <w:rFonts w:ascii="Arial" w:hAnsi="Arial" w:cs="Arial"/>
        </w:rPr>
        <w:instrText xml:space="preserve"> ADDIN ZOTERO_ITEM CSL_CITATION {"citationID":"2h4ved9vo9","properties":{"formattedCitation":"[2]","plainCitation":"[2]"},"citationItems":[{"id":2690,"uris":["http://zotero.org/users/1792213/items/6GHQU86U"],"uri":["http://zotero.org/users/1792213/items/6GHQU86U"],"itemData":{"id":2690,"type":"book","title":"Coastal sensitivity to sea-level rise: a focus on the mid-Atlantic region","publisher":"Government Printing Office","volume":"4","source":"Google Scholar","URL":"https://books.google.com/books?hl=en&amp;lr=&amp;id=3ex349Qvie0C&amp;oi=fnd&amp;pg=PR9&amp;dq=%22public+debate,+policy,+and+operational+decisions.+These+reports+are+also+intended+to+help%22+%22CCSP%E2%80%99s+guiding+vision+is+to+provide+the+Nation+and+the+global+community+with+the%22+&amp;ots=vwyhm_O5EW&amp;sig=RBHimo-6kgQ3RyqwJ3a_ghD37hY","shortTitle":"Coastal sensitivity to sea-level rise","author":[{"family":"Titus","given":"James G."},{"family":"Anderson","given":"K. Eric"}],"issued":{"date-parts":[["2009"]]},"accessed":{"date-parts":[["2016",4,23]]}}}],"schema":"https://github.com/citation-style-language/schema/raw/master/csl-citation.json"} </w:instrText>
      </w:r>
      <w:r w:rsidRPr="00F56D8B">
        <w:rPr>
          <w:rFonts w:ascii="Arial" w:hAnsi="Arial" w:cs="Arial"/>
        </w:rPr>
        <w:fldChar w:fldCharType="separate"/>
      </w:r>
      <w:r w:rsidRPr="00F56D8B">
        <w:rPr>
          <w:rFonts w:ascii="Arial" w:hAnsi="Arial" w:cs="Arial"/>
          <w:noProof/>
        </w:rPr>
        <w:t>[2]</w:t>
      </w:r>
      <w:r w:rsidRPr="00F56D8B">
        <w:rPr>
          <w:rFonts w:ascii="Arial" w:hAnsi="Arial" w:cs="Arial"/>
        </w:rPr>
        <w:fldChar w:fldCharType="end"/>
      </w:r>
      <w:r w:rsidRPr="00F56D8B">
        <w:rPr>
          <w:rFonts w:ascii="Arial" w:hAnsi="Arial" w:cs="Arial"/>
        </w:rPr>
        <w:t>. Figure 2 shows that various physical and chemical conversion activities form different sizes of aerosols and they change both physical and chemical properties of the aerosols. For example, the physical mechanisms</w:t>
      </w:r>
      <w:ins w:id="50" w:author="Sam Lo" w:date="2017-02-02T11:33:00Z">
        <w:r w:rsidR="00CB44C2">
          <w:rPr>
            <w:rFonts w:ascii="Arial" w:hAnsi="Arial" w:cs="Arial"/>
          </w:rPr>
          <w:t xml:space="preserve"> acting</w:t>
        </w:r>
      </w:ins>
      <w:r w:rsidRPr="00F56D8B">
        <w:rPr>
          <w:rFonts w:ascii="Arial" w:hAnsi="Arial" w:cs="Arial"/>
        </w:rPr>
        <w:t xml:space="preserve"> on the aerosols such as condensation and coagulation change the aerosols to accumulation mode. They can be removed by rain-wash or sedimentation depending on their sizes. </w:t>
      </w:r>
      <w:r w:rsidRPr="00F56D8B">
        <w:rPr>
          <w:rFonts w:ascii="Arial" w:hAnsi="Arial" w:cs="Arial"/>
        </w:rPr>
        <w:fldChar w:fldCharType="begin"/>
      </w:r>
      <w:r w:rsidRPr="00F56D8B">
        <w:rPr>
          <w:rFonts w:ascii="Arial" w:hAnsi="Arial" w:cs="Arial"/>
        </w:rPr>
        <w:instrText xml:space="preserve"> ADDIN ZOTERO_ITEM CSL_CITATION {"citationID":"2nuamkc24a","properties":{"formattedCitation":"[3]","plainCitation":"[3]"},"citationItems":[{"id":3617,"uris":["http://zotero.org/users/1792213/items/RSHEUKJD"],"uri":["http://zotero.org/users/1792213/items/RSHEUKJD"],"itemData":{"id":3617,"type":"chapter","title":"Aerosols and Clouds","container-title":"Atmosperic Chemistry and Global Change","publisher":"Oxford University Press","publisher-place":"117-136","event-place":"117-136","URL":"http://content.knovel.com/content/pdf/7469/05216_04a.pdf?ekey=f2GXF-bl5gpjDyseJmrEJvlmjngbS7zdNc8Sf8Ld0kotI","ISBN":"978-0-19-510521-6","author":[{"literal":"Guy P."},{"literal":"John J."},{"literal":"Geoffrey S."}],"issued":{"date-parts":[["2014",5,21]]},"accessed":{"date-parts":[["2017",1,25]]}}}],"schema":"https://github.com/citation-style-language/schema/raw/master/csl-citation.json"} </w:instrText>
      </w:r>
      <w:r w:rsidRPr="00F56D8B">
        <w:rPr>
          <w:rFonts w:ascii="Arial" w:hAnsi="Arial" w:cs="Arial"/>
        </w:rPr>
        <w:fldChar w:fldCharType="separate"/>
      </w:r>
      <w:r w:rsidRPr="00F56D8B">
        <w:rPr>
          <w:rFonts w:ascii="Arial" w:hAnsi="Arial" w:cs="Arial"/>
          <w:noProof/>
        </w:rPr>
        <w:t>[3]</w:t>
      </w:r>
      <w:r w:rsidRPr="00F56D8B">
        <w:rPr>
          <w:rFonts w:ascii="Arial" w:hAnsi="Arial" w:cs="Arial"/>
        </w:rPr>
        <w:fldChar w:fldCharType="end"/>
      </w:r>
      <w:r w:rsidRPr="00F56D8B">
        <w:rPr>
          <w:rFonts w:ascii="Arial" w:hAnsi="Arial" w:cs="Arial"/>
        </w:rPr>
        <w:t>.</w:t>
      </w:r>
      <w:r w:rsidRPr="00F56D8B">
        <w:rPr>
          <w:rFonts w:ascii="Arial" w:hAnsi="Arial" w:cs="Arial"/>
        </w:rPr>
        <w:fldChar w:fldCharType="begin"/>
      </w:r>
      <w:r w:rsidRPr="00F56D8B">
        <w:rPr>
          <w:rFonts w:ascii="Arial" w:hAnsi="Arial" w:cs="Arial"/>
        </w:rPr>
        <w:instrText xml:space="preserve"> ADDIN ZOTERO_ITEM CSL_CITATION {"citationID":"t7ea2iqe3","properties":{"formattedCitation":"[4]","plainCitation":"[4]"},"citationItems":[{"id":3628,"uris":["http://zotero.org/users/1792213/items/MTGS58JX"],"uri":["http://zotero.org/users/1792213/items/MTGS58JX"],"itemData":{"id":3628,"type":"chapter","title":"Introduction","container-title":"Ground-Based Aerosol Optical Depth Measurement Using Sunphotometers","publisher":"Springer","ISBN":"978-981-287-100-8","author":[{"literal":"Jedol Dayou"},{"literal":"Jackson Hian Wui Chang"},{"literal":"Justin Sentian"}]}}],"schema":"https://github.com/citation-style-language/schema/raw/master/csl-citation.json"} </w:instrText>
      </w:r>
      <w:r w:rsidRPr="00F56D8B">
        <w:rPr>
          <w:rFonts w:ascii="Arial" w:hAnsi="Arial" w:cs="Arial"/>
        </w:rPr>
        <w:fldChar w:fldCharType="separate"/>
      </w:r>
      <w:r w:rsidRPr="00F56D8B">
        <w:rPr>
          <w:rFonts w:ascii="Arial" w:hAnsi="Arial" w:cs="Arial"/>
          <w:noProof/>
        </w:rPr>
        <w:t>[4]</w:t>
      </w:r>
      <w:r w:rsidRPr="00F56D8B">
        <w:rPr>
          <w:rFonts w:ascii="Arial" w:hAnsi="Arial" w:cs="Arial"/>
        </w:rPr>
        <w:fldChar w:fldCharType="end"/>
      </w:r>
      <w:r w:rsidRPr="00F56D8B">
        <w:rPr>
          <w:rFonts w:ascii="Arial" w:hAnsi="Arial" w:cs="Arial"/>
        </w:rPr>
        <w:t xml:space="preserve">  </w:t>
      </w:r>
    </w:p>
    <w:p w14:paraId="0698FBD6" w14:textId="77777777" w:rsidR="00A0289A" w:rsidRPr="00F56D8B" w:rsidRDefault="00D42A25" w:rsidP="00F56D8B">
      <w:pPr>
        <w:keepNext/>
        <w:jc w:val="both"/>
        <w:rPr>
          <w:rFonts w:ascii="Arial" w:hAnsi="Arial" w:cs="Arial"/>
        </w:rPr>
      </w:pPr>
      <w:r w:rsidRPr="00F56D8B">
        <w:rPr>
          <w:rFonts w:ascii="Arial" w:hAnsi="Arial" w:cs="Arial"/>
          <w:noProof/>
          <w:lang w:val="en-US"/>
        </w:rPr>
        <w:drawing>
          <wp:inline distT="0" distB="0" distL="0" distR="0" wp14:anchorId="43E03B74" wp14:editId="0C55B579">
            <wp:extent cx="4689475" cy="3456305"/>
            <wp:effectExtent l="0" t="0" r="9525" b="0"/>
            <wp:docPr id="32" name="Picture 12" descr="https://lh5.googleusercontent.com/sIXa8G9wovq5DvJpekxDpozbnpzypQfrWqBVMyHzjnHP8AN8w1H4o1kIUSCmVb-WPKqx8eiaY_5Cd83gkHJXrlDx__gt4uQw7D5SCe01V-yn1tiP2PxP2w-8myd-SKwbehJ0Ug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sIXa8G9wovq5DvJpekxDpozbnpzypQfrWqBVMyHzjnHP8AN8w1H4o1kIUSCmVb-WPKqx8eiaY_5Cd83gkHJXrlDx__gt4uQw7D5SCe01V-yn1tiP2PxP2w-8myd-SKwbehJ0Ugqb"/>
                    <pic:cNvPicPr>
                      <a:picLocks noChangeAspect="1" noChangeArrowheads="1"/>
                    </pic:cNvPicPr>
                  </pic:nvPicPr>
                  <pic:blipFill>
                    <a:blip r:embed="rId11">
                      <a:extLst>
                        <a:ext uri="{28A0092B-C50C-407E-A947-70E740481C1C}">
                          <a14:useLocalDpi xmlns:a14="http://schemas.microsoft.com/office/drawing/2010/main" val="0"/>
                        </a:ext>
                      </a:extLst>
                    </a:blip>
                    <a:srcRect l="39943" t="18967" r="24815" b="16882"/>
                    <a:stretch>
                      <a:fillRect/>
                    </a:stretch>
                  </pic:blipFill>
                  <pic:spPr bwMode="auto">
                    <a:xfrm>
                      <a:off x="0" y="0"/>
                      <a:ext cx="4689475" cy="3456305"/>
                    </a:xfrm>
                    <a:prstGeom prst="rect">
                      <a:avLst/>
                    </a:prstGeom>
                    <a:noFill/>
                    <a:ln>
                      <a:noFill/>
                    </a:ln>
                  </pic:spPr>
                </pic:pic>
              </a:graphicData>
            </a:graphic>
          </wp:inline>
        </w:drawing>
      </w:r>
    </w:p>
    <w:p w14:paraId="3601F45E" w14:textId="77777777" w:rsidR="00D42A25" w:rsidRPr="00F56D8B" w:rsidRDefault="00A0289A" w:rsidP="00F56D8B">
      <w:pPr>
        <w:pStyle w:val="Caption"/>
        <w:rPr>
          <w:rFonts w:ascii="Arial" w:hAnsi="Arial" w:cs="Arial"/>
          <w:color w:val="auto"/>
          <w:sz w:val="24"/>
          <w:szCs w:val="24"/>
        </w:rPr>
      </w:pPr>
      <w:proofErr w:type="gramStart"/>
      <w:r w:rsidRPr="00F56D8B">
        <w:rPr>
          <w:rFonts w:ascii="Arial" w:hAnsi="Arial" w:cs="Arial"/>
          <w:color w:val="auto"/>
          <w:sz w:val="24"/>
          <w:szCs w:val="24"/>
        </w:rPr>
        <w:t xml:space="preserve">Figure </w:t>
      </w:r>
      <w:r w:rsidRPr="00F56D8B">
        <w:rPr>
          <w:rFonts w:ascii="Arial" w:hAnsi="Arial" w:cs="Arial"/>
          <w:color w:val="auto"/>
          <w:sz w:val="24"/>
          <w:szCs w:val="24"/>
        </w:rPr>
        <w:fldChar w:fldCharType="begin"/>
      </w:r>
      <w:r w:rsidRPr="00F56D8B">
        <w:rPr>
          <w:rFonts w:ascii="Arial" w:hAnsi="Arial" w:cs="Arial"/>
          <w:color w:val="auto"/>
          <w:sz w:val="24"/>
          <w:szCs w:val="24"/>
        </w:rPr>
        <w:instrText xml:space="preserve"> SEQ Figure \* ARABIC </w:instrText>
      </w:r>
      <w:r w:rsidRPr="00F56D8B">
        <w:rPr>
          <w:rFonts w:ascii="Arial" w:hAnsi="Arial" w:cs="Arial"/>
          <w:color w:val="auto"/>
          <w:sz w:val="24"/>
          <w:szCs w:val="24"/>
        </w:rPr>
        <w:fldChar w:fldCharType="separate"/>
      </w:r>
      <w:r w:rsidR="00F56D8B" w:rsidRPr="00F56D8B">
        <w:rPr>
          <w:rFonts w:ascii="Arial" w:hAnsi="Arial" w:cs="Arial"/>
          <w:noProof/>
          <w:color w:val="auto"/>
          <w:sz w:val="24"/>
          <w:szCs w:val="24"/>
        </w:rPr>
        <w:t>2</w:t>
      </w:r>
      <w:r w:rsidRPr="00F56D8B">
        <w:rPr>
          <w:rFonts w:ascii="Arial" w:hAnsi="Arial" w:cs="Arial"/>
          <w:color w:val="auto"/>
          <w:sz w:val="24"/>
          <w:szCs w:val="24"/>
        </w:rPr>
        <w:fldChar w:fldCharType="end"/>
      </w:r>
      <w:r w:rsidRPr="00F56D8B">
        <w:rPr>
          <w:rFonts w:ascii="Arial" w:hAnsi="Arial" w:cs="Arial"/>
          <w:color w:val="auto"/>
          <w:sz w:val="24"/>
          <w:szCs w:val="24"/>
        </w:rPr>
        <w:t>- Idealised schematic of the sources and sink of primary and secondary aerosols.</w:t>
      </w:r>
      <w:proofErr w:type="gramEnd"/>
      <w:r w:rsidRPr="00F56D8B">
        <w:rPr>
          <w:rFonts w:ascii="Arial" w:hAnsi="Arial" w:cs="Arial"/>
          <w:color w:val="auto"/>
          <w:sz w:val="24"/>
          <w:szCs w:val="24"/>
        </w:rPr>
        <w:t xml:space="preserve"> </w:t>
      </w:r>
      <w:r w:rsidRPr="00F56D8B">
        <w:rPr>
          <w:rFonts w:ascii="Arial" w:hAnsi="Arial" w:cs="Arial"/>
          <w:color w:val="auto"/>
          <w:sz w:val="24"/>
          <w:szCs w:val="24"/>
        </w:rPr>
        <w:fldChar w:fldCharType="begin"/>
      </w:r>
      <w:r w:rsidRPr="00F56D8B">
        <w:rPr>
          <w:rFonts w:ascii="Arial" w:hAnsi="Arial" w:cs="Arial"/>
          <w:color w:val="auto"/>
          <w:sz w:val="24"/>
          <w:szCs w:val="24"/>
        </w:rPr>
        <w:instrText xml:space="preserve"> ADDIN ZOTERO_ITEM CSL_CITATION {"citationID":"1amnnh1sja","properties":{"formattedCitation":"[5]","plainCitation":"[5]"},"citationItems":[{"id":3619,"uris":["http://zotero.org/users/1792213/items/Z2V87HJS"],"uri":["http://zotero.org/users/1792213/items/Z2V87HJS"],"itemData":{"id":3619,"type":"article-journal","title":"The aerosol size distribution of Los Angeles smog","container-title":"Journal of Colloid and Interface Science","page":"177-204","volume":"39","issue":"1","source":"CrossRef","DOI":"10.1016/0021-9797(72)90153-1","ISSN":"00219797","language":"en","author":[{"family":"Whitby","given":"K.T"},{"family":"Husar","given":"R.B"},{"family":"Liu","given":"B.Y.H"}],"issued":{"date-parts":[["1972",4]]}}}],"schema":"https://github.com/citation-style-language/schema/raw/master/csl-citation.json"} </w:instrText>
      </w:r>
      <w:r w:rsidRPr="00F56D8B">
        <w:rPr>
          <w:rFonts w:ascii="Arial" w:hAnsi="Arial" w:cs="Arial"/>
          <w:color w:val="auto"/>
          <w:sz w:val="24"/>
          <w:szCs w:val="24"/>
        </w:rPr>
        <w:fldChar w:fldCharType="separate"/>
      </w:r>
      <w:r w:rsidRPr="00F56D8B">
        <w:rPr>
          <w:rFonts w:ascii="Arial" w:hAnsi="Arial" w:cs="Arial"/>
          <w:noProof/>
          <w:color w:val="auto"/>
          <w:sz w:val="24"/>
          <w:szCs w:val="24"/>
        </w:rPr>
        <w:t>[5]</w:t>
      </w:r>
      <w:r w:rsidRPr="00F56D8B">
        <w:rPr>
          <w:rFonts w:ascii="Arial" w:hAnsi="Arial" w:cs="Arial"/>
          <w:color w:val="auto"/>
          <w:sz w:val="24"/>
          <w:szCs w:val="24"/>
        </w:rPr>
        <w:fldChar w:fldCharType="end"/>
      </w:r>
    </w:p>
    <w:p w14:paraId="040899C3" w14:textId="77777777" w:rsidR="00D42A25" w:rsidRPr="00F56D8B" w:rsidRDefault="00D42A25" w:rsidP="00F56D8B">
      <w:pPr>
        <w:jc w:val="both"/>
        <w:rPr>
          <w:rFonts w:ascii="Arial" w:eastAsia="Times New Roman" w:hAnsi="Arial" w:cs="Arial"/>
        </w:rPr>
      </w:pPr>
    </w:p>
    <w:p w14:paraId="58FF789F" w14:textId="77777777" w:rsidR="00D42A25" w:rsidRPr="00F56D8B" w:rsidRDefault="00D42A25" w:rsidP="00F56D8B">
      <w:pPr>
        <w:jc w:val="both"/>
        <w:rPr>
          <w:rFonts w:ascii="Arial" w:hAnsi="Arial" w:cs="Arial"/>
        </w:rPr>
      </w:pPr>
      <w:r w:rsidRPr="00F56D8B">
        <w:rPr>
          <w:rFonts w:ascii="Arial" w:hAnsi="Arial" w:cs="Arial"/>
        </w:rPr>
        <w:t xml:space="preserve">Aerosols have impact on changing the climate by absorbing or scattering optical wavelengths within the absorption spectrum. </w:t>
      </w:r>
      <w:proofErr w:type="spellStart"/>
      <w:r w:rsidRPr="00F56D8B">
        <w:rPr>
          <w:rFonts w:ascii="Arial" w:hAnsi="Arial" w:cs="Arial"/>
        </w:rPr>
        <w:t>Sulfate</w:t>
      </w:r>
      <w:proofErr w:type="spellEnd"/>
      <w:r w:rsidRPr="00F56D8B">
        <w:rPr>
          <w:rFonts w:ascii="Arial" w:hAnsi="Arial" w:cs="Arial"/>
        </w:rPr>
        <w:t>, dust, black carbon and nitrate are major aerosols scattering in the atmosphere.  We will now examine them each in turns in the next few sections.</w:t>
      </w:r>
    </w:p>
    <w:p w14:paraId="5BC36119" w14:textId="77777777" w:rsidR="00D42A25" w:rsidRPr="00F56D8B" w:rsidRDefault="00D42A25" w:rsidP="00F56D8B">
      <w:pPr>
        <w:spacing w:after="240"/>
        <w:jc w:val="both"/>
        <w:rPr>
          <w:rFonts w:ascii="Arial" w:eastAsia="Times New Roman" w:hAnsi="Arial" w:cs="Arial"/>
        </w:rPr>
      </w:pPr>
      <w:r w:rsidRPr="00F56D8B">
        <w:rPr>
          <w:rFonts w:ascii="Arial" w:eastAsia="Times New Roman" w:hAnsi="Arial" w:cs="Arial"/>
        </w:rPr>
        <w:br/>
      </w:r>
      <w:r w:rsidRPr="00F56D8B">
        <w:rPr>
          <w:rFonts w:ascii="Arial" w:eastAsia="Times New Roman" w:hAnsi="Arial" w:cs="Arial"/>
        </w:rPr>
        <w:br/>
      </w:r>
    </w:p>
    <w:p w14:paraId="7170E727" w14:textId="77777777" w:rsidR="00D42A25" w:rsidRPr="00F56D8B" w:rsidRDefault="00D42A25" w:rsidP="00F56D8B">
      <w:pPr>
        <w:spacing w:after="240"/>
        <w:jc w:val="both"/>
        <w:rPr>
          <w:rFonts w:ascii="Arial" w:eastAsia="Times New Roman" w:hAnsi="Arial" w:cs="Arial"/>
        </w:rPr>
      </w:pPr>
    </w:p>
    <w:p w14:paraId="1360B2AA" w14:textId="77777777" w:rsidR="00D42A25" w:rsidRPr="00F56D8B" w:rsidRDefault="00D42A25" w:rsidP="00F56D8B">
      <w:pPr>
        <w:spacing w:after="240"/>
        <w:jc w:val="both"/>
        <w:rPr>
          <w:rFonts w:ascii="Arial" w:eastAsia="Times New Roman" w:hAnsi="Arial" w:cs="Arial"/>
        </w:rPr>
      </w:pPr>
    </w:p>
    <w:p w14:paraId="7FB2E205" w14:textId="77777777" w:rsidR="00DD11C0" w:rsidRPr="00F56D8B" w:rsidRDefault="00DD11C0" w:rsidP="00F56D8B">
      <w:pPr>
        <w:spacing w:after="240"/>
        <w:jc w:val="both"/>
        <w:rPr>
          <w:rFonts w:ascii="Arial" w:eastAsia="Times New Roman" w:hAnsi="Arial" w:cs="Arial"/>
        </w:rPr>
      </w:pPr>
    </w:p>
    <w:p w14:paraId="0C95D7D9" w14:textId="77777777" w:rsidR="00D42A25" w:rsidRPr="00F56D8B" w:rsidRDefault="00D42A25" w:rsidP="00F56D8B">
      <w:pPr>
        <w:spacing w:after="240"/>
        <w:jc w:val="both"/>
        <w:rPr>
          <w:rFonts w:ascii="Arial" w:hAnsi="Arial" w:cs="Arial"/>
          <w:b/>
          <w:bCs/>
        </w:rPr>
      </w:pPr>
      <w:r w:rsidRPr="00F56D8B">
        <w:rPr>
          <w:rFonts w:ascii="Arial" w:hAnsi="Arial" w:cs="Arial"/>
          <w:b/>
          <w:bCs/>
        </w:rPr>
        <w:t xml:space="preserve">3.2.1. </w:t>
      </w:r>
      <w:proofErr w:type="spellStart"/>
      <w:r w:rsidRPr="00F56D8B">
        <w:rPr>
          <w:rFonts w:ascii="Arial" w:hAnsi="Arial" w:cs="Arial"/>
          <w:b/>
          <w:bCs/>
        </w:rPr>
        <w:t>Sulfate</w:t>
      </w:r>
      <w:proofErr w:type="spellEnd"/>
    </w:p>
    <w:p w14:paraId="6B866763" w14:textId="77777777" w:rsidR="00D42A25" w:rsidRPr="00F56D8B" w:rsidRDefault="00D42A25" w:rsidP="00F56D8B">
      <w:pPr>
        <w:spacing w:after="240"/>
        <w:jc w:val="both"/>
        <w:rPr>
          <w:rFonts w:ascii="Arial" w:eastAsia="Times New Roman" w:hAnsi="Arial" w:cs="Arial"/>
        </w:rPr>
      </w:pPr>
    </w:p>
    <w:p w14:paraId="1E392CB7" w14:textId="77777777" w:rsidR="00A0289A" w:rsidRPr="00F56D8B" w:rsidRDefault="00D42A25" w:rsidP="00F56D8B">
      <w:pPr>
        <w:keepNext/>
        <w:jc w:val="both"/>
        <w:rPr>
          <w:rFonts w:ascii="Arial" w:hAnsi="Arial" w:cs="Arial"/>
        </w:rPr>
      </w:pPr>
      <w:r w:rsidRPr="00F56D8B">
        <w:rPr>
          <w:rFonts w:ascii="Arial" w:hAnsi="Arial" w:cs="Arial"/>
          <w:noProof/>
          <w:lang w:val="en-US"/>
        </w:rPr>
        <w:drawing>
          <wp:inline distT="0" distB="0" distL="0" distR="0" wp14:anchorId="4F1F9EC0" wp14:editId="0B1A03A5">
            <wp:extent cx="4899025" cy="4378960"/>
            <wp:effectExtent l="0" t="0" r="3175" b="0"/>
            <wp:docPr id="33" name="Picture 13" descr="ttp://www.nasa.gov/images/content/327054main_sulfatesoot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tp://www.nasa.gov/images/content/327054main_sulfatesoot_ful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9025" cy="4378960"/>
                    </a:xfrm>
                    <a:prstGeom prst="rect">
                      <a:avLst/>
                    </a:prstGeom>
                    <a:noFill/>
                    <a:ln>
                      <a:noFill/>
                    </a:ln>
                  </pic:spPr>
                </pic:pic>
              </a:graphicData>
            </a:graphic>
          </wp:inline>
        </w:drawing>
      </w:r>
    </w:p>
    <w:p w14:paraId="127523C0" w14:textId="77777777" w:rsidR="00A0289A" w:rsidRPr="00F56D8B" w:rsidRDefault="00A0289A" w:rsidP="00F56D8B">
      <w:pPr>
        <w:pStyle w:val="Caption"/>
        <w:rPr>
          <w:rFonts w:ascii="Arial" w:hAnsi="Arial" w:cs="Arial"/>
          <w:color w:val="auto"/>
          <w:sz w:val="24"/>
          <w:szCs w:val="24"/>
        </w:rPr>
      </w:pPr>
      <w:r w:rsidRPr="00F56D8B">
        <w:rPr>
          <w:rFonts w:ascii="Arial" w:hAnsi="Arial" w:cs="Arial"/>
          <w:color w:val="auto"/>
          <w:sz w:val="24"/>
          <w:szCs w:val="24"/>
        </w:rPr>
        <w:t xml:space="preserve">Figure </w:t>
      </w:r>
      <w:r w:rsidRPr="00F56D8B">
        <w:rPr>
          <w:rFonts w:ascii="Arial" w:hAnsi="Arial" w:cs="Arial"/>
          <w:color w:val="auto"/>
          <w:sz w:val="24"/>
          <w:szCs w:val="24"/>
        </w:rPr>
        <w:fldChar w:fldCharType="begin"/>
      </w:r>
      <w:r w:rsidRPr="00F56D8B">
        <w:rPr>
          <w:rFonts w:ascii="Arial" w:hAnsi="Arial" w:cs="Arial"/>
          <w:color w:val="auto"/>
          <w:sz w:val="24"/>
          <w:szCs w:val="24"/>
        </w:rPr>
        <w:instrText xml:space="preserve"> SEQ Figure \* ARABIC </w:instrText>
      </w:r>
      <w:r w:rsidRPr="00F56D8B">
        <w:rPr>
          <w:rFonts w:ascii="Arial" w:hAnsi="Arial" w:cs="Arial"/>
          <w:color w:val="auto"/>
          <w:sz w:val="24"/>
          <w:szCs w:val="24"/>
        </w:rPr>
        <w:fldChar w:fldCharType="separate"/>
      </w:r>
      <w:r w:rsidR="00F56D8B" w:rsidRPr="00F56D8B">
        <w:rPr>
          <w:rFonts w:ascii="Arial" w:hAnsi="Arial" w:cs="Arial"/>
          <w:noProof/>
          <w:color w:val="auto"/>
          <w:sz w:val="24"/>
          <w:szCs w:val="24"/>
        </w:rPr>
        <w:t>3</w:t>
      </w:r>
      <w:r w:rsidRPr="00F56D8B">
        <w:rPr>
          <w:rFonts w:ascii="Arial" w:hAnsi="Arial" w:cs="Arial"/>
          <w:color w:val="auto"/>
          <w:sz w:val="24"/>
          <w:szCs w:val="24"/>
        </w:rPr>
        <w:fldChar w:fldCharType="end"/>
      </w:r>
      <w:r w:rsidRPr="00F56D8B">
        <w:rPr>
          <w:rFonts w:ascii="Arial" w:hAnsi="Arial" w:cs="Arial"/>
          <w:bCs w:val="0"/>
          <w:color w:val="auto"/>
          <w:sz w:val="24"/>
          <w:szCs w:val="24"/>
        </w:rPr>
        <w:t xml:space="preserve">- Soot and </w:t>
      </w:r>
      <w:proofErr w:type="spellStart"/>
      <w:r w:rsidRPr="00F56D8B">
        <w:rPr>
          <w:rFonts w:ascii="Arial" w:hAnsi="Arial" w:cs="Arial"/>
          <w:bCs w:val="0"/>
          <w:color w:val="auto"/>
          <w:sz w:val="24"/>
          <w:szCs w:val="24"/>
        </w:rPr>
        <w:t>Sulfate</w:t>
      </w:r>
      <w:proofErr w:type="spellEnd"/>
      <w:r w:rsidRPr="00F56D8B">
        <w:rPr>
          <w:rFonts w:ascii="Arial" w:hAnsi="Arial" w:cs="Arial"/>
          <w:bCs w:val="0"/>
          <w:color w:val="auto"/>
          <w:sz w:val="24"/>
          <w:szCs w:val="24"/>
        </w:rPr>
        <w:t xml:space="preserve"> aerosol sizes (A) 1000nm (B) 50nm (C) 100nm</w:t>
      </w:r>
      <w:r w:rsidRPr="00F56D8B">
        <w:rPr>
          <w:rFonts w:ascii="Arial" w:hAnsi="Arial" w:cs="Arial"/>
          <w:b w:val="0"/>
          <w:bCs w:val="0"/>
          <w:color w:val="auto"/>
          <w:sz w:val="24"/>
          <w:szCs w:val="24"/>
        </w:rPr>
        <w:t xml:space="preserve"> </w:t>
      </w:r>
      <w:r w:rsidRPr="00F56D8B">
        <w:rPr>
          <w:rFonts w:ascii="Arial" w:hAnsi="Arial" w:cs="Arial"/>
          <w:b w:val="0"/>
          <w:bCs w:val="0"/>
          <w:color w:val="auto"/>
          <w:sz w:val="24"/>
          <w:szCs w:val="24"/>
        </w:rPr>
        <w:fldChar w:fldCharType="begin"/>
      </w:r>
      <w:r w:rsidRPr="00F56D8B">
        <w:rPr>
          <w:rFonts w:ascii="Arial" w:hAnsi="Arial" w:cs="Arial"/>
          <w:b w:val="0"/>
          <w:bCs w:val="0"/>
          <w:color w:val="auto"/>
          <w:sz w:val="24"/>
          <w:szCs w:val="24"/>
        </w:rPr>
        <w:instrText xml:space="preserve"> ADDIN ZOTERO_ITEM CSL_CITATION {"citationID":"1eb78v2u9c","properties":{"formattedCitation":"[6]","plainCitation":"[6]"},"citationItems":[{"id":3059,"uris":["http://zotero.org/users/1792213/items/8QFZUMBZ"],"uri":["http://zotero.org/users/1792213/items/8QFZUMBZ"],"itemData":{"id":3059,"type":"webpage","title":"Atmospheric Aerosols: What Are They, and Why Are They So Important?","container-title":"NASA","genre":"Text","abstract":"Aerosols are minute particles suspended in the atmosphere; they affect Earth's radiation budget and climate","URL":"http://www.nasa.gov/centers/langley/news/factsheets/Aerosols.html","shortTitle":"Atmospheric Aerosols","language":"und","author":[{"family":"Allen","given":"Bob"}],"issued":{"date-parts":[["2015",4,6]]},"accessed":{"date-parts":[["2016",7,18]]}}}],"schema":"https://github.com/citation-style-language/schema/raw/master/csl-citation.json"} </w:instrText>
      </w:r>
      <w:r w:rsidRPr="00F56D8B">
        <w:rPr>
          <w:rFonts w:ascii="Arial" w:hAnsi="Arial" w:cs="Arial"/>
          <w:b w:val="0"/>
          <w:bCs w:val="0"/>
          <w:color w:val="auto"/>
          <w:sz w:val="24"/>
          <w:szCs w:val="24"/>
        </w:rPr>
        <w:fldChar w:fldCharType="separate"/>
      </w:r>
      <w:r w:rsidRPr="00F56D8B">
        <w:rPr>
          <w:rFonts w:ascii="Arial" w:hAnsi="Arial" w:cs="Arial"/>
          <w:b w:val="0"/>
          <w:bCs w:val="0"/>
          <w:noProof/>
          <w:color w:val="auto"/>
          <w:sz w:val="24"/>
          <w:szCs w:val="24"/>
        </w:rPr>
        <w:t>[6]</w:t>
      </w:r>
      <w:r w:rsidRPr="00F56D8B">
        <w:rPr>
          <w:rFonts w:ascii="Arial" w:hAnsi="Arial" w:cs="Arial"/>
          <w:b w:val="0"/>
          <w:bCs w:val="0"/>
          <w:color w:val="auto"/>
          <w:sz w:val="24"/>
          <w:szCs w:val="24"/>
        </w:rPr>
        <w:fldChar w:fldCharType="end"/>
      </w:r>
    </w:p>
    <w:p w14:paraId="32E94A3A" w14:textId="77777777" w:rsidR="00D42A25" w:rsidRPr="00F56D8B" w:rsidRDefault="00D42A25" w:rsidP="00F56D8B">
      <w:pPr>
        <w:jc w:val="both"/>
        <w:rPr>
          <w:rFonts w:ascii="Arial" w:eastAsia="Times New Roman" w:hAnsi="Arial" w:cs="Arial"/>
        </w:rPr>
      </w:pPr>
    </w:p>
    <w:p w14:paraId="3AD165DE" w14:textId="33D3B8B1" w:rsidR="00D42A25" w:rsidRPr="00F56D8B" w:rsidRDefault="00D42A25" w:rsidP="00F56D8B">
      <w:pPr>
        <w:jc w:val="both"/>
        <w:rPr>
          <w:rFonts w:ascii="Arial" w:hAnsi="Arial" w:cs="Arial"/>
        </w:rPr>
      </w:pPr>
      <w:r w:rsidRPr="00F56D8B">
        <w:rPr>
          <w:rFonts w:ascii="Arial" w:hAnsi="Arial" w:cs="Arial"/>
        </w:rPr>
        <w:t xml:space="preserve">Volcanic activities and man-made pollution such as fossil fuel combustion release </w:t>
      </w:r>
      <w:proofErr w:type="spellStart"/>
      <w:r w:rsidRPr="00F56D8B">
        <w:rPr>
          <w:rFonts w:ascii="Arial" w:hAnsi="Arial" w:cs="Arial"/>
        </w:rPr>
        <w:t>sulfur</w:t>
      </w:r>
      <w:proofErr w:type="spellEnd"/>
      <w:r w:rsidRPr="00F56D8B">
        <w:rPr>
          <w:rFonts w:ascii="Arial" w:hAnsi="Arial" w:cs="Arial"/>
        </w:rPr>
        <w:t xml:space="preserve"> dioxide into the atmosphere. </w:t>
      </w:r>
      <w:proofErr w:type="spellStart"/>
      <w:r w:rsidRPr="00F56D8B">
        <w:rPr>
          <w:rFonts w:ascii="Arial" w:hAnsi="Arial" w:cs="Arial"/>
        </w:rPr>
        <w:t>Sulfur</w:t>
      </w:r>
      <w:proofErr w:type="spellEnd"/>
      <w:r w:rsidRPr="00F56D8B">
        <w:rPr>
          <w:rFonts w:ascii="Arial" w:hAnsi="Arial" w:cs="Arial"/>
        </w:rPr>
        <w:t xml:space="preserve"> dioxide is a harmful aerosol to human</w:t>
      </w:r>
      <w:ins w:id="51" w:author="Sam Lo" w:date="2017-02-02T11:34:00Z">
        <w:r w:rsidR="00E35AFE">
          <w:rPr>
            <w:rFonts w:ascii="Arial" w:hAnsi="Arial" w:cs="Arial"/>
          </w:rPr>
          <w:t>s</w:t>
        </w:r>
      </w:ins>
      <w:r w:rsidRPr="00F56D8B">
        <w:rPr>
          <w:rFonts w:ascii="Arial" w:hAnsi="Arial" w:cs="Arial"/>
        </w:rPr>
        <w:t xml:space="preserve"> and climate. </w:t>
      </w:r>
      <w:del w:id="52" w:author="Sam Lo" w:date="2017-02-02T11:35:00Z">
        <w:r w:rsidRPr="00F56D8B" w:rsidDel="00E35AFE">
          <w:rPr>
            <w:rFonts w:ascii="Arial" w:hAnsi="Arial" w:cs="Arial"/>
          </w:rPr>
          <w:delText xml:space="preserve">It forms sulfuric gases through convection with warm air for sulfate aerosols in Figure 4. </w:delText>
        </w:r>
      </w:del>
      <w:r w:rsidRPr="00F56D8B">
        <w:rPr>
          <w:rFonts w:ascii="Arial" w:hAnsi="Arial" w:cs="Arial"/>
        </w:rPr>
        <w:t xml:space="preserve">Figure 3 shows that the sizes of </w:t>
      </w:r>
      <w:proofErr w:type="spellStart"/>
      <w:r w:rsidRPr="00F56D8B">
        <w:rPr>
          <w:rFonts w:ascii="Arial" w:hAnsi="Arial" w:cs="Arial"/>
        </w:rPr>
        <w:t>sulfate</w:t>
      </w:r>
      <w:proofErr w:type="spellEnd"/>
      <w:r w:rsidRPr="00F56D8B">
        <w:rPr>
          <w:rFonts w:ascii="Arial" w:hAnsi="Arial" w:cs="Arial"/>
        </w:rPr>
        <w:t xml:space="preserve"> aerosols are varied from 50nm to 1000nm. The aerosols in are fine particles that can be easily inhaled into the lungs, which causes lung cancer</w:t>
      </w:r>
      <w:ins w:id="53" w:author="Sam Lo" w:date="2017-02-02T11:35:00Z">
        <w:r w:rsidR="00765A1E">
          <w:rPr>
            <w:rFonts w:ascii="Arial" w:hAnsi="Arial" w:cs="Arial"/>
          </w:rPr>
          <w:t xml:space="preserve"> </w:t>
        </w:r>
      </w:ins>
      <w:ins w:id="54" w:author="Sam Lo" w:date="2017-02-02T14:51:00Z">
        <w:r w:rsidR="00765A1E">
          <w:rPr>
            <w:rFonts w:ascii="Arial" w:hAnsi="Arial" w:cs="Arial"/>
          </w:rPr>
          <w:fldChar w:fldCharType="begin"/>
        </w:r>
        <w:r w:rsidR="00765A1E">
          <w:rPr>
            <w:rFonts w:ascii="Arial" w:hAnsi="Arial" w:cs="Arial"/>
          </w:rPr>
          <w:instrText xml:space="preserve"> ADDIN ZOTERO_ITEM CSL_CITATION {"citationID":"2piunpor7h","properties":{"formattedCitation":"[7]","plainCitation":"[7]"},"citationItems":[{"id":3450,"uris":["http://zotero.org/users/1792213/items/QJMQQ7HZ"],"uri":["http://zotero.org/users/1792213/items/QJMQQ7HZ"],"itemData":{"id":3450,"type":"article","title":"Briefing: Air Pollution and the Nation’s Lung health .pdf","author":[{"literal":"British Lung Foundation"}]}}],"schema":"https://github.com/citation-style-language/schema/raw/master/csl-citation.json"} </w:instrText>
        </w:r>
      </w:ins>
      <w:r w:rsidR="00765A1E">
        <w:rPr>
          <w:rFonts w:ascii="Arial" w:hAnsi="Arial" w:cs="Arial"/>
        </w:rPr>
        <w:fldChar w:fldCharType="separate"/>
      </w:r>
      <w:ins w:id="55" w:author="Sam Lo" w:date="2017-02-02T14:51:00Z">
        <w:r w:rsidR="00765A1E">
          <w:rPr>
            <w:rFonts w:ascii="Arial" w:hAnsi="Arial" w:cs="Arial"/>
            <w:noProof/>
          </w:rPr>
          <w:t>[7]</w:t>
        </w:r>
        <w:r w:rsidR="00765A1E">
          <w:rPr>
            <w:rFonts w:ascii="Arial" w:hAnsi="Arial" w:cs="Arial"/>
          </w:rPr>
          <w:fldChar w:fldCharType="end"/>
        </w:r>
      </w:ins>
      <w:ins w:id="56" w:author="Sam Lo" w:date="2017-02-02T11:35:00Z">
        <w:r w:rsidR="00E35AFE">
          <w:rPr>
            <w:rFonts w:ascii="Arial" w:hAnsi="Arial" w:cs="Arial"/>
          </w:rPr>
          <w:t xml:space="preserve"> </w:t>
        </w:r>
      </w:ins>
      <w:r w:rsidRPr="00F56D8B">
        <w:rPr>
          <w:rFonts w:ascii="Arial" w:hAnsi="Arial" w:cs="Arial"/>
        </w:rPr>
        <w:t xml:space="preserve">. They also have cooling effect to the climate with their scattering properties. </w:t>
      </w:r>
      <w:r w:rsidRPr="00F56D8B">
        <w:rPr>
          <w:rFonts w:ascii="Arial" w:hAnsi="Arial" w:cs="Arial"/>
        </w:rPr>
        <w:fldChar w:fldCharType="begin"/>
      </w:r>
      <w:r w:rsidRPr="00F56D8B">
        <w:rPr>
          <w:rFonts w:ascii="Arial" w:hAnsi="Arial" w:cs="Arial"/>
        </w:rPr>
        <w:instrText xml:space="preserve"> ADDIN ZOTERO_ITEM CSL_CITATION {"citationID":"2hp7d198g9","properties":{"formattedCitation":"[3]","plainCitation":"[3]"},"citationItems":[{"id":3617,"uris":["http://zotero.org/users/1792213/items/RSHEUKJD"],"uri":["http://zotero.org/users/1792213/items/RSHEUKJD"],"itemData":{"id":3617,"type":"chapter","title":"Aerosols and Clouds","container-title":"Atmosperic Chemistry and Global Change","publisher":"Oxford University Press","publisher-place":"117-136","event-place":"117-136","URL":"http://content.knovel.com/content/pdf/7469/05216_04a.pdf?ekey=f2GXF-bl5gpjDyseJmrEJvlmjngbS7zdNc8Sf8Ld0kotI","ISBN":"978-0-19-510521-6","author":[{"literal":"Guy P."},{"literal":"John J."},{"literal":"Geoffrey S."}],"issued":{"date-parts":[["2014",5,21]]},"accessed":{"date-parts":[["2017",1,25]]}}}],"schema":"https://github.com/citation-style-language/schema/raw/master/csl-citation.json"} </w:instrText>
      </w:r>
      <w:r w:rsidRPr="00F56D8B">
        <w:rPr>
          <w:rFonts w:ascii="Arial" w:hAnsi="Arial" w:cs="Arial"/>
        </w:rPr>
        <w:fldChar w:fldCharType="separate"/>
      </w:r>
      <w:r w:rsidRPr="00F56D8B">
        <w:rPr>
          <w:rFonts w:ascii="Arial" w:hAnsi="Arial" w:cs="Arial"/>
          <w:noProof/>
        </w:rPr>
        <w:t>[3]</w:t>
      </w:r>
      <w:r w:rsidRPr="00F56D8B">
        <w:rPr>
          <w:rFonts w:ascii="Arial" w:hAnsi="Arial" w:cs="Arial"/>
        </w:rPr>
        <w:fldChar w:fldCharType="end"/>
      </w:r>
      <w:r w:rsidRPr="00F56D8B">
        <w:rPr>
          <w:rFonts w:ascii="Arial" w:hAnsi="Arial" w:cs="Arial"/>
        </w:rPr>
        <w:t xml:space="preserve"> It can scatter and absorb wavelengths in the atmosphere ranged from 370nm to 880nm.</w:t>
      </w:r>
      <w:r w:rsidRPr="00F56D8B">
        <w:rPr>
          <w:rFonts w:ascii="Arial" w:hAnsi="Arial" w:cs="Arial"/>
        </w:rPr>
        <w:fldChar w:fldCharType="begin"/>
      </w:r>
      <w:ins w:id="57" w:author="Sam Lo" w:date="2017-02-02T14:51:00Z">
        <w:r w:rsidR="00765A1E">
          <w:rPr>
            <w:rFonts w:ascii="Arial" w:hAnsi="Arial" w:cs="Arial"/>
          </w:rPr>
          <w:instrText xml:space="preserve"> ADDIN ZOTERO_ITEM CSL_CITATION {"citationID":"fcotkvtrt","properties":{"formattedCitation":"[8]","plainCitation":"[8]"},"citationItems":[{"id":2731,"uris":["http://zotero.org/users/1792213/items/I8GFAEI3"],"uri":["http://zotero.org/users/1792213/items/I8GFAEI3"],"itemData":{"id":2731,"type":"article-journal","title":"Absorption and scattering properties of organic carbon versus sulfate dominant aerosols at Gosan climate observatory in Northeast Asia","container-title":"Atmospheric Chemistry and Physics","page":"7781-7793","volume":"14","issue":"15","source":"CrossRef","DOI":"10.5194/acp-14-7781-2014","ISSN":"1680-7324","language":"en","author":[{"family":"Lim","given":"S."},{"family":"Lee","given":"M."},{"family":"Kim","given":"S.-W."},{"family":"Yoon","given":"S.-C."},{"family":"Lee","given":"G."},{"family":"Lee","given":"Y. J."}],"issued":{"date-parts":[["2014",8,5]]}}}],"schema":"https://github.com/citation-style-language/schema/raw/master/csl-citation.json"} </w:instrText>
        </w:r>
      </w:ins>
      <w:del w:id="58" w:author="Sam Lo" w:date="2017-02-02T14:51:00Z">
        <w:r w:rsidRPr="00F56D8B" w:rsidDel="00765A1E">
          <w:rPr>
            <w:rFonts w:ascii="Arial" w:hAnsi="Arial" w:cs="Arial"/>
          </w:rPr>
          <w:delInstrText xml:space="preserve"> ADDIN ZOTERO_ITEM CSL_CITATION {"citationID":"fcotkvtrt","properties":{"formattedCitation":"[7]","plainCitation":"[7]"},"citationItems":[{"id":2731,"uris":["http://zotero.org/users/1792213/items/I8GFAEI3"],"uri":["http://zotero.org/users/1792213/items/I8GFAEI3"],"itemData":{"id":2731,"type":"article-journal","title":"Absorption and scattering properties of organic carbon versus sulfate dominant aerosols at Gosan climate observatory in Northeast Asia","container-title":"Atmospheric Chemistry and Physics","page":"7781-7793","volume":"14","issue":"15","source":"CrossRef","DOI":"10.5194/acp-14-7781-2014","ISSN":"1680-7324","language":"en","author":[{"family":"Lim","given":"S."},{"family":"Lee","given":"M."},{"family":"Kim","given":"S.-W."},{"family":"Yoon","given":"S.-C."},{"family":"Lee","given":"G."},{"family":"Lee","given":"Y. J."}],"issued":{"date-parts":[["2014",8,5]]}}}],"schema":"https://github.com/citation-style-language/schema/raw/master/csl-citation.json"} </w:delInstrText>
        </w:r>
      </w:del>
      <w:r w:rsidRPr="00F56D8B">
        <w:rPr>
          <w:rFonts w:ascii="Arial" w:hAnsi="Arial" w:cs="Arial"/>
        </w:rPr>
        <w:fldChar w:fldCharType="separate"/>
      </w:r>
      <w:ins w:id="59" w:author="Sam Lo" w:date="2017-02-02T14:51:00Z">
        <w:r w:rsidR="00765A1E">
          <w:rPr>
            <w:rFonts w:ascii="Arial" w:hAnsi="Arial" w:cs="Arial"/>
            <w:noProof/>
          </w:rPr>
          <w:t>[8]</w:t>
        </w:r>
      </w:ins>
      <w:del w:id="60" w:author="Sam Lo" w:date="2017-02-02T14:51:00Z">
        <w:r w:rsidRPr="00765A1E" w:rsidDel="00765A1E">
          <w:rPr>
            <w:rFonts w:ascii="Arial" w:hAnsi="Arial" w:cs="Arial"/>
            <w:noProof/>
          </w:rPr>
          <w:delText>[7]</w:delText>
        </w:r>
      </w:del>
      <w:r w:rsidRPr="00F56D8B">
        <w:rPr>
          <w:rFonts w:ascii="Arial" w:hAnsi="Arial" w:cs="Arial"/>
        </w:rPr>
        <w:fldChar w:fldCharType="end"/>
      </w:r>
      <w:r w:rsidRPr="00F56D8B">
        <w:rPr>
          <w:rFonts w:ascii="Arial" w:hAnsi="Arial" w:cs="Arial"/>
        </w:rPr>
        <w:t xml:space="preserve"> </w:t>
      </w:r>
    </w:p>
    <w:p w14:paraId="0E3DC47A" w14:textId="77777777" w:rsidR="00D42A25" w:rsidRPr="00F56D8B" w:rsidRDefault="00D42A25" w:rsidP="00F56D8B">
      <w:pPr>
        <w:jc w:val="both"/>
        <w:rPr>
          <w:rFonts w:ascii="Arial" w:hAnsi="Arial" w:cs="Arial"/>
        </w:rPr>
      </w:pPr>
      <w:r w:rsidRPr="00F56D8B">
        <w:rPr>
          <w:rFonts w:ascii="Arial" w:hAnsi="Arial" w:cs="Arial"/>
        </w:rPr>
        <w:br w:type="page"/>
      </w:r>
    </w:p>
    <w:p w14:paraId="72A73317" w14:textId="77777777" w:rsidR="00D42A25" w:rsidRPr="00F56D8B" w:rsidRDefault="00D42A25" w:rsidP="00F56D8B">
      <w:pPr>
        <w:jc w:val="both"/>
        <w:rPr>
          <w:rFonts w:ascii="Arial" w:hAnsi="Arial" w:cs="Arial"/>
        </w:rPr>
      </w:pPr>
    </w:p>
    <w:p w14:paraId="135FF118" w14:textId="0C1F1EF5" w:rsidR="00D42A25" w:rsidRPr="00F56D8B" w:rsidRDefault="00D42A25" w:rsidP="00F56D8B">
      <w:pPr>
        <w:jc w:val="both"/>
        <w:rPr>
          <w:rFonts w:ascii="Arial" w:hAnsi="Arial" w:cs="Arial"/>
        </w:rPr>
      </w:pPr>
      <w:proofErr w:type="spellStart"/>
      <w:r w:rsidRPr="00F56D8B">
        <w:rPr>
          <w:rFonts w:ascii="Arial" w:hAnsi="Arial" w:cs="Arial"/>
        </w:rPr>
        <w:t>Sulfate</w:t>
      </w:r>
      <w:proofErr w:type="spellEnd"/>
      <w:r w:rsidRPr="00F56D8B">
        <w:rPr>
          <w:rFonts w:ascii="Arial" w:hAnsi="Arial" w:cs="Arial"/>
        </w:rPr>
        <w:t xml:space="preserve"> aerosols suspend in both the troposphere and stratosphere </w:t>
      </w:r>
      <w:r w:rsidRPr="00F56D8B">
        <w:rPr>
          <w:rFonts w:ascii="Arial" w:hAnsi="Arial" w:cs="Arial"/>
        </w:rPr>
        <w:fldChar w:fldCharType="begin"/>
      </w:r>
      <w:r w:rsidRPr="00F56D8B">
        <w:rPr>
          <w:rFonts w:ascii="Arial" w:hAnsi="Arial" w:cs="Arial"/>
        </w:rPr>
        <w:instrText xml:space="preserve"> ADDIN ZOTERO_ITEM CSL_CITATION {"citationID":"1sdkddbt5p","properties":{"formattedCitation":"[3]","plainCitation":"[3]"},"citationItems":[{"id":3617,"uris":["http://zotero.org/users/1792213/items/RSHEUKJD"],"uri":["http://zotero.org/users/1792213/items/RSHEUKJD"],"itemData":{"id":3617,"type":"chapter","title":"Aerosols and Clouds","container-title":"Atmosperic Chemistry and Global Change","publisher":"Oxford University Press","publisher-place":"117-136","event-place":"117-136","URL":"http://content.knovel.com/content/pdf/7469/05216_04a.pdf?ekey=f2GXF-bl5gpjDyseJmrEJvlmjngbS7zdNc8Sf8Ld0kotI","ISBN":"978-0-19-510521-6","author":[{"literal":"Guy P."},{"literal":"John J."},{"literal":"Geoffrey S."}],"issued":{"date-parts":[["2014",5,21]]},"accessed":{"date-parts":[["2017",1,25]]}}}],"schema":"https://github.com/citation-style-language/schema/raw/master/csl-citation.json"} </w:instrText>
      </w:r>
      <w:r w:rsidRPr="00F56D8B">
        <w:rPr>
          <w:rFonts w:ascii="Arial" w:hAnsi="Arial" w:cs="Arial"/>
        </w:rPr>
        <w:fldChar w:fldCharType="separate"/>
      </w:r>
      <w:r w:rsidRPr="00F56D8B">
        <w:rPr>
          <w:rFonts w:ascii="Arial" w:hAnsi="Arial" w:cs="Arial"/>
          <w:noProof/>
        </w:rPr>
        <w:t>[3]</w:t>
      </w:r>
      <w:r w:rsidRPr="00F56D8B">
        <w:rPr>
          <w:rFonts w:ascii="Arial" w:hAnsi="Arial" w:cs="Arial"/>
        </w:rPr>
        <w:fldChar w:fldCharType="end"/>
      </w:r>
      <w:r w:rsidRPr="00F56D8B">
        <w:rPr>
          <w:rFonts w:ascii="Arial" w:hAnsi="Arial" w:cs="Arial"/>
        </w:rPr>
        <w:t xml:space="preserve"> They are reactive to water vapour and other gases such as nitrogen and chlorine. </w:t>
      </w:r>
      <w:del w:id="61" w:author="Sam Lo" w:date="2017-02-02T11:36:00Z">
        <w:r w:rsidRPr="00F56D8B" w:rsidDel="00E35AFE">
          <w:rPr>
            <w:rFonts w:ascii="Arial" w:hAnsi="Arial" w:cs="Arial"/>
          </w:rPr>
          <w:delText xml:space="preserve">A chemical reaction that includes sulfate aerosols in the stratosphere is heterogeneous chemical reaction. </w:delText>
        </w:r>
      </w:del>
    </w:p>
    <w:p w14:paraId="62B0E362" w14:textId="77777777" w:rsidR="00A0289A" w:rsidRPr="00F56D8B" w:rsidRDefault="00D42A25" w:rsidP="00F56D8B">
      <w:pPr>
        <w:keepNext/>
        <w:jc w:val="both"/>
        <w:rPr>
          <w:rFonts w:ascii="Arial" w:hAnsi="Arial" w:cs="Arial"/>
        </w:rPr>
      </w:pPr>
      <w:r w:rsidRPr="00F56D8B">
        <w:rPr>
          <w:rFonts w:ascii="Arial" w:eastAsia="Times New Roman" w:hAnsi="Arial" w:cs="Arial"/>
          <w:noProof/>
          <w:lang w:val="en-US"/>
        </w:rPr>
        <w:drawing>
          <wp:inline distT="0" distB="0" distL="0" distR="0" wp14:anchorId="000A86E5" wp14:editId="2EE5AA47">
            <wp:extent cx="5285105" cy="4026535"/>
            <wp:effectExtent l="0" t="0" r="0" b="12065"/>
            <wp:docPr id="34" name="Picture 23" descr="ttps://upload.wikimedia.org/wikipedia/commons/thumb/2/26/Volcanic_injection.svg/1024px-Volcanic_injec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tps://upload.wikimedia.org/wikipedia/commons/thumb/2/26/Volcanic_injection.svg/1024px-Volcanic_injection.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5105" cy="4026535"/>
                    </a:xfrm>
                    <a:prstGeom prst="rect">
                      <a:avLst/>
                    </a:prstGeom>
                    <a:noFill/>
                    <a:ln>
                      <a:noFill/>
                    </a:ln>
                  </pic:spPr>
                </pic:pic>
              </a:graphicData>
            </a:graphic>
          </wp:inline>
        </w:drawing>
      </w:r>
    </w:p>
    <w:p w14:paraId="37101340" w14:textId="4A38682A" w:rsidR="00D42A25" w:rsidRPr="00F56D8B" w:rsidRDefault="00A0289A" w:rsidP="00F56D8B">
      <w:pPr>
        <w:pStyle w:val="Caption"/>
        <w:rPr>
          <w:rFonts w:ascii="Arial" w:hAnsi="Arial" w:cs="Arial"/>
          <w:color w:val="auto"/>
          <w:sz w:val="24"/>
          <w:szCs w:val="24"/>
        </w:rPr>
      </w:pPr>
      <w:r w:rsidRPr="00F56D8B">
        <w:rPr>
          <w:rFonts w:ascii="Arial" w:hAnsi="Arial" w:cs="Arial"/>
          <w:color w:val="auto"/>
          <w:sz w:val="24"/>
          <w:szCs w:val="24"/>
        </w:rPr>
        <w:t xml:space="preserve">Figure </w:t>
      </w:r>
      <w:r w:rsidRPr="00F56D8B">
        <w:rPr>
          <w:rFonts w:ascii="Arial" w:hAnsi="Arial" w:cs="Arial"/>
          <w:color w:val="auto"/>
          <w:sz w:val="24"/>
          <w:szCs w:val="24"/>
        </w:rPr>
        <w:fldChar w:fldCharType="begin"/>
      </w:r>
      <w:r w:rsidRPr="00F56D8B">
        <w:rPr>
          <w:rFonts w:ascii="Arial" w:hAnsi="Arial" w:cs="Arial"/>
          <w:color w:val="auto"/>
          <w:sz w:val="24"/>
          <w:szCs w:val="24"/>
        </w:rPr>
        <w:instrText xml:space="preserve"> SEQ Figure \* ARABIC </w:instrText>
      </w:r>
      <w:r w:rsidRPr="00F56D8B">
        <w:rPr>
          <w:rFonts w:ascii="Arial" w:hAnsi="Arial" w:cs="Arial"/>
          <w:color w:val="auto"/>
          <w:sz w:val="24"/>
          <w:szCs w:val="24"/>
        </w:rPr>
        <w:fldChar w:fldCharType="separate"/>
      </w:r>
      <w:r w:rsidR="00F56D8B" w:rsidRPr="00F56D8B">
        <w:rPr>
          <w:rFonts w:ascii="Arial" w:hAnsi="Arial" w:cs="Arial"/>
          <w:noProof/>
          <w:color w:val="auto"/>
          <w:sz w:val="24"/>
          <w:szCs w:val="24"/>
        </w:rPr>
        <w:t>4</w:t>
      </w:r>
      <w:r w:rsidRPr="00F56D8B">
        <w:rPr>
          <w:rFonts w:ascii="Arial" w:hAnsi="Arial" w:cs="Arial"/>
          <w:color w:val="auto"/>
          <w:sz w:val="24"/>
          <w:szCs w:val="24"/>
        </w:rPr>
        <w:fldChar w:fldCharType="end"/>
      </w:r>
      <w:r w:rsidRPr="00F56D8B">
        <w:rPr>
          <w:rFonts w:ascii="Arial" w:hAnsi="Arial" w:cs="Arial"/>
          <w:color w:val="auto"/>
          <w:sz w:val="24"/>
          <w:szCs w:val="24"/>
        </w:rPr>
        <w:t xml:space="preserve"> – </w:t>
      </w:r>
      <w:proofErr w:type="spellStart"/>
      <w:r w:rsidRPr="00F56D8B">
        <w:rPr>
          <w:rFonts w:ascii="Arial" w:hAnsi="Arial" w:cs="Arial"/>
          <w:color w:val="auto"/>
          <w:sz w:val="24"/>
          <w:szCs w:val="24"/>
        </w:rPr>
        <w:t>Sulfate</w:t>
      </w:r>
      <w:proofErr w:type="spellEnd"/>
      <w:r w:rsidRPr="00F56D8B">
        <w:rPr>
          <w:rFonts w:ascii="Arial" w:hAnsi="Arial" w:cs="Arial"/>
          <w:color w:val="auto"/>
          <w:sz w:val="24"/>
          <w:szCs w:val="24"/>
        </w:rPr>
        <w:t xml:space="preserve"> aerosol cycle from volcanic ash </w:t>
      </w:r>
      <w:r w:rsidRPr="00F56D8B">
        <w:rPr>
          <w:rFonts w:ascii="Arial" w:hAnsi="Arial" w:cs="Arial"/>
          <w:color w:val="auto"/>
          <w:sz w:val="24"/>
          <w:szCs w:val="24"/>
        </w:rPr>
        <w:fldChar w:fldCharType="begin"/>
      </w:r>
      <w:ins w:id="62" w:author="Sam Lo" w:date="2017-02-02T14:51:00Z">
        <w:r w:rsidR="00765A1E">
          <w:rPr>
            <w:rFonts w:ascii="Arial" w:hAnsi="Arial" w:cs="Arial"/>
            <w:color w:val="auto"/>
            <w:sz w:val="24"/>
            <w:szCs w:val="24"/>
          </w:rPr>
          <w:instrText xml:space="preserve"> ADDIN ZOTERO_ITEM CSL_CITATION {"citationID":"11loqoem3a","properties":{"formattedCitation":"[9]","plainCitation":"[9]"},"citationItems":[{"id":3586,"uris":["http://zotero.org/users/1792213/items/A8TSB7AU"],"uri":["http://zotero.org/users/1792213/items/A8TSB7AU"],"itemData":{"id":3586,"type":"webpage","title":"Impact of Volcanic Gases","URL":"https://pubs.usgs.gov/of/1997/of97-262/of97-262.html","author":[{"literal":"Kenneth A. McGee"},{"literal":"Michael P. Doukas"},{"literal":"Richard Kessler"},{"literal":"Terrence M. Gerlach"}],"accessed":{"date-parts":[["2017",1,18]]}}}],"schema":"https://github.com/citation-style-language/schema/raw/master/csl-citation.json"} </w:instrText>
        </w:r>
      </w:ins>
      <w:del w:id="63" w:author="Sam Lo" w:date="2017-02-02T14:51:00Z">
        <w:r w:rsidRPr="00F56D8B" w:rsidDel="00765A1E">
          <w:rPr>
            <w:rFonts w:ascii="Arial" w:hAnsi="Arial" w:cs="Arial"/>
            <w:color w:val="auto"/>
            <w:sz w:val="24"/>
            <w:szCs w:val="24"/>
          </w:rPr>
          <w:delInstrText xml:space="preserve"> ADDIN ZOTERO_ITEM CSL_CITATION {"citationID":"11loqoem3a","properties":{"formattedCitation":"[8]","plainCitation":"[8]"},"citationItems":[{"id":3586,"uris":["http://zotero.org/users/1792213/items/A8TSB7AU"],"uri":["http://zotero.org/users/1792213/items/A8TSB7AU"],"itemData":{"id":3586,"type":"webpage","title":"Impact of Volcanic Gases","URL":"https://pubs.usgs.gov/of/1997/of97-262/of97-262.html","author":[{"literal":"Kenneth A. McGee"},{"literal":"Michael P. Doukas"},{"literal":"Richard Kessler"},{"literal":"Terrence M. Gerlach"}],"accessed":{"date-parts":[["2017",1,18]]}}}],"schema":"https://github.com/citation-style-language/schema/raw/master/csl-citation.json"} </w:delInstrText>
        </w:r>
      </w:del>
      <w:r w:rsidRPr="00F56D8B">
        <w:rPr>
          <w:rFonts w:ascii="Arial" w:hAnsi="Arial" w:cs="Arial"/>
          <w:color w:val="auto"/>
          <w:sz w:val="24"/>
          <w:szCs w:val="24"/>
        </w:rPr>
        <w:fldChar w:fldCharType="separate"/>
      </w:r>
      <w:ins w:id="64" w:author="Sam Lo" w:date="2017-02-02T14:51:00Z">
        <w:r w:rsidR="00765A1E">
          <w:rPr>
            <w:rFonts w:ascii="Arial" w:hAnsi="Arial" w:cs="Arial"/>
            <w:noProof/>
            <w:color w:val="auto"/>
            <w:sz w:val="24"/>
            <w:szCs w:val="24"/>
          </w:rPr>
          <w:t>[9]</w:t>
        </w:r>
      </w:ins>
      <w:del w:id="65" w:author="Sam Lo" w:date="2017-02-02T14:51:00Z">
        <w:r w:rsidRPr="00765A1E" w:rsidDel="00765A1E">
          <w:rPr>
            <w:rFonts w:ascii="Arial" w:hAnsi="Arial" w:cs="Arial"/>
            <w:noProof/>
            <w:color w:val="auto"/>
            <w:sz w:val="24"/>
            <w:szCs w:val="24"/>
          </w:rPr>
          <w:delText>[8]</w:delText>
        </w:r>
      </w:del>
      <w:r w:rsidRPr="00F56D8B">
        <w:rPr>
          <w:rFonts w:ascii="Arial" w:hAnsi="Arial" w:cs="Arial"/>
          <w:color w:val="auto"/>
          <w:sz w:val="24"/>
          <w:szCs w:val="24"/>
        </w:rPr>
        <w:fldChar w:fldCharType="end"/>
      </w:r>
    </w:p>
    <w:p w14:paraId="7EBF4042" w14:textId="77777777" w:rsidR="00D42A25" w:rsidRPr="00F56D8B" w:rsidRDefault="00D42A25" w:rsidP="00F56D8B">
      <w:pPr>
        <w:pStyle w:val="Caption"/>
        <w:rPr>
          <w:rFonts w:ascii="Arial" w:hAnsi="Arial" w:cs="Arial"/>
          <w:color w:val="auto"/>
          <w:sz w:val="24"/>
          <w:szCs w:val="24"/>
        </w:rPr>
      </w:pPr>
    </w:p>
    <w:p w14:paraId="0A112528" w14:textId="77777777" w:rsidR="00D42A25" w:rsidRPr="00F56D8B" w:rsidRDefault="00D42A25" w:rsidP="00F56D8B">
      <w:pPr>
        <w:jc w:val="both"/>
        <w:rPr>
          <w:rFonts w:ascii="Arial" w:hAnsi="Arial" w:cs="Arial"/>
        </w:rPr>
      </w:pPr>
      <w:r w:rsidRPr="00F56D8B">
        <w:rPr>
          <w:rFonts w:ascii="Arial" w:hAnsi="Arial" w:cs="Arial"/>
        </w:rPr>
        <w:t xml:space="preserve">This reaction is between nitrogen and chlorine gases, and it occurs on the surface of </w:t>
      </w:r>
      <w:proofErr w:type="spellStart"/>
      <w:r w:rsidRPr="00F56D8B">
        <w:rPr>
          <w:rFonts w:ascii="Arial" w:hAnsi="Arial" w:cs="Arial"/>
        </w:rPr>
        <w:t>sulfate</w:t>
      </w:r>
      <w:proofErr w:type="spellEnd"/>
      <w:r w:rsidRPr="00F56D8B">
        <w:rPr>
          <w:rFonts w:ascii="Arial" w:hAnsi="Arial" w:cs="Arial"/>
        </w:rPr>
        <w:t xml:space="preserve"> aerosols in the stratosphere. This will cause destruction to the ozone layer in the stratosphere. </w:t>
      </w:r>
      <w:proofErr w:type="spellStart"/>
      <w:r w:rsidRPr="00F56D8B">
        <w:rPr>
          <w:rFonts w:ascii="Arial" w:hAnsi="Arial" w:cs="Arial"/>
        </w:rPr>
        <w:t>Sulfate</w:t>
      </w:r>
      <w:proofErr w:type="spellEnd"/>
      <w:r w:rsidRPr="00F56D8B">
        <w:rPr>
          <w:rFonts w:ascii="Arial" w:hAnsi="Arial" w:cs="Arial"/>
        </w:rPr>
        <w:t xml:space="preserve"> aerosol can react with gases such as hydrochloric acid to form ozone layer, which causes ozone destruction. The level of chemical reaction is depending on the size of </w:t>
      </w:r>
      <w:proofErr w:type="spellStart"/>
      <w:r w:rsidRPr="00F56D8B">
        <w:rPr>
          <w:rFonts w:ascii="Arial" w:hAnsi="Arial" w:cs="Arial"/>
        </w:rPr>
        <w:t>sulfate</w:t>
      </w:r>
      <w:proofErr w:type="spellEnd"/>
      <w:r w:rsidRPr="00F56D8B">
        <w:rPr>
          <w:rFonts w:ascii="Arial" w:hAnsi="Arial" w:cs="Arial"/>
        </w:rPr>
        <w:t xml:space="preserve"> aerosol. </w:t>
      </w:r>
    </w:p>
    <w:p w14:paraId="4ECB28B3" w14:textId="77777777" w:rsidR="00D42A25" w:rsidRPr="00F56D8B" w:rsidRDefault="00D42A25" w:rsidP="00F56D8B">
      <w:pPr>
        <w:jc w:val="both"/>
        <w:rPr>
          <w:rFonts w:ascii="Arial" w:eastAsia="Times New Roman" w:hAnsi="Arial" w:cs="Arial"/>
        </w:rPr>
      </w:pPr>
      <w:r w:rsidRPr="00F56D8B">
        <w:rPr>
          <w:rFonts w:ascii="Arial" w:eastAsia="Times New Roman" w:hAnsi="Arial" w:cs="Arial"/>
        </w:rPr>
        <w:br w:type="page"/>
      </w:r>
    </w:p>
    <w:p w14:paraId="62E54B91" w14:textId="77777777" w:rsidR="00D42A25" w:rsidRPr="00F56D8B" w:rsidRDefault="00D42A25" w:rsidP="00F56D8B">
      <w:pPr>
        <w:jc w:val="both"/>
        <w:rPr>
          <w:rFonts w:ascii="Arial" w:eastAsia="Times New Roman" w:hAnsi="Arial" w:cs="Arial"/>
        </w:rPr>
      </w:pPr>
    </w:p>
    <w:p w14:paraId="1190F323" w14:textId="77777777" w:rsidR="00D42A25" w:rsidRPr="00F56D8B" w:rsidRDefault="00D42A25" w:rsidP="00F56D8B">
      <w:pPr>
        <w:pStyle w:val="Heading3"/>
        <w:ind w:left="0"/>
        <w:jc w:val="both"/>
      </w:pPr>
      <w:bookmarkStart w:id="66" w:name="_Toc347617505"/>
      <w:r w:rsidRPr="00F56D8B">
        <w:t>3.2.2. Dust</w:t>
      </w:r>
      <w:bookmarkEnd w:id="66"/>
    </w:p>
    <w:p w14:paraId="00CC4A0E" w14:textId="77777777" w:rsidR="00D42A25" w:rsidRPr="00F56D8B" w:rsidRDefault="00D42A25" w:rsidP="00F56D8B">
      <w:pPr>
        <w:jc w:val="both"/>
        <w:rPr>
          <w:rFonts w:ascii="Arial" w:eastAsia="Times New Roman" w:hAnsi="Arial" w:cs="Arial"/>
        </w:rPr>
      </w:pPr>
    </w:p>
    <w:p w14:paraId="3841A160" w14:textId="6D78E3C1" w:rsidR="00D42A25" w:rsidRPr="00F56D8B" w:rsidRDefault="00D42A25" w:rsidP="00F56D8B">
      <w:pPr>
        <w:jc w:val="both"/>
        <w:rPr>
          <w:rFonts w:ascii="Arial" w:hAnsi="Arial" w:cs="Arial"/>
        </w:rPr>
      </w:pPr>
      <w:r w:rsidRPr="00F56D8B">
        <w:rPr>
          <w:rFonts w:ascii="Arial" w:hAnsi="Arial" w:cs="Arial"/>
        </w:rPr>
        <w:t>Natural events or man-made events can form dust, which is an aerosol harmful to human</w:t>
      </w:r>
      <w:ins w:id="67" w:author="Sam Lo" w:date="2017-02-02T11:49:00Z">
        <w:r w:rsidR="00E06D7E">
          <w:rPr>
            <w:rFonts w:ascii="Arial" w:hAnsi="Arial" w:cs="Arial"/>
          </w:rPr>
          <w:t>s</w:t>
        </w:r>
      </w:ins>
      <w:r w:rsidRPr="00F56D8B">
        <w:rPr>
          <w:rFonts w:ascii="Arial" w:hAnsi="Arial" w:cs="Arial"/>
        </w:rPr>
        <w:t xml:space="preserve"> and climate. Dust mainly comes from deserts like Sahara desert but it can also come from man</w:t>
      </w:r>
      <w:ins w:id="68" w:author="Sam Lo" w:date="2017-02-02T11:49:00Z">
        <w:r w:rsidR="00E06D7E">
          <w:rPr>
            <w:rFonts w:ascii="Arial" w:hAnsi="Arial" w:cs="Arial"/>
          </w:rPr>
          <w:t>-</w:t>
        </w:r>
      </w:ins>
      <w:del w:id="69" w:author="Sam Lo" w:date="2017-02-02T11:49:00Z">
        <w:r w:rsidRPr="00F56D8B" w:rsidDel="00E06D7E">
          <w:rPr>
            <w:rFonts w:ascii="Arial" w:hAnsi="Arial" w:cs="Arial"/>
          </w:rPr>
          <w:delText xml:space="preserve"> -</w:delText>
        </w:r>
      </w:del>
      <w:r w:rsidRPr="00F56D8B">
        <w:rPr>
          <w:rFonts w:ascii="Arial" w:hAnsi="Arial" w:cs="Arial"/>
        </w:rPr>
        <w:t>made disasters or building demolitions</w:t>
      </w:r>
      <w:del w:id="70" w:author="Sam Lo" w:date="2017-02-02T11:50:00Z">
        <w:r w:rsidRPr="00F56D8B" w:rsidDel="00E06D7E">
          <w:rPr>
            <w:rFonts w:ascii="Arial" w:hAnsi="Arial" w:cs="Arial"/>
          </w:rPr>
          <w:delText>.</w:delText>
        </w:r>
      </w:del>
      <w:r w:rsidRPr="00F56D8B">
        <w:rPr>
          <w:rFonts w:ascii="Arial" w:hAnsi="Arial" w:cs="Arial"/>
        </w:rPr>
        <w:t xml:space="preserve">[7] </w:t>
      </w:r>
      <w:proofErr w:type="gramStart"/>
      <w:r w:rsidRPr="00F56D8B">
        <w:rPr>
          <w:rFonts w:ascii="Arial" w:hAnsi="Arial" w:cs="Arial"/>
        </w:rPr>
        <w:t>They</w:t>
      </w:r>
      <w:proofErr w:type="gramEnd"/>
      <w:r w:rsidRPr="00F56D8B">
        <w:rPr>
          <w:rFonts w:ascii="Arial" w:hAnsi="Arial" w:cs="Arial"/>
        </w:rPr>
        <w:t xml:space="preserve"> can scatter and absorb wavelengths within the visible range. The concentration of dust can affect our visibility, and causing respiratory diseases such as asthma</w:t>
      </w:r>
      <w:r w:rsidRPr="00F56D8B">
        <w:rPr>
          <w:rFonts w:ascii="Arial" w:hAnsi="Arial" w:cs="Arial"/>
        </w:rPr>
        <w:fldChar w:fldCharType="begin"/>
      </w:r>
      <w:r w:rsidRPr="00F56D8B">
        <w:rPr>
          <w:rFonts w:ascii="Arial" w:hAnsi="Arial" w:cs="Arial"/>
        </w:rPr>
        <w:instrText xml:space="preserve"> ADDIN ZOTERO_ITEM CSL_CITATION {"citationID":"2jmluauusm","properties":{"formattedCitation":"[2]","plainCitation":"[2]"},"citationItems":[{"id":2690,"uris":["http://zotero.org/users/1792213/items/6GHQU86U"],"uri":["http://zotero.org/users/1792213/items/6GHQU86U"],"itemData":{"id":2690,"type":"book","title":"Coastal sensitivity to sea-level rise: a focus on the mid-Atlantic region","publisher":"Government Printing Office","volume":"4","source":"Google Scholar","URL":"https://books.google.com/books?hl=en&amp;lr=&amp;id=3ex349Qvie0C&amp;oi=fnd&amp;pg=PR9&amp;dq=%22public+debate,+policy,+and+operational+decisions.+These+reports+are+also+intended+to+help%22+%22CCSP%E2%80%99s+guiding+vision+is+to+provide+the+Nation+and+the+global+community+with+the%22+&amp;ots=vwyhm_O5EW&amp;sig=RBHimo-6kgQ3RyqwJ3a_ghD37hY","shortTitle":"Coastal sensitivity to sea-level rise","author":[{"family":"Titus","given":"James G."},{"family":"Anderson","given":"K. Eric"}],"issued":{"date-parts":[["2009"]]},"accessed":{"date-parts":[["2016",4,23]]}}}],"schema":"https://github.com/citation-style-language/schema/raw/master/csl-citation.json"} </w:instrText>
      </w:r>
      <w:r w:rsidRPr="00F56D8B">
        <w:rPr>
          <w:rFonts w:ascii="Arial" w:hAnsi="Arial" w:cs="Arial"/>
        </w:rPr>
        <w:fldChar w:fldCharType="separate"/>
      </w:r>
      <w:r w:rsidRPr="00F56D8B">
        <w:rPr>
          <w:rFonts w:ascii="Arial" w:hAnsi="Arial" w:cs="Arial"/>
          <w:noProof/>
        </w:rPr>
        <w:t>[2]</w:t>
      </w:r>
      <w:r w:rsidRPr="00F56D8B">
        <w:rPr>
          <w:rFonts w:ascii="Arial" w:hAnsi="Arial" w:cs="Arial"/>
        </w:rPr>
        <w:fldChar w:fldCharType="end"/>
      </w:r>
      <w:del w:id="71" w:author="Sam Lo" w:date="2017-02-02T11:48:00Z">
        <w:r w:rsidRPr="00F56D8B" w:rsidDel="00E06D7E">
          <w:rPr>
            <w:rFonts w:ascii="Arial" w:hAnsi="Arial" w:cs="Arial"/>
          </w:rPr>
          <w:fldChar w:fldCharType="begin"/>
        </w:r>
        <w:r w:rsidRPr="00F56D8B" w:rsidDel="00E06D7E">
          <w:rPr>
            <w:rFonts w:ascii="Arial" w:hAnsi="Arial" w:cs="Arial"/>
          </w:rPr>
          <w:delInstrText xml:space="preserve"> PRINTDATE  \* MERGEFORMAT </w:delInstrText>
        </w:r>
        <w:r w:rsidRPr="00F56D8B" w:rsidDel="00E06D7E">
          <w:rPr>
            <w:rFonts w:ascii="Arial" w:hAnsi="Arial" w:cs="Arial"/>
          </w:rPr>
          <w:fldChar w:fldCharType="separate"/>
        </w:r>
        <w:r w:rsidRPr="00F56D8B" w:rsidDel="00E06D7E">
          <w:rPr>
            <w:rFonts w:ascii="Arial" w:hAnsi="Arial" w:cs="Arial"/>
            <w:noProof/>
          </w:rPr>
          <w:delText>00/00/0 0:00 AM</w:delText>
        </w:r>
        <w:r w:rsidRPr="00F56D8B" w:rsidDel="00E06D7E">
          <w:rPr>
            <w:rFonts w:ascii="Arial" w:hAnsi="Arial" w:cs="Arial"/>
          </w:rPr>
          <w:fldChar w:fldCharType="end"/>
        </w:r>
      </w:del>
      <w:r w:rsidRPr="00F56D8B">
        <w:rPr>
          <w:rFonts w:ascii="Arial" w:hAnsi="Arial" w:cs="Arial"/>
        </w:rPr>
        <w:t xml:space="preserve">. Coarse dust particles and fine dust particles are two categories of dust particles, </w:t>
      </w:r>
      <w:del w:id="72" w:author="Sam Lo" w:date="2017-02-02T11:51:00Z">
        <w:r w:rsidRPr="00F56D8B" w:rsidDel="00E06D7E">
          <w:rPr>
            <w:rFonts w:ascii="Arial" w:hAnsi="Arial" w:cs="Arial"/>
          </w:rPr>
          <w:delText>and they are</w:delText>
        </w:r>
      </w:del>
      <w:ins w:id="73" w:author="Sam Lo" w:date="2017-02-02T11:51:00Z">
        <w:r w:rsidR="00E06D7E">
          <w:rPr>
            <w:rFonts w:ascii="Arial" w:hAnsi="Arial" w:cs="Arial"/>
          </w:rPr>
          <w:t>which are</w:t>
        </w:r>
      </w:ins>
      <w:r w:rsidRPr="00F56D8B">
        <w:rPr>
          <w:rFonts w:ascii="Arial" w:hAnsi="Arial" w:cs="Arial"/>
        </w:rPr>
        <w:t xml:space="preserve"> depending on its sizes. Coarse dust particles have sizes from 2.5µm to 10µm, and fine dust particles have sizes with less than 2.5µm. </w:t>
      </w:r>
      <w:r w:rsidRPr="00F56D8B">
        <w:rPr>
          <w:rFonts w:ascii="Arial" w:hAnsi="Arial" w:cs="Arial"/>
        </w:rPr>
        <w:fldChar w:fldCharType="begin"/>
      </w:r>
      <w:ins w:id="74" w:author="Sam Lo" w:date="2017-02-02T14:51:00Z">
        <w:r w:rsidR="00765A1E">
          <w:rPr>
            <w:rFonts w:ascii="Arial" w:hAnsi="Arial" w:cs="Arial"/>
          </w:rPr>
          <w:instrText xml:space="preserve"> ADDIN ZOTERO_ITEM CSL_CITATION {"citationID":"2g8r41q0m3","properties":{"formattedCitation":"[10]","plainCitation":"[10]"},"citationItems":[{"id":3639,"uris":["http://zotero.org/users/1792213/items/Z9MQD5W4"],"uri":["http://zotero.org/users/1792213/items/Z9MQD5W4"],"itemData":{"id":3639,"type":"article-journal","title":"Theoretical investigation on the role of mineral dust aerosol in atmospheric reaction: A case of the heterogeneous reaction of formaldehyde with NO2 onto SiO2 dust surface","container-title":"Atmospheric Environment","page":"207-214","volume":"103","source":"CrossRef","DOI":"10.1016/j.atmosenv.2014.12.044","ISSN":"13522310","shortTitle":"Theoretical investigation on the role of mineral dust aerosol in atmospheric reaction","language":"en","author":[{"family":"Ji","given":"Yuemeng"},{"family":"Wang","given":"Honghong"},{"family":"Li","given":"Guiying"},{"family":"An","given":"Taicheng"}],"issued":{"date-parts":[["2015",2]]}}}],"schema":"https://github.com/citation-style-language/schema/raw/master/csl-citation.json"} </w:instrText>
        </w:r>
      </w:ins>
      <w:del w:id="75" w:author="Sam Lo" w:date="2017-02-02T14:51:00Z">
        <w:r w:rsidRPr="00F56D8B" w:rsidDel="00765A1E">
          <w:rPr>
            <w:rFonts w:ascii="Arial" w:hAnsi="Arial" w:cs="Arial"/>
          </w:rPr>
          <w:delInstrText xml:space="preserve"> ADDIN ZOTERO_ITEM CSL_CITATION {"citationID":"2g8r41q0m3","properties":{"formattedCitation":"[9]","plainCitation":"[9]"},"citationItems":[{"id":3639,"uris":["http://zotero.org/users/1792213/items/Z9MQD5W4"],"uri":["http://zotero.org/users/1792213/items/Z9MQD5W4"],"itemData":{"id":3639,"type":"article-journal","title":"Theoretical investigation on the role of mineral dust aerosol in atmospheric reaction: A case of the heterogeneous reaction of formaldehyde with NO2 onto SiO2 dust surface","container-title":"Atmospheric Environment","page":"207-214","volume":"103","source":"CrossRef","DOI":"10.1016/j.atmosenv.2014.12.044","ISSN":"13522310","shortTitle":"Theoretical investigation on the role of mineral dust aerosol in atmospheric reaction","language":"en","author":[{"family":"Ji","given":"Yuemeng"},{"family":"Wang","given":"Honghong"},{"family":"Li","given":"Guiying"},{"family":"An","given":"Taicheng"}],"issued":{"date-parts":[["2015",2]]}}}],"schema":"https://github.com/citation-style-language/schema/raw/master/csl-citation.json"} </w:delInstrText>
        </w:r>
      </w:del>
      <w:r w:rsidRPr="00F56D8B">
        <w:rPr>
          <w:rFonts w:ascii="Arial" w:hAnsi="Arial" w:cs="Arial"/>
        </w:rPr>
        <w:fldChar w:fldCharType="separate"/>
      </w:r>
      <w:ins w:id="76" w:author="Sam Lo" w:date="2017-02-02T14:51:00Z">
        <w:r w:rsidR="00765A1E">
          <w:rPr>
            <w:rFonts w:ascii="Arial" w:hAnsi="Arial" w:cs="Arial"/>
            <w:noProof/>
          </w:rPr>
          <w:t>[10]</w:t>
        </w:r>
      </w:ins>
      <w:del w:id="77" w:author="Sam Lo" w:date="2017-02-02T14:51:00Z">
        <w:r w:rsidRPr="00765A1E" w:rsidDel="00765A1E">
          <w:rPr>
            <w:rFonts w:ascii="Arial" w:hAnsi="Arial" w:cs="Arial"/>
            <w:noProof/>
          </w:rPr>
          <w:delText>[9]</w:delText>
        </w:r>
      </w:del>
      <w:r w:rsidRPr="00F56D8B">
        <w:rPr>
          <w:rFonts w:ascii="Arial" w:hAnsi="Arial" w:cs="Arial"/>
        </w:rPr>
        <w:fldChar w:fldCharType="end"/>
      </w:r>
      <w:r w:rsidRPr="00F56D8B">
        <w:rPr>
          <w:rFonts w:ascii="Arial" w:hAnsi="Arial" w:cs="Arial"/>
        </w:rPr>
        <w:t xml:space="preserve">. </w:t>
      </w:r>
    </w:p>
    <w:p w14:paraId="48D8B2BF" w14:textId="77777777" w:rsidR="00D42A25" w:rsidRPr="00F56D8B" w:rsidRDefault="00D42A25" w:rsidP="00F56D8B">
      <w:pPr>
        <w:jc w:val="both"/>
        <w:rPr>
          <w:rFonts w:ascii="Arial" w:hAnsi="Arial" w:cs="Arial"/>
          <w:noProof/>
          <w:lang w:val="en-US"/>
        </w:rPr>
      </w:pPr>
    </w:p>
    <w:p w14:paraId="3C4E2AA5" w14:textId="77777777" w:rsidR="00D42A25" w:rsidRPr="00F56D8B" w:rsidRDefault="00D42A25" w:rsidP="00F56D8B">
      <w:pPr>
        <w:keepNext/>
        <w:jc w:val="both"/>
        <w:rPr>
          <w:rFonts w:ascii="Arial" w:hAnsi="Arial" w:cs="Arial"/>
        </w:rPr>
      </w:pPr>
      <w:r w:rsidRPr="00F56D8B">
        <w:rPr>
          <w:rFonts w:ascii="Arial" w:eastAsia="Times New Roman" w:hAnsi="Arial" w:cs="Arial"/>
          <w:b/>
          <w:bCs/>
          <w:noProof/>
          <w:lang w:val="en-US"/>
        </w:rPr>
        <w:drawing>
          <wp:inline distT="0" distB="0" distL="0" distR="0" wp14:anchorId="3BC22A48" wp14:editId="22DCCE05">
            <wp:extent cx="5259705" cy="3783330"/>
            <wp:effectExtent l="0" t="0" r="0" b="1270"/>
            <wp:docPr id="35" name="Picture 21" descr="https://lh6.googleusercontent.com/Jqbu2ln9gWmu1q558VB69yebKpg9WnNAiDquvlNer29HOB9ZVHyG-las8nhEw0Igz_QRIFaEVamrSEwLD-zvuAkcGtLLnzaiSTFrnwqw7eSHYApkVJsUkd_inqhatLdsevebt5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Jqbu2ln9gWmu1q558VB69yebKpg9WnNAiDquvlNer29HOB9ZVHyG-las8nhEw0Igz_QRIFaEVamrSEwLD-zvuAkcGtLLnzaiSTFrnwqw7eSHYApkVJsUkd_inqhatLdsevebt5x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9705" cy="3783330"/>
                    </a:xfrm>
                    <a:prstGeom prst="rect">
                      <a:avLst/>
                    </a:prstGeom>
                    <a:noFill/>
                    <a:ln>
                      <a:noFill/>
                    </a:ln>
                  </pic:spPr>
                </pic:pic>
              </a:graphicData>
            </a:graphic>
          </wp:inline>
        </w:drawing>
      </w:r>
    </w:p>
    <w:p w14:paraId="1DC6CCF1" w14:textId="1DF565F6" w:rsidR="00D42A25" w:rsidRPr="00F56D8B" w:rsidRDefault="00A0289A" w:rsidP="00F56D8B">
      <w:pPr>
        <w:pStyle w:val="Caption"/>
        <w:rPr>
          <w:rFonts w:ascii="Arial" w:hAnsi="Arial" w:cs="Arial"/>
          <w:noProof/>
          <w:color w:val="auto"/>
          <w:sz w:val="24"/>
          <w:szCs w:val="24"/>
          <w:lang w:val="en-US"/>
        </w:rPr>
      </w:pPr>
      <w:r w:rsidRPr="00F56D8B">
        <w:rPr>
          <w:rFonts w:ascii="Arial" w:hAnsi="Arial" w:cs="Arial"/>
          <w:color w:val="auto"/>
          <w:sz w:val="24"/>
          <w:szCs w:val="24"/>
        </w:rPr>
        <w:t xml:space="preserve">Figure </w:t>
      </w:r>
      <w:r w:rsidRPr="00F56D8B">
        <w:rPr>
          <w:rFonts w:ascii="Arial" w:hAnsi="Arial" w:cs="Arial"/>
          <w:color w:val="auto"/>
          <w:sz w:val="24"/>
          <w:szCs w:val="24"/>
        </w:rPr>
        <w:fldChar w:fldCharType="begin"/>
      </w:r>
      <w:r w:rsidRPr="00F56D8B">
        <w:rPr>
          <w:rFonts w:ascii="Arial" w:hAnsi="Arial" w:cs="Arial"/>
          <w:color w:val="auto"/>
          <w:sz w:val="24"/>
          <w:szCs w:val="24"/>
        </w:rPr>
        <w:instrText xml:space="preserve"> SEQ Figure \* ARABIC </w:instrText>
      </w:r>
      <w:r w:rsidRPr="00F56D8B">
        <w:rPr>
          <w:rFonts w:ascii="Arial" w:hAnsi="Arial" w:cs="Arial"/>
          <w:color w:val="auto"/>
          <w:sz w:val="24"/>
          <w:szCs w:val="24"/>
        </w:rPr>
        <w:fldChar w:fldCharType="separate"/>
      </w:r>
      <w:r w:rsidR="00F56D8B" w:rsidRPr="00F56D8B">
        <w:rPr>
          <w:rFonts w:ascii="Arial" w:hAnsi="Arial" w:cs="Arial"/>
          <w:noProof/>
          <w:color w:val="auto"/>
          <w:sz w:val="24"/>
          <w:szCs w:val="24"/>
        </w:rPr>
        <w:t>5</w:t>
      </w:r>
      <w:r w:rsidRPr="00F56D8B">
        <w:rPr>
          <w:rFonts w:ascii="Arial" w:hAnsi="Arial" w:cs="Arial"/>
          <w:color w:val="auto"/>
          <w:sz w:val="24"/>
          <w:szCs w:val="24"/>
        </w:rPr>
        <w:fldChar w:fldCharType="end"/>
      </w:r>
      <w:r w:rsidRPr="00F56D8B">
        <w:rPr>
          <w:rFonts w:ascii="Arial" w:hAnsi="Arial" w:cs="Arial"/>
          <w:color w:val="auto"/>
          <w:sz w:val="24"/>
          <w:szCs w:val="24"/>
        </w:rPr>
        <w:t xml:space="preserve"> – Interactions between dust and the atmosphere </w:t>
      </w:r>
      <w:r w:rsidRPr="00F56D8B">
        <w:rPr>
          <w:rFonts w:ascii="Arial" w:hAnsi="Arial" w:cs="Arial"/>
          <w:color w:val="auto"/>
          <w:sz w:val="24"/>
          <w:szCs w:val="24"/>
        </w:rPr>
        <w:fldChar w:fldCharType="begin"/>
      </w:r>
      <w:ins w:id="78" w:author="Sam Lo" w:date="2017-02-02T14:51:00Z">
        <w:r w:rsidR="00765A1E">
          <w:rPr>
            <w:rFonts w:ascii="Arial" w:hAnsi="Arial" w:cs="Arial"/>
            <w:color w:val="auto"/>
            <w:sz w:val="24"/>
            <w:szCs w:val="24"/>
          </w:rPr>
          <w:instrText xml:space="preserve"> ADDIN ZOTERO_ITEM CSL_CITATION {"citationID":"2900dk1k6m","properties":{"formattedCitation":"[11]","plainCitation":"[11]"},"citationItems":[{"id":3640,"uris":["http://zotero.org/users/1792213/items/4ZME8MWP"],"uri":["http://zotero.org/users/1792213/items/4ZME8MWP"],"itemData":{"id":3640,"type":"article-journal","title":"The size distribution of desert dust aerosols and its impact on the Earth system","container-title":"Aeolian Research","page":"53-71","volume":"15","source":"CrossRef","DOI":"10.1016/j.aeolia.2013.09.002","ISSN":"18759637","language":"en","author":[{"family":"Mahowald","given":"Natalie"},{"family":"Albani","given":"Samuel"},{"family":"Kok","given":"Jasper F."},{"family":"Engelstaeder","given":"Sebastian"},{"family":"Scanza","given":"Rachel"},{"family":"Ward","given":"Daniel S."},{"family":"Flanner","given":"Mark G."}],"issued":{"date-parts":[["2014",12]]}}}],"schema":"https://github.com/citation-style-language/schema/raw/master/csl-citation.json"} </w:instrText>
        </w:r>
      </w:ins>
      <w:del w:id="79" w:author="Sam Lo" w:date="2017-02-02T14:51:00Z">
        <w:r w:rsidRPr="00F56D8B" w:rsidDel="00765A1E">
          <w:rPr>
            <w:rFonts w:ascii="Arial" w:hAnsi="Arial" w:cs="Arial"/>
            <w:color w:val="auto"/>
            <w:sz w:val="24"/>
            <w:szCs w:val="24"/>
          </w:rPr>
          <w:delInstrText xml:space="preserve"> ADDIN ZOTERO_ITEM CSL_CITATION {"citationID":"2900dk1k6m","properties":{"formattedCitation":"[10]","plainCitation":"[10]"},"citationItems":[{"id":3640,"uris":["http://zotero.org/users/1792213/items/4ZME8MWP"],"uri":["http://zotero.org/users/1792213/items/4ZME8MWP"],"itemData":{"id":3640,"type":"article-journal","title":"The size distribution of desert dust aerosols and its impact on the Earth system","container-title":"Aeolian Research","page":"53-71","volume":"15","source":"CrossRef","DOI":"10.1016/j.aeolia.2013.09.002","ISSN":"18759637","language":"en","author":[{"family":"Mahowald","given":"Natalie"},{"family":"Albani","given":"Samuel"},{"family":"Kok","given":"Jasper F."},{"family":"Engelstaeder","given":"Sebastian"},{"family":"Scanza","given":"Rachel"},{"family":"Ward","given":"Daniel S."},{"family":"Flanner","given":"Mark G."}],"issued":{"date-parts":[["2014",12]]}}}],"schema":"https://github.com/citation-style-language/schema/raw/master/csl-citation.json"} </w:delInstrText>
        </w:r>
      </w:del>
      <w:r w:rsidRPr="00F56D8B">
        <w:rPr>
          <w:rFonts w:ascii="Arial" w:hAnsi="Arial" w:cs="Arial"/>
          <w:color w:val="auto"/>
          <w:sz w:val="24"/>
          <w:szCs w:val="24"/>
        </w:rPr>
        <w:fldChar w:fldCharType="separate"/>
      </w:r>
      <w:ins w:id="80" w:author="Sam Lo" w:date="2017-02-02T14:51:00Z">
        <w:r w:rsidR="00765A1E">
          <w:rPr>
            <w:rFonts w:ascii="Arial" w:hAnsi="Arial" w:cs="Arial"/>
            <w:noProof/>
            <w:color w:val="auto"/>
            <w:sz w:val="24"/>
            <w:szCs w:val="24"/>
          </w:rPr>
          <w:t>[11]</w:t>
        </w:r>
      </w:ins>
      <w:del w:id="81" w:author="Sam Lo" w:date="2017-02-02T14:51:00Z">
        <w:r w:rsidRPr="00765A1E" w:rsidDel="00765A1E">
          <w:rPr>
            <w:rFonts w:ascii="Arial" w:hAnsi="Arial" w:cs="Arial"/>
            <w:noProof/>
            <w:color w:val="auto"/>
            <w:sz w:val="24"/>
            <w:szCs w:val="24"/>
          </w:rPr>
          <w:delText>[10]</w:delText>
        </w:r>
      </w:del>
      <w:r w:rsidRPr="00F56D8B">
        <w:rPr>
          <w:rFonts w:ascii="Arial" w:hAnsi="Arial" w:cs="Arial"/>
          <w:color w:val="auto"/>
          <w:sz w:val="24"/>
          <w:szCs w:val="24"/>
        </w:rPr>
        <w:fldChar w:fldCharType="end"/>
      </w:r>
    </w:p>
    <w:p w14:paraId="6EB0FA96" w14:textId="77777777" w:rsidR="00D42A25" w:rsidRPr="00F56D8B" w:rsidRDefault="00D42A25" w:rsidP="00F56D8B">
      <w:pPr>
        <w:jc w:val="both"/>
        <w:rPr>
          <w:rFonts w:ascii="Arial" w:hAnsi="Arial" w:cs="Arial"/>
          <w:noProof/>
          <w:lang w:val="en-US"/>
        </w:rPr>
      </w:pPr>
    </w:p>
    <w:p w14:paraId="168A3FCF" w14:textId="5C4E252D" w:rsidR="00D42A25" w:rsidRPr="00F56D8B" w:rsidRDefault="00D42A25" w:rsidP="00F56D8B">
      <w:pPr>
        <w:jc w:val="both"/>
        <w:rPr>
          <w:rFonts w:ascii="Arial" w:hAnsi="Arial" w:cs="Arial"/>
        </w:rPr>
      </w:pPr>
      <w:r w:rsidRPr="00F56D8B">
        <w:rPr>
          <w:rFonts w:ascii="Arial" w:hAnsi="Arial" w:cs="Arial"/>
        </w:rPr>
        <w:t xml:space="preserve">They </w:t>
      </w:r>
      <w:del w:id="82" w:author="Sam Lo" w:date="2017-02-02T11:51:00Z">
        <w:r w:rsidRPr="00F56D8B" w:rsidDel="00E06D7E">
          <w:rPr>
            <w:rFonts w:ascii="Arial" w:hAnsi="Arial" w:cs="Arial"/>
          </w:rPr>
          <w:delText xml:space="preserve">also </w:delText>
        </w:r>
      </w:del>
      <w:r w:rsidRPr="00F56D8B">
        <w:rPr>
          <w:rFonts w:ascii="Arial" w:hAnsi="Arial" w:cs="Arial"/>
        </w:rPr>
        <w:t xml:space="preserve">can </w:t>
      </w:r>
      <w:ins w:id="83" w:author="Sam Lo" w:date="2017-02-02T11:51:00Z">
        <w:r w:rsidR="00E06D7E">
          <w:rPr>
            <w:rFonts w:ascii="Arial" w:hAnsi="Arial" w:cs="Arial"/>
          </w:rPr>
          <w:t xml:space="preserve">also </w:t>
        </w:r>
      </w:ins>
      <w:r w:rsidRPr="00F56D8B">
        <w:rPr>
          <w:rFonts w:ascii="Arial" w:hAnsi="Arial" w:cs="Arial"/>
        </w:rPr>
        <w:t xml:space="preserve">cause modifications on other atmospheric gases and pollutants such as nitrogen dioxide, hydrogen, and ozone. Water vapour molecules, and hydrogen ions attach </w:t>
      </w:r>
      <w:ins w:id="84" w:author="Sam Lo" w:date="2017-02-02T11:52:00Z">
        <w:r w:rsidR="00E06D7E">
          <w:rPr>
            <w:rFonts w:ascii="Arial" w:hAnsi="Arial" w:cs="Arial"/>
          </w:rPr>
          <w:t>onto</w:t>
        </w:r>
      </w:ins>
      <w:del w:id="85" w:author="Sam Lo" w:date="2017-02-02T11:52:00Z">
        <w:r w:rsidRPr="00F56D8B" w:rsidDel="00E06D7E">
          <w:rPr>
            <w:rFonts w:ascii="Arial" w:hAnsi="Arial" w:cs="Arial"/>
          </w:rPr>
          <w:delText>at</w:delText>
        </w:r>
      </w:del>
      <w:r w:rsidRPr="00F56D8B">
        <w:rPr>
          <w:rFonts w:ascii="Arial" w:hAnsi="Arial" w:cs="Arial"/>
        </w:rPr>
        <w:t xml:space="preserve"> the peripheral round of the dust particle surface.</w:t>
      </w:r>
      <w:del w:id="86" w:author="Sam Lo" w:date="2017-02-02T11:52:00Z">
        <w:r w:rsidRPr="00F56D8B" w:rsidDel="00E06D7E">
          <w:rPr>
            <w:rFonts w:ascii="Arial" w:hAnsi="Arial" w:cs="Arial"/>
          </w:rPr>
          <w:delText xml:space="preserve"> Heterogeneous reaction is the name of the modification process. </w:delText>
        </w:r>
        <w:r w:rsidRPr="00F56D8B" w:rsidDel="00E06D7E">
          <w:rPr>
            <w:rFonts w:ascii="Arial" w:hAnsi="Arial" w:cs="Arial"/>
          </w:rPr>
          <w:fldChar w:fldCharType="begin"/>
        </w:r>
        <w:r w:rsidRPr="00F56D8B" w:rsidDel="00E06D7E">
          <w:rPr>
            <w:rFonts w:ascii="Arial" w:hAnsi="Arial" w:cs="Arial"/>
          </w:rPr>
          <w:delInstrText xml:space="preserve"> ADDIN ZOTERO_ITEM CSL_CITATION {"citationID":"2h8kgfhv12","properties":{"formattedCitation":"[9]","plainCitation":"[9]"},"citationItems":[{"id":3639,"uris":["http://zotero.org/users/1792213/items/Z9MQD5W4"],"uri":["http://zotero.org/users/1792213/items/Z9MQD5W4"],"itemData":{"id":3639,"type":"article-journal","title":"Theoretical investigation on the role of mineral dust aerosol in atmospheric reaction: A case of the heterogeneous reaction of formaldehyde with NO2 onto SiO2 dust surface","container-title":"Atmospheric Environment","page":"207-214","volume":"103","source":"CrossRef","DOI":"10.1016/j.atmosenv.2014.12.044","ISSN":"13522310","shortTitle":"Theoretical investigation on the role of mineral dust aerosol in atmospheric reaction","language":"en","author":[{"family":"Ji","given":"Yuemeng"},{"family":"Wang","given":"Honghong"},{"family":"Li","given":"Guiying"},{"family":"An","given":"Taicheng"}],"issued":{"date-parts":[["2015",2]]}}}],"schema":"https://github.com/citation-style-language/schema/raw/master/csl-citation.json"} </w:delInstrText>
        </w:r>
        <w:r w:rsidRPr="00F56D8B" w:rsidDel="00E06D7E">
          <w:rPr>
            <w:rFonts w:ascii="Arial" w:hAnsi="Arial" w:cs="Arial"/>
          </w:rPr>
          <w:fldChar w:fldCharType="separate"/>
        </w:r>
        <w:r w:rsidRPr="00F56D8B" w:rsidDel="00E06D7E">
          <w:rPr>
            <w:rFonts w:ascii="Arial" w:hAnsi="Arial" w:cs="Arial"/>
            <w:noProof/>
          </w:rPr>
          <w:delText>[9]</w:delText>
        </w:r>
        <w:r w:rsidRPr="00F56D8B" w:rsidDel="00E06D7E">
          <w:rPr>
            <w:rFonts w:ascii="Arial" w:hAnsi="Arial" w:cs="Arial"/>
          </w:rPr>
          <w:fldChar w:fldCharType="end"/>
        </w:r>
      </w:del>
      <w:ins w:id="87" w:author="Sam Lo" w:date="2017-02-02T11:52:00Z">
        <w:r w:rsidR="00E06D7E">
          <w:rPr>
            <w:rFonts w:ascii="Arial" w:hAnsi="Arial" w:cs="Arial"/>
          </w:rPr>
          <w:t xml:space="preserve"> </w:t>
        </w:r>
      </w:ins>
      <w:del w:id="88" w:author="Sam Lo" w:date="2017-02-02T11:52:00Z">
        <w:r w:rsidRPr="00F56D8B" w:rsidDel="00E06D7E">
          <w:rPr>
            <w:rFonts w:ascii="Arial" w:hAnsi="Arial" w:cs="Arial"/>
          </w:rPr>
          <w:delText xml:space="preserve"> </w:delText>
        </w:r>
      </w:del>
      <w:r w:rsidRPr="00F56D8B">
        <w:rPr>
          <w:rFonts w:ascii="Arial" w:hAnsi="Arial" w:cs="Arial"/>
        </w:rPr>
        <w:t xml:space="preserve">Figure 5 </w:t>
      </w:r>
      <w:proofErr w:type="gramStart"/>
      <w:r w:rsidRPr="00F56D8B">
        <w:rPr>
          <w:rFonts w:ascii="Arial" w:hAnsi="Arial" w:cs="Arial"/>
        </w:rPr>
        <w:t>shows</w:t>
      </w:r>
      <w:proofErr w:type="gramEnd"/>
      <w:r w:rsidRPr="00F56D8B">
        <w:rPr>
          <w:rFonts w:ascii="Arial" w:hAnsi="Arial" w:cs="Arial"/>
        </w:rPr>
        <w:t xml:space="preserve"> that the dust can travel with wind current and react with water vapour to form aerosols. </w:t>
      </w:r>
    </w:p>
    <w:p w14:paraId="50BEB0A7" w14:textId="77777777" w:rsidR="00D42A25" w:rsidRPr="00F56D8B" w:rsidRDefault="00D42A25" w:rsidP="00F56D8B">
      <w:pPr>
        <w:keepNext/>
        <w:jc w:val="both"/>
        <w:rPr>
          <w:rFonts w:ascii="Arial" w:hAnsi="Arial" w:cs="Arial"/>
        </w:rPr>
      </w:pPr>
      <w:r w:rsidRPr="00F56D8B">
        <w:rPr>
          <w:rFonts w:ascii="Arial" w:eastAsia="Times New Roman" w:hAnsi="Arial" w:cs="Arial"/>
          <w:noProof/>
          <w:lang w:val="en-US"/>
        </w:rPr>
        <w:drawing>
          <wp:inline distT="0" distB="0" distL="0" distR="0" wp14:anchorId="0BD862B2" wp14:editId="074F0815">
            <wp:extent cx="3070225" cy="3112135"/>
            <wp:effectExtent l="0" t="0" r="3175" b="12065"/>
            <wp:docPr id="36" name="Picture 25" descr="ttp://ars.els-cdn.com/content/image/1-s2.0-S1352231014009923-f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tp://ars.els-cdn.com/content/image/1-s2.0-S1352231014009923-fx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0225" cy="3112135"/>
                    </a:xfrm>
                    <a:prstGeom prst="rect">
                      <a:avLst/>
                    </a:prstGeom>
                    <a:noFill/>
                    <a:ln>
                      <a:noFill/>
                    </a:ln>
                  </pic:spPr>
                </pic:pic>
              </a:graphicData>
            </a:graphic>
          </wp:inline>
        </w:drawing>
      </w:r>
    </w:p>
    <w:p w14:paraId="3E8BE94F" w14:textId="7FB83B84" w:rsidR="00D42A25" w:rsidRPr="00F56D8B" w:rsidRDefault="00D42A25" w:rsidP="00F56D8B">
      <w:pPr>
        <w:pStyle w:val="Caption"/>
        <w:rPr>
          <w:rFonts w:ascii="Arial" w:hAnsi="Arial" w:cs="Arial"/>
          <w:color w:val="auto"/>
          <w:sz w:val="24"/>
          <w:szCs w:val="24"/>
        </w:rPr>
      </w:pPr>
      <w:r w:rsidRPr="00F56D8B">
        <w:rPr>
          <w:rFonts w:ascii="Arial" w:hAnsi="Arial" w:cs="Arial"/>
          <w:color w:val="auto"/>
          <w:sz w:val="24"/>
          <w:szCs w:val="24"/>
        </w:rPr>
        <w:t xml:space="preserve">Figure </w:t>
      </w:r>
      <w:r w:rsidRPr="00F56D8B">
        <w:rPr>
          <w:rFonts w:ascii="Arial" w:hAnsi="Arial" w:cs="Arial"/>
          <w:color w:val="auto"/>
          <w:sz w:val="24"/>
          <w:szCs w:val="24"/>
        </w:rPr>
        <w:fldChar w:fldCharType="begin"/>
      </w:r>
      <w:r w:rsidRPr="00F56D8B">
        <w:rPr>
          <w:rFonts w:ascii="Arial" w:hAnsi="Arial" w:cs="Arial"/>
          <w:color w:val="auto"/>
          <w:sz w:val="24"/>
          <w:szCs w:val="24"/>
        </w:rPr>
        <w:instrText xml:space="preserve"> SEQ Figure \* ARABIC </w:instrText>
      </w:r>
      <w:r w:rsidRPr="00F56D8B">
        <w:rPr>
          <w:rFonts w:ascii="Arial" w:hAnsi="Arial" w:cs="Arial"/>
          <w:color w:val="auto"/>
          <w:sz w:val="24"/>
          <w:szCs w:val="24"/>
        </w:rPr>
        <w:fldChar w:fldCharType="separate"/>
      </w:r>
      <w:r w:rsidR="00F56D8B" w:rsidRPr="00F56D8B">
        <w:rPr>
          <w:rFonts w:ascii="Arial" w:hAnsi="Arial" w:cs="Arial"/>
          <w:noProof/>
          <w:color w:val="auto"/>
          <w:sz w:val="24"/>
          <w:szCs w:val="24"/>
        </w:rPr>
        <w:t>6</w:t>
      </w:r>
      <w:r w:rsidRPr="00F56D8B">
        <w:rPr>
          <w:rFonts w:ascii="Arial" w:hAnsi="Arial" w:cs="Arial"/>
          <w:color w:val="auto"/>
          <w:sz w:val="24"/>
          <w:szCs w:val="24"/>
        </w:rPr>
        <w:fldChar w:fldCharType="end"/>
      </w:r>
      <w:r w:rsidRPr="00F56D8B">
        <w:rPr>
          <w:rFonts w:ascii="Arial" w:hAnsi="Arial" w:cs="Arial"/>
          <w:color w:val="auto"/>
          <w:sz w:val="24"/>
          <w:szCs w:val="24"/>
        </w:rPr>
        <w:t xml:space="preserve"> – </w:t>
      </w:r>
      <w:del w:id="89" w:author="Sam Lo" w:date="2017-02-02T16:15:00Z">
        <w:r w:rsidRPr="00F56D8B" w:rsidDel="004871A0">
          <w:rPr>
            <w:rFonts w:ascii="Arial" w:hAnsi="Arial" w:cs="Arial"/>
            <w:color w:val="auto"/>
            <w:sz w:val="24"/>
            <w:szCs w:val="24"/>
          </w:rPr>
          <w:delText>Heterogeneous chemical</w:delText>
        </w:r>
      </w:del>
      <w:ins w:id="90" w:author="Sam Lo" w:date="2017-02-02T16:15:00Z">
        <w:r w:rsidR="004871A0">
          <w:rPr>
            <w:rFonts w:ascii="Arial" w:hAnsi="Arial" w:cs="Arial"/>
            <w:color w:val="auto"/>
            <w:sz w:val="24"/>
            <w:szCs w:val="24"/>
          </w:rPr>
          <w:t>Chemical</w:t>
        </w:r>
      </w:ins>
      <w:r w:rsidRPr="00F56D8B">
        <w:rPr>
          <w:rFonts w:ascii="Arial" w:hAnsi="Arial" w:cs="Arial"/>
          <w:color w:val="auto"/>
          <w:sz w:val="24"/>
          <w:szCs w:val="24"/>
        </w:rPr>
        <w:t xml:space="preserve"> reaction of dust with nitrogen dioxide </w:t>
      </w:r>
      <w:r w:rsidRPr="00F56D8B">
        <w:rPr>
          <w:rFonts w:ascii="Arial" w:hAnsi="Arial" w:cs="Arial"/>
          <w:color w:val="auto"/>
          <w:sz w:val="24"/>
          <w:szCs w:val="24"/>
        </w:rPr>
        <w:fldChar w:fldCharType="begin"/>
      </w:r>
      <w:ins w:id="91" w:author="Sam Lo" w:date="2017-02-02T14:51:00Z">
        <w:r w:rsidR="00765A1E">
          <w:rPr>
            <w:rFonts w:ascii="Arial" w:hAnsi="Arial" w:cs="Arial"/>
            <w:color w:val="auto"/>
            <w:sz w:val="24"/>
            <w:szCs w:val="24"/>
          </w:rPr>
          <w:instrText xml:space="preserve"> ADDIN ZOTERO_ITEM CSL_CITATION {"citationID":"27sjutf0a3","properties":{"formattedCitation":"[11]","plainCitation":"[11]"},"citationItems":[{"id":3640,"uris":["http://zotero.org/users/1792213/items/4ZME8MWP"],"uri":["http://zotero.org/users/1792213/items/4ZME8MWP"],"itemData":{"id":3640,"type":"article-journal","title":"The size distribution of desert dust aerosols and its impact on the Earth system","container-title":"Aeolian Research","page":"53-71","volume":"15","source":"CrossRef","DOI":"10.1016/j.aeolia.2013.09.002","ISSN":"18759637","language":"en","author":[{"family":"Mahowald","given":"Natalie"},{"family":"Albani","given":"Samuel"},{"family":"Kok","given":"Jasper F."},{"family":"Engelstaeder","given":"Sebastian"},{"family":"Scanza","given":"Rachel"},{"family":"Ward","given":"Daniel S."},{"family":"Flanner","given":"Mark G."}],"issued":{"date-parts":[["2014",12]]}}}],"schema":"https://github.com/citation-style-language/schema/raw/master/csl-citation.json"} </w:instrText>
        </w:r>
      </w:ins>
      <w:del w:id="92" w:author="Sam Lo" w:date="2017-02-02T14:51:00Z">
        <w:r w:rsidRPr="00F56D8B" w:rsidDel="00765A1E">
          <w:rPr>
            <w:rFonts w:ascii="Arial" w:hAnsi="Arial" w:cs="Arial"/>
            <w:color w:val="auto"/>
            <w:sz w:val="24"/>
            <w:szCs w:val="24"/>
          </w:rPr>
          <w:delInstrText xml:space="preserve"> ADDIN ZOTERO_ITEM CSL_CITATION {"citationID":"27sjutf0a3","properties":{"formattedCitation":"[10]","plainCitation":"[10]"},"citationItems":[{"id":3640,"uris":["http://zotero.org/users/1792213/items/4ZME8MWP"],"uri":["http://zotero.org/users/1792213/items/4ZME8MWP"],"itemData":{"id":3640,"type":"article-journal","title":"The size distribution of desert dust aerosols and its impact on the Earth system","container-title":"Aeolian Research","page":"53-71","volume":"15","source":"CrossRef","DOI":"10.1016/j.aeolia.2013.09.002","ISSN":"18759637","language":"en","author":[{"family":"Mahowald","given":"Natalie"},{"family":"Albani","given":"Samuel"},{"family":"Kok","given":"Jasper F."},{"family":"Engelstaeder","given":"Sebastian"},{"family":"Scanza","given":"Rachel"},{"family":"Ward","given":"Daniel S."},{"family":"Flanner","given":"Mark G."}],"issued":{"date-parts":[["2014",12]]}}}],"schema":"https://github.com/citation-style-language/schema/raw/master/csl-citation.json"} </w:delInstrText>
        </w:r>
      </w:del>
      <w:r w:rsidRPr="00F56D8B">
        <w:rPr>
          <w:rFonts w:ascii="Arial" w:hAnsi="Arial" w:cs="Arial"/>
          <w:color w:val="auto"/>
          <w:sz w:val="24"/>
          <w:szCs w:val="24"/>
        </w:rPr>
        <w:fldChar w:fldCharType="separate"/>
      </w:r>
      <w:ins w:id="93" w:author="Sam Lo" w:date="2017-02-02T14:51:00Z">
        <w:r w:rsidR="00765A1E">
          <w:rPr>
            <w:rFonts w:ascii="Arial" w:hAnsi="Arial" w:cs="Arial"/>
            <w:noProof/>
            <w:color w:val="auto"/>
            <w:sz w:val="24"/>
            <w:szCs w:val="24"/>
          </w:rPr>
          <w:t>[11]</w:t>
        </w:r>
      </w:ins>
      <w:del w:id="94" w:author="Sam Lo" w:date="2017-02-02T14:51:00Z">
        <w:r w:rsidRPr="00765A1E" w:rsidDel="00765A1E">
          <w:rPr>
            <w:rFonts w:ascii="Arial" w:hAnsi="Arial" w:cs="Arial"/>
            <w:noProof/>
            <w:color w:val="auto"/>
            <w:sz w:val="24"/>
            <w:szCs w:val="24"/>
          </w:rPr>
          <w:delText>[10]</w:delText>
        </w:r>
      </w:del>
      <w:r w:rsidRPr="00F56D8B">
        <w:rPr>
          <w:rFonts w:ascii="Arial" w:hAnsi="Arial" w:cs="Arial"/>
          <w:color w:val="auto"/>
          <w:sz w:val="24"/>
          <w:szCs w:val="24"/>
        </w:rPr>
        <w:fldChar w:fldCharType="end"/>
      </w:r>
    </w:p>
    <w:p w14:paraId="18825218" w14:textId="77777777" w:rsidR="00D42A25" w:rsidRPr="00F56D8B" w:rsidRDefault="00D42A25" w:rsidP="00F56D8B">
      <w:pPr>
        <w:jc w:val="both"/>
        <w:rPr>
          <w:rFonts w:ascii="Arial" w:hAnsi="Arial" w:cs="Arial"/>
        </w:rPr>
      </w:pPr>
      <w:r w:rsidRPr="00F56D8B">
        <w:rPr>
          <w:rFonts w:ascii="Arial" w:hAnsi="Arial" w:cs="Arial"/>
        </w:rPr>
        <w:t xml:space="preserve"> </w:t>
      </w:r>
    </w:p>
    <w:p w14:paraId="5A9426C1" w14:textId="77777777" w:rsidR="00D42A25" w:rsidRPr="00F56D8B" w:rsidRDefault="00D42A25" w:rsidP="00F56D8B">
      <w:pPr>
        <w:jc w:val="both"/>
        <w:rPr>
          <w:rFonts w:ascii="Arial" w:hAnsi="Arial" w:cs="Arial"/>
        </w:rPr>
      </w:pPr>
    </w:p>
    <w:p w14:paraId="009F9142" w14:textId="3371E5FA" w:rsidR="00D42A25" w:rsidRPr="00F56D8B" w:rsidRDefault="00D42A25" w:rsidP="00F56D8B">
      <w:pPr>
        <w:jc w:val="both"/>
        <w:rPr>
          <w:rFonts w:ascii="Arial" w:hAnsi="Arial" w:cs="Arial"/>
        </w:rPr>
      </w:pPr>
      <w:r w:rsidRPr="00F56D8B">
        <w:rPr>
          <w:rFonts w:ascii="Arial" w:hAnsi="Arial" w:cs="Arial"/>
        </w:rPr>
        <w:t xml:space="preserve">Figure 6 shows that dust can react with nitrogen dioxide, and the reactive product undergoes </w:t>
      </w:r>
      <w:del w:id="95" w:author="Sam Lo" w:date="2017-02-02T11:53:00Z">
        <w:r w:rsidRPr="00F56D8B" w:rsidDel="00E06D7E">
          <w:rPr>
            <w:rFonts w:ascii="Arial" w:hAnsi="Arial" w:cs="Arial"/>
          </w:rPr>
          <w:delText xml:space="preserve">photochemical </w:delText>
        </w:r>
      </w:del>
      <w:r w:rsidRPr="00F56D8B">
        <w:rPr>
          <w:rFonts w:ascii="Arial" w:hAnsi="Arial" w:cs="Arial"/>
        </w:rPr>
        <w:t xml:space="preserve">reactions to change the </w:t>
      </w:r>
      <w:del w:id="96" w:author="Sam Lo" w:date="2017-02-02T11:53:00Z">
        <w:r w:rsidRPr="00F56D8B" w:rsidDel="00E06D7E">
          <w:rPr>
            <w:rFonts w:ascii="Arial" w:hAnsi="Arial" w:cs="Arial"/>
          </w:rPr>
          <w:delText xml:space="preserve">physicochemical </w:delText>
        </w:r>
      </w:del>
      <w:r w:rsidRPr="00F56D8B">
        <w:rPr>
          <w:rFonts w:ascii="Arial" w:hAnsi="Arial" w:cs="Arial"/>
        </w:rPr>
        <w:t xml:space="preserve">properties of the dust particle. Dust can also spread from the source region to remote locations through wind currents. </w:t>
      </w:r>
      <w:r w:rsidRPr="00F56D8B">
        <w:rPr>
          <w:rFonts w:ascii="Arial" w:hAnsi="Arial" w:cs="Arial"/>
        </w:rPr>
        <w:fldChar w:fldCharType="begin"/>
      </w:r>
      <w:ins w:id="97" w:author="Sam Lo" w:date="2017-02-02T14:51:00Z">
        <w:r w:rsidR="00765A1E">
          <w:rPr>
            <w:rFonts w:ascii="Arial" w:hAnsi="Arial" w:cs="Arial"/>
          </w:rPr>
          <w:instrText xml:space="preserve"> ADDIN ZOTERO_ITEM CSL_CITATION {"citationID":"917655s5p","properties":{"formattedCitation":"[12]","plainCitation":"[12]"},"citationItems":[{"id":3624,"uris":["http://zotero.org/users/1792213/items/BR7RDEM5"],"uri":["http://zotero.org/users/1792213/items/BR7RDEM5"],"itemData":{"id":3624,"type":"article-journal","title":"Heterogeneous Photochemistry of Trace Atmospheric Gases with Components of Mineral Dust Aerosol","container-title":"The Journal of Physical Chemistry A","page":"490-499","volume":"115","issue":"4","source":"CrossRef","DOI":"10.1021/jp110164j","ISSN":"1089-5639, 1520-5215","language":"en","author":[{"family":"Chen","given":"Haihan"},{"family":"Navea","given":"Juan G."},{"family":"Young","given":"Mark A."},{"family":"Grassian","given":"Vicki H."}],"issued":{"date-parts":[["2011",2,3]]}}}],"schema":"https://github.com/citation-style-language/schema/raw/master/csl-citation.json"} </w:instrText>
        </w:r>
      </w:ins>
      <w:del w:id="98" w:author="Sam Lo" w:date="2017-02-02T14:51:00Z">
        <w:r w:rsidRPr="00F56D8B" w:rsidDel="00765A1E">
          <w:rPr>
            <w:rFonts w:ascii="Arial" w:hAnsi="Arial" w:cs="Arial"/>
          </w:rPr>
          <w:delInstrText xml:space="preserve"> ADDIN ZOTERO_ITEM CSL_CITATION {"citationID":"917655s5p","properties":{"formattedCitation":"[11]","plainCitation":"[11]"},"citationItems":[{"id":3624,"uris":["http://zotero.org/users/1792213/items/BR7RDEM5"],"uri":["http://zotero.org/users/1792213/items/BR7RDEM5"],"itemData":{"id":3624,"type":"article-journal","title":"Heterogeneous Photochemistry of Trace Atmospheric Gases with Components of Mineral Dust Aerosol","container-title":"The Journal of Physical Chemistry A","page":"490-499","volume":"115","issue":"4","source":"CrossRef","DOI":"10.1021/jp110164j","ISSN":"1089-5639, 1520-5215","language":"en","author":[{"family":"Chen","given":"Haihan"},{"family":"Navea","given":"Juan G."},{"family":"Young","given":"Mark A."},{"family":"Grassian","given":"Vicki H."}],"issued":{"date-parts":[["2011",2,3]]}}}],"schema":"https://github.com/citation-style-language/schema/raw/master/csl-citation.json"} </w:delInstrText>
        </w:r>
      </w:del>
      <w:r w:rsidRPr="00F56D8B">
        <w:rPr>
          <w:rFonts w:ascii="Arial" w:hAnsi="Arial" w:cs="Arial"/>
        </w:rPr>
        <w:fldChar w:fldCharType="separate"/>
      </w:r>
      <w:ins w:id="99" w:author="Sam Lo" w:date="2017-02-02T14:51:00Z">
        <w:r w:rsidR="00765A1E">
          <w:rPr>
            <w:rFonts w:ascii="Arial" w:hAnsi="Arial" w:cs="Arial"/>
            <w:noProof/>
          </w:rPr>
          <w:t>[12]</w:t>
        </w:r>
      </w:ins>
      <w:del w:id="100" w:author="Sam Lo" w:date="2017-02-02T14:51:00Z">
        <w:r w:rsidRPr="00765A1E" w:rsidDel="00765A1E">
          <w:rPr>
            <w:rFonts w:ascii="Arial" w:hAnsi="Arial" w:cs="Arial"/>
            <w:noProof/>
          </w:rPr>
          <w:delText>[11]</w:delText>
        </w:r>
      </w:del>
      <w:r w:rsidRPr="00F56D8B">
        <w:rPr>
          <w:rFonts w:ascii="Arial" w:hAnsi="Arial" w:cs="Arial"/>
        </w:rPr>
        <w:fldChar w:fldCharType="end"/>
      </w:r>
      <w:r w:rsidRPr="00F56D8B">
        <w:rPr>
          <w:rFonts w:ascii="Arial" w:hAnsi="Arial" w:cs="Arial"/>
        </w:rPr>
        <w:t xml:space="preserve">. The intensity of the </w:t>
      </w:r>
      <w:del w:id="101" w:author="Sam Lo" w:date="2017-02-02T11:54:00Z">
        <w:r w:rsidRPr="00F56D8B" w:rsidDel="00E04147">
          <w:rPr>
            <w:rFonts w:ascii="Arial" w:hAnsi="Arial" w:cs="Arial"/>
          </w:rPr>
          <w:delText xml:space="preserve">heterogeneous chemical </w:delText>
        </w:r>
      </w:del>
      <w:r w:rsidRPr="00F56D8B">
        <w:rPr>
          <w:rFonts w:ascii="Arial" w:hAnsi="Arial" w:cs="Arial"/>
        </w:rPr>
        <w:t>reaction between nitrogen oxide and dust is depending on the sizes of dust particles. This means that more nitrogen oxide will react on the surface of the dust particles when the size increases.</w:t>
      </w:r>
      <w:r w:rsidRPr="00F56D8B">
        <w:rPr>
          <w:rFonts w:ascii="Arial" w:hAnsi="Arial" w:cs="Arial"/>
        </w:rPr>
        <w:fldChar w:fldCharType="begin"/>
      </w:r>
      <w:ins w:id="102" w:author="Sam Lo" w:date="2017-02-02T14:51:00Z">
        <w:r w:rsidR="00765A1E">
          <w:rPr>
            <w:rFonts w:ascii="Arial" w:hAnsi="Arial" w:cs="Arial"/>
          </w:rPr>
          <w:instrText xml:space="preserve"> ADDIN ZOTERO_ITEM CSL_CITATION {"citationID":"2md3s676mo","properties":{"formattedCitation":"[13]","plainCitation":"[13]"},"citationItems":[{"id":3632,"uris":["http://zotero.org/users/1792213/items/9687NJRF"],"uri":["http://zotero.org/users/1792213/items/9687NJRF"],"itemData":{"id":3632,"type":"article-journal","title":"Heterogeneous uptake of gaseous hydrogen peroxide on mineral dust","container-title":"Journal of Environmental Sciences","page":"44-50","volume":"40","source":"CrossRef","DOI":"10.1016/j.jes.2015.08.018","ISSN":"10010742","language":"en","author":[{"family":"Zhou","given":"Li"},{"family":"Wang","given":"Weigang"},{"family":"Ge","given":"Maofa"},{"family":"Tong","given":"Shengrui"}],"issued":{"date-parts":[["2016",2]]}}}],"schema":"https://github.com/citation-style-language/schema/raw/master/csl-citation.json"} </w:instrText>
        </w:r>
      </w:ins>
      <w:del w:id="103" w:author="Sam Lo" w:date="2017-02-02T14:51:00Z">
        <w:r w:rsidRPr="00F56D8B" w:rsidDel="00765A1E">
          <w:rPr>
            <w:rFonts w:ascii="Arial" w:hAnsi="Arial" w:cs="Arial"/>
          </w:rPr>
          <w:delInstrText xml:space="preserve"> ADDIN ZOTERO_ITEM CSL_CITATION {"citationID":"2md3s676mo","properties":{"formattedCitation":"[12]","plainCitation":"[12]"},"citationItems":[{"id":3632,"uris":["http://zotero.org/users/1792213/items/9687NJRF"],"uri":["http://zotero.org/users/1792213/items/9687NJRF"],"itemData":{"id":3632,"type":"article-journal","title":"Heterogeneous uptake of gaseous hydrogen peroxide on mineral dust","container-title":"Journal of Environmental Sciences","page":"44-50","volume":"40","source":"CrossRef","DOI":"10.1016/j.jes.2015.08.018","ISSN":"10010742","language":"en","author":[{"family":"Zhou","given":"Li"},{"family":"Wang","given":"Weigang"},{"family":"Ge","given":"Maofa"},{"family":"Tong","given":"Shengrui"}],"issued":{"date-parts":[["2016",2]]}}}],"schema":"https://github.com/citation-style-language/schema/raw/master/csl-citation.json"} </w:delInstrText>
        </w:r>
      </w:del>
      <w:r w:rsidRPr="00F56D8B">
        <w:rPr>
          <w:rFonts w:ascii="Arial" w:hAnsi="Arial" w:cs="Arial"/>
        </w:rPr>
        <w:fldChar w:fldCharType="separate"/>
      </w:r>
      <w:ins w:id="104" w:author="Sam Lo" w:date="2017-02-02T14:51:00Z">
        <w:r w:rsidR="00765A1E">
          <w:rPr>
            <w:rFonts w:ascii="Arial" w:hAnsi="Arial" w:cs="Arial"/>
            <w:noProof/>
          </w:rPr>
          <w:t>[13]</w:t>
        </w:r>
      </w:ins>
      <w:del w:id="105" w:author="Sam Lo" w:date="2017-02-02T14:51:00Z">
        <w:r w:rsidRPr="00765A1E" w:rsidDel="00765A1E">
          <w:rPr>
            <w:rFonts w:ascii="Arial" w:hAnsi="Arial" w:cs="Arial"/>
            <w:noProof/>
          </w:rPr>
          <w:delText>[12]</w:delText>
        </w:r>
      </w:del>
      <w:r w:rsidRPr="00F56D8B">
        <w:rPr>
          <w:rFonts w:ascii="Arial" w:hAnsi="Arial" w:cs="Arial"/>
        </w:rPr>
        <w:fldChar w:fldCharType="end"/>
      </w:r>
      <w:r w:rsidRPr="00F56D8B">
        <w:rPr>
          <w:rFonts w:ascii="Arial" w:hAnsi="Arial" w:cs="Arial"/>
        </w:rPr>
        <w:t>.</w:t>
      </w:r>
    </w:p>
    <w:p w14:paraId="04944DF9" w14:textId="77777777" w:rsidR="00D42A25" w:rsidRPr="00F56D8B" w:rsidRDefault="00D42A25" w:rsidP="00F56D8B">
      <w:pPr>
        <w:jc w:val="both"/>
        <w:rPr>
          <w:rFonts w:ascii="Arial" w:hAnsi="Arial" w:cs="Arial"/>
        </w:rPr>
      </w:pPr>
    </w:p>
    <w:p w14:paraId="487FF764" w14:textId="77777777" w:rsidR="00D42A25" w:rsidRPr="00F56D8B" w:rsidRDefault="00D42A25" w:rsidP="00F56D8B">
      <w:pPr>
        <w:jc w:val="both"/>
        <w:rPr>
          <w:rFonts w:ascii="Arial" w:hAnsi="Arial" w:cs="Arial"/>
        </w:rPr>
      </w:pPr>
      <w:r w:rsidRPr="00F56D8B">
        <w:rPr>
          <w:rFonts w:ascii="Arial" w:hAnsi="Arial" w:cs="Arial"/>
        </w:rPr>
        <w:br w:type="page"/>
      </w:r>
    </w:p>
    <w:p w14:paraId="7042838F" w14:textId="77777777" w:rsidR="00D42A25" w:rsidRPr="00F56D8B" w:rsidRDefault="00D42A25" w:rsidP="00F56D8B">
      <w:pPr>
        <w:pStyle w:val="Heading3"/>
        <w:ind w:left="0"/>
        <w:jc w:val="both"/>
      </w:pPr>
      <w:bookmarkStart w:id="106" w:name="_Toc347617506"/>
      <w:r w:rsidRPr="00F56D8B">
        <w:t>3.2.3. Black Carbon</w:t>
      </w:r>
      <w:bookmarkEnd w:id="106"/>
    </w:p>
    <w:p w14:paraId="42BE09CC" w14:textId="77777777" w:rsidR="00D42A25" w:rsidRPr="00F56D8B" w:rsidRDefault="00D42A25" w:rsidP="00F56D8B">
      <w:pPr>
        <w:jc w:val="both"/>
        <w:rPr>
          <w:rFonts w:ascii="Arial" w:eastAsia="Times New Roman" w:hAnsi="Arial" w:cs="Arial"/>
        </w:rPr>
      </w:pPr>
    </w:p>
    <w:p w14:paraId="0F8AB2E6" w14:textId="7E3A0767" w:rsidR="00D42A25" w:rsidRDefault="00D42A25" w:rsidP="00F56D8B">
      <w:pPr>
        <w:pStyle w:val="NormalWeb"/>
        <w:spacing w:before="0" w:beforeAutospacing="0" w:after="0" w:afterAutospacing="0"/>
        <w:jc w:val="both"/>
        <w:rPr>
          <w:ins w:id="107" w:author="Sam Lo" w:date="2017-02-02T11:56:00Z"/>
          <w:rFonts w:ascii="Arial" w:hAnsi="Arial" w:cs="Arial"/>
          <w:sz w:val="24"/>
          <w:szCs w:val="24"/>
        </w:rPr>
      </w:pPr>
      <w:r w:rsidRPr="00F56D8B">
        <w:rPr>
          <w:rFonts w:ascii="Arial" w:hAnsi="Arial" w:cs="Arial"/>
          <w:sz w:val="24"/>
          <w:szCs w:val="24"/>
        </w:rPr>
        <w:t xml:space="preserve">Carbon based gases form black carbon, which can be carbon monoxide and carbon dioxide. The size of black carbon varies from 0.1µm to 10µm. It can </w:t>
      </w:r>
      <w:ins w:id="108" w:author="Sam Lo" w:date="2017-02-02T11:54:00Z">
        <w:r w:rsidR="00E04147">
          <w:rPr>
            <w:rFonts w:ascii="Arial" w:hAnsi="Arial" w:cs="Arial"/>
            <w:sz w:val="24"/>
            <w:szCs w:val="24"/>
          </w:rPr>
          <w:t xml:space="preserve">be </w:t>
        </w:r>
      </w:ins>
      <w:r w:rsidRPr="00F56D8B">
        <w:rPr>
          <w:rFonts w:ascii="Arial" w:hAnsi="Arial" w:cs="Arial"/>
          <w:sz w:val="24"/>
          <w:szCs w:val="24"/>
        </w:rPr>
        <w:t>suspend</w:t>
      </w:r>
      <w:ins w:id="109" w:author="Sam Lo" w:date="2017-02-02T11:54:00Z">
        <w:r w:rsidR="00E04147">
          <w:rPr>
            <w:rFonts w:ascii="Arial" w:hAnsi="Arial" w:cs="Arial"/>
            <w:sz w:val="24"/>
            <w:szCs w:val="24"/>
          </w:rPr>
          <w:t>ed</w:t>
        </w:r>
      </w:ins>
      <w:r w:rsidRPr="00F56D8B">
        <w:rPr>
          <w:rFonts w:ascii="Arial" w:hAnsi="Arial" w:cs="Arial"/>
          <w:sz w:val="24"/>
          <w:szCs w:val="24"/>
        </w:rPr>
        <w:t xml:space="preserve"> as aerosols in the atmosphere for at least 40 hours. [1] [2] Figure </w:t>
      </w:r>
      <w:ins w:id="110" w:author="Sam Lo" w:date="2017-02-02T11:54:00Z">
        <w:r w:rsidR="00E04147">
          <w:rPr>
            <w:rFonts w:ascii="Arial" w:hAnsi="Arial" w:cs="Arial"/>
            <w:sz w:val="24"/>
            <w:szCs w:val="24"/>
          </w:rPr>
          <w:t>7</w:t>
        </w:r>
      </w:ins>
      <w:del w:id="111" w:author="Sam Lo" w:date="2017-02-02T11:54:00Z">
        <w:r w:rsidRPr="00F56D8B" w:rsidDel="00E04147">
          <w:rPr>
            <w:rFonts w:ascii="Arial" w:hAnsi="Arial" w:cs="Arial"/>
            <w:sz w:val="24"/>
            <w:szCs w:val="24"/>
          </w:rPr>
          <w:delText>5</w:delText>
        </w:r>
      </w:del>
      <w:r w:rsidRPr="00F56D8B">
        <w:rPr>
          <w:rFonts w:ascii="Arial" w:hAnsi="Arial" w:cs="Arial"/>
          <w:sz w:val="24"/>
          <w:szCs w:val="24"/>
        </w:rPr>
        <w:t xml:space="preserve"> shows the distribution of black carbon aerosols in the world in February 2009. It shows that the concentration of black carbon is depending on natural and man-made events like wildfires</w:t>
      </w:r>
      <w:del w:id="112" w:author="Sam Lo" w:date="2017-02-02T11:56:00Z">
        <w:r w:rsidRPr="00F56D8B" w:rsidDel="00E04147">
          <w:rPr>
            <w:rFonts w:ascii="Arial" w:hAnsi="Arial" w:cs="Arial"/>
            <w:sz w:val="24"/>
            <w:szCs w:val="24"/>
          </w:rPr>
          <w:delText xml:space="preserve"> in Central Africa, and industrialization in East Asia. Gas emissions from manufacturing enterprises and vehicles generate black carbon.</w:delText>
        </w:r>
      </w:del>
      <w:ins w:id="113" w:author="Sam Lo" w:date="2017-02-02T11:56:00Z">
        <w:r w:rsidR="00E04147">
          <w:rPr>
            <w:rFonts w:ascii="Arial" w:hAnsi="Arial" w:cs="Arial"/>
            <w:sz w:val="24"/>
            <w:szCs w:val="24"/>
          </w:rPr>
          <w:t>, fossil fuel combustion and gas emission from vehicles</w:t>
        </w:r>
        <w:r w:rsidR="0029363E">
          <w:rPr>
            <w:rFonts w:ascii="Arial" w:hAnsi="Arial" w:cs="Arial"/>
            <w:sz w:val="24"/>
            <w:szCs w:val="24"/>
          </w:rPr>
          <w:t xml:space="preserve"> </w:t>
        </w:r>
        <w:r w:rsidR="0029363E">
          <w:rPr>
            <w:rFonts w:ascii="Arial" w:hAnsi="Arial" w:cs="Arial"/>
            <w:sz w:val="24"/>
            <w:szCs w:val="24"/>
          </w:rPr>
          <w:fldChar w:fldCharType="begin"/>
        </w:r>
      </w:ins>
      <w:ins w:id="114" w:author="Sam Lo" w:date="2017-02-02T14:51:00Z">
        <w:r w:rsidR="00765A1E">
          <w:rPr>
            <w:rFonts w:ascii="Arial" w:hAnsi="Arial" w:cs="Arial"/>
            <w:sz w:val="24"/>
            <w:szCs w:val="24"/>
          </w:rPr>
          <w:instrText xml:space="preserve"> ADDIN ZOTERO_ITEM CSL_CITATION {"citationID":"sc94quef5","properties":{"formattedCitation":"[14]","plainCitation":"[14]"},"citationItems":[{"id":3407,"uris":["http://zotero.org/users/1792213/items/6QJQ9P2J"],"uri":["http://zotero.org/users/1792213/items/6QJQ9P2J"],"itemData":{"id":3407,"type":"webpage","title":"NASA Viz: Black Carbon: A Global Presence","URL":"https://svs.gsfc.nasa.gov/3844","accessed":{"date-parts":[["2016",9,30]]}}}],"schema":"https://github.com/citation-style-language/schema/raw/master/csl-citation.json"} </w:instrText>
        </w:r>
      </w:ins>
      <w:r w:rsidR="0029363E">
        <w:rPr>
          <w:rFonts w:ascii="Arial" w:hAnsi="Arial" w:cs="Arial"/>
          <w:sz w:val="24"/>
          <w:szCs w:val="24"/>
        </w:rPr>
        <w:fldChar w:fldCharType="separate"/>
      </w:r>
      <w:ins w:id="115" w:author="Sam Lo" w:date="2017-02-02T14:51:00Z">
        <w:r w:rsidR="00765A1E">
          <w:rPr>
            <w:rFonts w:ascii="Arial" w:hAnsi="Arial" w:cs="Arial"/>
            <w:noProof/>
            <w:sz w:val="24"/>
            <w:szCs w:val="24"/>
          </w:rPr>
          <w:t>[14]</w:t>
        </w:r>
      </w:ins>
      <w:ins w:id="116" w:author="Sam Lo" w:date="2017-02-02T11:56:00Z">
        <w:r w:rsidR="0029363E">
          <w:rPr>
            <w:rFonts w:ascii="Arial" w:hAnsi="Arial" w:cs="Arial"/>
            <w:sz w:val="24"/>
            <w:szCs w:val="24"/>
          </w:rPr>
          <w:fldChar w:fldCharType="end"/>
        </w:r>
        <w:r w:rsidR="00E04147">
          <w:rPr>
            <w:rFonts w:ascii="Arial" w:hAnsi="Arial" w:cs="Arial"/>
            <w:sz w:val="24"/>
            <w:szCs w:val="24"/>
          </w:rPr>
          <w:t xml:space="preserve">. </w:t>
        </w:r>
      </w:ins>
    </w:p>
    <w:p w14:paraId="3F0E5A1D" w14:textId="77777777" w:rsidR="00E04147" w:rsidRPr="00F56D8B" w:rsidRDefault="00E04147" w:rsidP="00F56D8B">
      <w:pPr>
        <w:pStyle w:val="NormalWeb"/>
        <w:spacing w:before="0" w:beforeAutospacing="0" w:after="0" w:afterAutospacing="0"/>
        <w:jc w:val="both"/>
        <w:rPr>
          <w:rFonts w:ascii="Arial" w:hAnsi="Arial" w:cs="Arial"/>
          <w:sz w:val="24"/>
          <w:szCs w:val="24"/>
        </w:rPr>
      </w:pPr>
    </w:p>
    <w:p w14:paraId="56FDE896" w14:textId="77777777" w:rsidR="00A0289A" w:rsidRPr="00F56D8B" w:rsidRDefault="00D42A25" w:rsidP="00F56D8B">
      <w:pPr>
        <w:pStyle w:val="NormalWeb"/>
        <w:keepNext/>
        <w:spacing w:before="0" w:beforeAutospacing="0" w:after="0" w:afterAutospacing="0"/>
        <w:jc w:val="both"/>
        <w:rPr>
          <w:rFonts w:ascii="Arial" w:hAnsi="Arial" w:cs="Arial"/>
          <w:sz w:val="24"/>
          <w:szCs w:val="24"/>
        </w:rPr>
      </w:pPr>
      <w:r w:rsidRPr="00F56D8B">
        <w:rPr>
          <w:rFonts w:ascii="Arial" w:hAnsi="Arial" w:cs="Arial"/>
          <w:noProof/>
          <w:sz w:val="24"/>
          <w:szCs w:val="24"/>
          <w:lang w:val="en-US"/>
        </w:rPr>
        <w:drawing>
          <wp:inline distT="0" distB="0" distL="0" distR="0" wp14:anchorId="7DF5B0B1" wp14:editId="558876CD">
            <wp:extent cx="5529325" cy="3102039"/>
            <wp:effectExtent l="0" t="0" r="8255" b="0"/>
            <wp:docPr id="43" name="Picture 43" descr="ttps://svs.gsfc.nasa.gov/vis/a000000/a003800/a003844/ebc_date30_39_1024x576v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tps://svs.gsfc.nasa.gov/vis/a000000/a003800/a003844/ebc_date30_39_1024x576v1.0.jpg"/>
                    <pic:cNvPicPr>
                      <a:picLocks noChangeAspect="1" noChangeArrowheads="1"/>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29325" cy="3102039"/>
                    </a:xfrm>
                    <a:prstGeom prst="rect">
                      <a:avLst/>
                    </a:prstGeom>
                    <a:noFill/>
                    <a:ln>
                      <a:noFill/>
                    </a:ln>
                  </pic:spPr>
                </pic:pic>
              </a:graphicData>
            </a:graphic>
          </wp:inline>
        </w:drawing>
      </w:r>
    </w:p>
    <w:p w14:paraId="65D0A3D2" w14:textId="77777777" w:rsidR="00A0289A" w:rsidRPr="00F56D8B" w:rsidRDefault="00A0289A" w:rsidP="00F56D8B">
      <w:pPr>
        <w:pStyle w:val="NormalWeb"/>
        <w:spacing w:before="0" w:beforeAutospacing="0" w:after="200" w:afterAutospacing="0"/>
        <w:jc w:val="both"/>
        <w:rPr>
          <w:rFonts w:ascii="Arial" w:hAnsi="Arial" w:cs="Arial"/>
          <w:b/>
          <w:sz w:val="24"/>
          <w:szCs w:val="24"/>
        </w:rPr>
      </w:pPr>
      <w:r w:rsidRPr="00F56D8B">
        <w:rPr>
          <w:rFonts w:ascii="Arial" w:hAnsi="Arial" w:cs="Arial"/>
          <w:b/>
          <w:sz w:val="24"/>
          <w:szCs w:val="24"/>
        </w:rPr>
        <w:t xml:space="preserve">Figure </w:t>
      </w:r>
      <w:r w:rsidRPr="00F56D8B">
        <w:rPr>
          <w:rFonts w:ascii="Arial" w:hAnsi="Arial" w:cs="Arial"/>
          <w:b/>
          <w:sz w:val="24"/>
          <w:szCs w:val="24"/>
        </w:rPr>
        <w:fldChar w:fldCharType="begin"/>
      </w:r>
      <w:r w:rsidRPr="00F56D8B">
        <w:rPr>
          <w:rFonts w:ascii="Arial" w:hAnsi="Arial" w:cs="Arial"/>
          <w:b/>
          <w:sz w:val="24"/>
          <w:szCs w:val="24"/>
        </w:rPr>
        <w:instrText xml:space="preserve"> SEQ Figure \* ARABIC </w:instrText>
      </w:r>
      <w:r w:rsidRPr="00F56D8B">
        <w:rPr>
          <w:rFonts w:ascii="Arial" w:hAnsi="Arial" w:cs="Arial"/>
          <w:b/>
          <w:sz w:val="24"/>
          <w:szCs w:val="24"/>
        </w:rPr>
        <w:fldChar w:fldCharType="separate"/>
      </w:r>
      <w:r w:rsidR="00F56D8B" w:rsidRPr="00F56D8B">
        <w:rPr>
          <w:rFonts w:ascii="Arial" w:hAnsi="Arial" w:cs="Arial"/>
          <w:b/>
          <w:noProof/>
          <w:sz w:val="24"/>
          <w:szCs w:val="24"/>
        </w:rPr>
        <w:t>7</w:t>
      </w:r>
      <w:r w:rsidRPr="00F56D8B">
        <w:rPr>
          <w:rFonts w:ascii="Arial" w:hAnsi="Arial" w:cs="Arial"/>
          <w:b/>
          <w:sz w:val="24"/>
          <w:szCs w:val="24"/>
        </w:rPr>
        <w:fldChar w:fldCharType="end"/>
      </w:r>
      <w:r w:rsidRPr="00F56D8B">
        <w:rPr>
          <w:rFonts w:ascii="Arial" w:hAnsi="Arial" w:cs="Arial"/>
          <w:b/>
          <w:sz w:val="24"/>
          <w:szCs w:val="24"/>
        </w:rPr>
        <w:t xml:space="preserve"> - Global Black Carbon Aerosol Distribution in February 2009 [2]</w:t>
      </w:r>
    </w:p>
    <w:p w14:paraId="1029AD9F" w14:textId="77777777" w:rsidR="00D42A25" w:rsidRPr="00F56D8B" w:rsidRDefault="00D42A25" w:rsidP="00F56D8B">
      <w:pPr>
        <w:pStyle w:val="Caption"/>
        <w:rPr>
          <w:rFonts w:ascii="Arial" w:hAnsi="Arial" w:cs="Arial"/>
          <w:color w:val="auto"/>
          <w:sz w:val="24"/>
          <w:szCs w:val="24"/>
        </w:rPr>
      </w:pPr>
    </w:p>
    <w:p w14:paraId="29F669AE" w14:textId="77777777" w:rsidR="00D42A25" w:rsidRPr="00F56D8B" w:rsidRDefault="00D42A25" w:rsidP="00F56D8B">
      <w:pPr>
        <w:spacing w:after="240"/>
        <w:jc w:val="both"/>
        <w:rPr>
          <w:rFonts w:ascii="Arial" w:eastAsia="Times New Roman" w:hAnsi="Arial" w:cs="Arial"/>
        </w:rPr>
      </w:pPr>
    </w:p>
    <w:p w14:paraId="6D410589" w14:textId="7B92379F" w:rsidR="00D42A25" w:rsidRPr="00F56D8B" w:rsidRDefault="00D42A25"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They are harmful to human</w:t>
      </w:r>
      <w:ins w:id="117" w:author="Sam Lo" w:date="2017-02-02T11:55:00Z">
        <w:r w:rsidR="00E04147">
          <w:rPr>
            <w:rFonts w:ascii="Arial" w:hAnsi="Arial" w:cs="Arial"/>
            <w:sz w:val="24"/>
            <w:szCs w:val="24"/>
          </w:rPr>
          <w:t>s’</w:t>
        </w:r>
      </w:ins>
      <w:r w:rsidRPr="00F56D8B">
        <w:rPr>
          <w:rFonts w:ascii="Arial" w:hAnsi="Arial" w:cs="Arial"/>
          <w:sz w:val="24"/>
          <w:szCs w:val="24"/>
        </w:rPr>
        <w:t xml:space="preserve"> health, </w:t>
      </w:r>
      <w:ins w:id="118" w:author="Sam Lo" w:date="2017-02-02T11:55:00Z">
        <w:r w:rsidR="00E04147">
          <w:rPr>
            <w:rFonts w:ascii="Arial" w:hAnsi="Arial" w:cs="Arial"/>
            <w:sz w:val="24"/>
            <w:szCs w:val="24"/>
          </w:rPr>
          <w:t xml:space="preserve">which </w:t>
        </w:r>
      </w:ins>
      <w:r w:rsidRPr="00F56D8B">
        <w:rPr>
          <w:rFonts w:ascii="Arial" w:hAnsi="Arial" w:cs="Arial"/>
          <w:sz w:val="24"/>
          <w:szCs w:val="24"/>
        </w:rPr>
        <w:t>caus</w:t>
      </w:r>
      <w:ins w:id="119" w:author="Sam Lo" w:date="2017-02-02T11:55:00Z">
        <w:r w:rsidR="00E04147">
          <w:rPr>
            <w:rFonts w:ascii="Arial" w:hAnsi="Arial" w:cs="Arial"/>
            <w:sz w:val="24"/>
            <w:szCs w:val="24"/>
          </w:rPr>
          <w:t>es</w:t>
        </w:r>
      </w:ins>
      <w:del w:id="120" w:author="Sam Lo" w:date="2017-02-02T11:55:00Z">
        <w:r w:rsidRPr="00F56D8B" w:rsidDel="00E04147">
          <w:rPr>
            <w:rFonts w:ascii="Arial" w:hAnsi="Arial" w:cs="Arial"/>
            <w:sz w:val="24"/>
            <w:szCs w:val="24"/>
          </w:rPr>
          <w:delText>ing</w:delText>
        </w:r>
      </w:del>
      <w:r w:rsidRPr="00F56D8B">
        <w:rPr>
          <w:rFonts w:ascii="Arial" w:hAnsi="Arial" w:cs="Arial"/>
          <w:sz w:val="24"/>
          <w:szCs w:val="24"/>
        </w:rPr>
        <w:t xml:space="preserve"> respiratory diseases. [3] Black carbon, which have aerosols sizes larger than 4µm, and smaller than 0.002µm, can deposit into human’s mouth and throat, while those which are between 0.002 µm to 0.2 µm can deposit into the alveolar region of human’s lungs. [4] [5]. They also can cause modifications on other atmospheric gases and pollutants such as nitrogen dioxide, hydrogen, and ozone. Water vapour molecules, and hydrogen ions attach at the peripheral round of the dust particle surface</w:t>
      </w:r>
      <w:del w:id="121" w:author="Sam Lo" w:date="2017-02-02T11:59:00Z">
        <w:r w:rsidRPr="00F56D8B" w:rsidDel="0029363E">
          <w:rPr>
            <w:rFonts w:ascii="Arial" w:hAnsi="Arial" w:cs="Arial"/>
            <w:sz w:val="24"/>
            <w:szCs w:val="24"/>
          </w:rPr>
          <w:delText>. Heterogeneous reaction is the name of the modification process.</w:delText>
        </w:r>
      </w:del>
      <w:r w:rsidRPr="00F56D8B">
        <w:rPr>
          <w:rFonts w:ascii="Arial" w:hAnsi="Arial" w:cs="Arial"/>
          <w:sz w:val="24"/>
          <w:szCs w:val="24"/>
        </w:rPr>
        <w:t xml:space="preserve"> [6]</w:t>
      </w:r>
      <w:ins w:id="122" w:author="Sam Lo" w:date="2017-02-02T11:59:00Z">
        <w:r w:rsidR="0029363E">
          <w:rPr>
            <w:rFonts w:ascii="Arial" w:hAnsi="Arial" w:cs="Arial"/>
            <w:sz w:val="24"/>
            <w:szCs w:val="24"/>
          </w:rPr>
          <w:t>.</w:t>
        </w:r>
      </w:ins>
      <w:r w:rsidRPr="00F56D8B">
        <w:rPr>
          <w:rFonts w:ascii="Arial" w:hAnsi="Arial" w:cs="Arial"/>
          <w:sz w:val="24"/>
          <w:szCs w:val="24"/>
        </w:rPr>
        <w:t xml:space="preserve"> Figure 5 </w:t>
      </w:r>
      <w:proofErr w:type="gramStart"/>
      <w:r w:rsidRPr="00F56D8B">
        <w:rPr>
          <w:rFonts w:ascii="Arial" w:hAnsi="Arial" w:cs="Arial"/>
          <w:sz w:val="24"/>
          <w:szCs w:val="24"/>
        </w:rPr>
        <w:t>shows</w:t>
      </w:r>
      <w:proofErr w:type="gramEnd"/>
      <w:r w:rsidRPr="00F56D8B">
        <w:rPr>
          <w:rFonts w:ascii="Arial" w:hAnsi="Arial" w:cs="Arial"/>
          <w:sz w:val="24"/>
          <w:szCs w:val="24"/>
        </w:rPr>
        <w:t xml:space="preserve"> that the dust can travel with wind current and react with water vapour to form aerosols. </w:t>
      </w:r>
    </w:p>
    <w:p w14:paraId="727E43FD" w14:textId="77777777" w:rsidR="00D42A25" w:rsidRPr="00F56D8B" w:rsidRDefault="00D42A25" w:rsidP="00F56D8B">
      <w:pPr>
        <w:jc w:val="both"/>
        <w:rPr>
          <w:rFonts w:ascii="Arial" w:eastAsia="Times New Roman" w:hAnsi="Arial" w:cs="Arial"/>
        </w:rPr>
      </w:pPr>
    </w:p>
    <w:p w14:paraId="71033E6A" w14:textId="0EE3DBC2" w:rsidR="00D42A25" w:rsidRPr="00F56D8B" w:rsidRDefault="00D42A25"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 xml:space="preserve">Figure 2 shows that black carbon can react with </w:t>
      </w:r>
      <w:proofErr w:type="spellStart"/>
      <w:r w:rsidRPr="00F56D8B">
        <w:rPr>
          <w:rFonts w:ascii="Arial" w:hAnsi="Arial" w:cs="Arial"/>
          <w:sz w:val="24"/>
          <w:szCs w:val="24"/>
        </w:rPr>
        <w:t>sulfate</w:t>
      </w:r>
      <w:proofErr w:type="spellEnd"/>
      <w:r w:rsidRPr="00F56D8B">
        <w:rPr>
          <w:rFonts w:ascii="Arial" w:hAnsi="Arial" w:cs="Arial"/>
          <w:sz w:val="24"/>
          <w:szCs w:val="24"/>
        </w:rPr>
        <w:t xml:space="preserve"> aerosol to form larger aerosol size to scatter and absorb wavelengths. Black carbon can also spread from the source region to remote locations through wind currents. [7]. The intensity of the chemical reaction between black carbon and </w:t>
      </w:r>
      <w:proofErr w:type="spellStart"/>
      <w:r w:rsidRPr="00F56D8B">
        <w:rPr>
          <w:rFonts w:ascii="Arial" w:hAnsi="Arial" w:cs="Arial"/>
          <w:sz w:val="24"/>
          <w:szCs w:val="24"/>
        </w:rPr>
        <w:t>sulfate</w:t>
      </w:r>
      <w:proofErr w:type="spellEnd"/>
      <w:r w:rsidRPr="00F56D8B">
        <w:rPr>
          <w:rFonts w:ascii="Arial" w:hAnsi="Arial" w:cs="Arial"/>
          <w:sz w:val="24"/>
          <w:szCs w:val="24"/>
        </w:rPr>
        <w:t xml:space="preserve"> aerosol is depending on the sizes of black carbon particles. This means that more black carbon will attach to the </w:t>
      </w:r>
      <w:proofErr w:type="spellStart"/>
      <w:r w:rsidRPr="00F56D8B">
        <w:rPr>
          <w:rFonts w:ascii="Arial" w:hAnsi="Arial" w:cs="Arial"/>
          <w:sz w:val="24"/>
          <w:szCs w:val="24"/>
        </w:rPr>
        <w:t>sulfate</w:t>
      </w:r>
      <w:proofErr w:type="spellEnd"/>
      <w:r w:rsidRPr="00F56D8B">
        <w:rPr>
          <w:rFonts w:ascii="Arial" w:hAnsi="Arial" w:cs="Arial"/>
          <w:sz w:val="24"/>
          <w:szCs w:val="24"/>
        </w:rPr>
        <w:t xml:space="preserve"> aerosol when the size increases</w:t>
      </w:r>
      <w:proofErr w:type="gramStart"/>
      <w:r w:rsidRPr="00F56D8B">
        <w:rPr>
          <w:rFonts w:ascii="Arial" w:hAnsi="Arial" w:cs="Arial"/>
          <w:sz w:val="24"/>
          <w:szCs w:val="24"/>
        </w:rPr>
        <w:t>.[</w:t>
      </w:r>
      <w:proofErr w:type="gramEnd"/>
      <w:r w:rsidRPr="00F56D8B">
        <w:rPr>
          <w:rFonts w:ascii="Arial" w:hAnsi="Arial" w:cs="Arial"/>
          <w:sz w:val="24"/>
          <w:szCs w:val="24"/>
        </w:rPr>
        <w:t xml:space="preserve">2]. Black carbon can absorb light and </w:t>
      </w:r>
      <w:del w:id="123" w:author="Sam Lo" w:date="2017-02-02T12:00:00Z">
        <w:r w:rsidRPr="00F56D8B" w:rsidDel="0029363E">
          <w:rPr>
            <w:rFonts w:ascii="Arial" w:hAnsi="Arial" w:cs="Arial"/>
            <w:sz w:val="24"/>
            <w:szCs w:val="24"/>
          </w:rPr>
          <w:delText xml:space="preserve">able </w:delText>
        </w:r>
      </w:del>
      <w:ins w:id="124" w:author="Sam Lo" w:date="2017-02-02T12:00:00Z">
        <w:r w:rsidR="00064DE1">
          <w:rPr>
            <w:rFonts w:ascii="Arial" w:hAnsi="Arial" w:cs="Arial"/>
            <w:sz w:val="24"/>
            <w:szCs w:val="24"/>
          </w:rPr>
          <w:t>is able</w:t>
        </w:r>
        <w:r w:rsidR="0029363E" w:rsidRPr="00F56D8B">
          <w:rPr>
            <w:rFonts w:ascii="Arial" w:hAnsi="Arial" w:cs="Arial"/>
            <w:sz w:val="24"/>
            <w:szCs w:val="24"/>
          </w:rPr>
          <w:t xml:space="preserve"> </w:t>
        </w:r>
      </w:ins>
      <w:r w:rsidRPr="00F56D8B">
        <w:rPr>
          <w:rFonts w:ascii="Arial" w:hAnsi="Arial" w:cs="Arial"/>
          <w:sz w:val="24"/>
          <w:szCs w:val="24"/>
        </w:rPr>
        <w:t xml:space="preserve">to attach onto </w:t>
      </w:r>
      <w:proofErr w:type="spellStart"/>
      <w:r w:rsidRPr="00F56D8B">
        <w:rPr>
          <w:rFonts w:ascii="Arial" w:hAnsi="Arial" w:cs="Arial"/>
          <w:sz w:val="24"/>
          <w:szCs w:val="24"/>
        </w:rPr>
        <w:t>sulfate</w:t>
      </w:r>
      <w:proofErr w:type="spellEnd"/>
      <w:r w:rsidRPr="00F56D8B">
        <w:rPr>
          <w:rFonts w:ascii="Arial" w:hAnsi="Arial" w:cs="Arial"/>
          <w:sz w:val="24"/>
          <w:szCs w:val="24"/>
        </w:rPr>
        <w:t xml:space="preserve"> aerosol, which means that it can increase the size of the aerosol.</w:t>
      </w:r>
    </w:p>
    <w:p w14:paraId="247E4BF1" w14:textId="77777777" w:rsidR="00D42A25" w:rsidRPr="00F56D8B" w:rsidRDefault="00D42A25" w:rsidP="00F56D8B">
      <w:pPr>
        <w:spacing w:after="240"/>
        <w:jc w:val="both"/>
        <w:rPr>
          <w:rFonts w:ascii="Arial" w:eastAsia="Times New Roman" w:hAnsi="Arial" w:cs="Arial"/>
        </w:rPr>
      </w:pPr>
    </w:p>
    <w:p w14:paraId="1C341187" w14:textId="77777777" w:rsidR="00A0289A" w:rsidRPr="00F56D8B" w:rsidRDefault="00D42A25" w:rsidP="00F56D8B">
      <w:pPr>
        <w:pStyle w:val="NormalWeb"/>
        <w:keepNext/>
        <w:spacing w:before="0" w:beforeAutospacing="0" w:after="0" w:afterAutospacing="0"/>
        <w:jc w:val="both"/>
        <w:rPr>
          <w:rFonts w:ascii="Arial" w:hAnsi="Arial" w:cs="Arial"/>
          <w:sz w:val="24"/>
          <w:szCs w:val="24"/>
        </w:rPr>
      </w:pPr>
      <w:r w:rsidRPr="00F56D8B">
        <w:rPr>
          <w:rFonts w:ascii="Arial" w:hAnsi="Arial" w:cs="Arial"/>
          <w:noProof/>
          <w:sz w:val="24"/>
          <w:szCs w:val="24"/>
          <w:lang w:val="en-US"/>
        </w:rPr>
        <w:drawing>
          <wp:inline distT="0" distB="0" distL="0" distR="0" wp14:anchorId="6F428417" wp14:editId="65D25C97">
            <wp:extent cx="4689865" cy="2643902"/>
            <wp:effectExtent l="0" t="0" r="9525" b="0"/>
            <wp:docPr id="44" name="Picture 44" descr="ttps://svs.gsfc.nasa.gov/vis/a000000/a003800/a003844/blackcarbon_particl_num3FBF4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tps://svs.gsfc.nasa.gov/vis/a000000/a003800/a003844/blackcarbon_particl_num3FBF49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0601" cy="2644317"/>
                    </a:xfrm>
                    <a:prstGeom prst="rect">
                      <a:avLst/>
                    </a:prstGeom>
                    <a:noFill/>
                    <a:ln>
                      <a:noFill/>
                    </a:ln>
                  </pic:spPr>
                </pic:pic>
              </a:graphicData>
            </a:graphic>
          </wp:inline>
        </w:drawing>
      </w:r>
    </w:p>
    <w:p w14:paraId="14912BA2" w14:textId="77777777" w:rsidR="00A0289A" w:rsidRPr="00F56D8B" w:rsidRDefault="00A0289A" w:rsidP="00F56D8B">
      <w:pPr>
        <w:pStyle w:val="NormalWeb"/>
        <w:spacing w:before="0" w:beforeAutospacing="0" w:after="200" w:afterAutospacing="0"/>
        <w:jc w:val="both"/>
        <w:rPr>
          <w:rFonts w:ascii="Arial" w:hAnsi="Arial" w:cs="Arial"/>
          <w:b/>
          <w:sz w:val="24"/>
          <w:szCs w:val="24"/>
        </w:rPr>
      </w:pPr>
      <w:r w:rsidRPr="00F56D8B">
        <w:rPr>
          <w:rFonts w:ascii="Arial" w:hAnsi="Arial" w:cs="Arial"/>
          <w:b/>
          <w:sz w:val="24"/>
          <w:szCs w:val="24"/>
        </w:rPr>
        <w:t xml:space="preserve">Figure </w:t>
      </w:r>
      <w:r w:rsidRPr="00F56D8B">
        <w:rPr>
          <w:rFonts w:ascii="Arial" w:hAnsi="Arial" w:cs="Arial"/>
          <w:b/>
          <w:sz w:val="24"/>
          <w:szCs w:val="24"/>
        </w:rPr>
        <w:fldChar w:fldCharType="begin"/>
      </w:r>
      <w:r w:rsidRPr="00F56D8B">
        <w:rPr>
          <w:rFonts w:ascii="Arial" w:hAnsi="Arial" w:cs="Arial"/>
          <w:b/>
          <w:sz w:val="24"/>
          <w:szCs w:val="24"/>
        </w:rPr>
        <w:instrText xml:space="preserve"> SEQ Figure \* ARABIC </w:instrText>
      </w:r>
      <w:r w:rsidRPr="00F56D8B">
        <w:rPr>
          <w:rFonts w:ascii="Arial" w:hAnsi="Arial" w:cs="Arial"/>
          <w:b/>
          <w:sz w:val="24"/>
          <w:szCs w:val="24"/>
        </w:rPr>
        <w:fldChar w:fldCharType="separate"/>
      </w:r>
      <w:r w:rsidR="00F56D8B" w:rsidRPr="00F56D8B">
        <w:rPr>
          <w:rFonts w:ascii="Arial" w:hAnsi="Arial" w:cs="Arial"/>
          <w:b/>
          <w:noProof/>
          <w:sz w:val="24"/>
          <w:szCs w:val="24"/>
        </w:rPr>
        <w:t>8</w:t>
      </w:r>
      <w:r w:rsidRPr="00F56D8B">
        <w:rPr>
          <w:rFonts w:ascii="Arial" w:hAnsi="Arial" w:cs="Arial"/>
          <w:b/>
          <w:sz w:val="24"/>
          <w:szCs w:val="24"/>
        </w:rPr>
        <w:fldChar w:fldCharType="end"/>
      </w:r>
      <w:r w:rsidRPr="00F56D8B">
        <w:rPr>
          <w:rFonts w:ascii="Arial" w:hAnsi="Arial" w:cs="Arial"/>
          <w:b/>
          <w:sz w:val="24"/>
          <w:szCs w:val="24"/>
        </w:rPr>
        <w:t xml:space="preserve">- Chain reaction of soot (arrows) and </w:t>
      </w:r>
      <w:proofErr w:type="spellStart"/>
      <w:r w:rsidRPr="00F56D8B">
        <w:rPr>
          <w:rFonts w:ascii="Arial" w:hAnsi="Arial" w:cs="Arial"/>
          <w:b/>
          <w:sz w:val="24"/>
          <w:szCs w:val="24"/>
        </w:rPr>
        <w:t>Sulfate</w:t>
      </w:r>
      <w:proofErr w:type="spellEnd"/>
      <w:r w:rsidRPr="00F56D8B">
        <w:rPr>
          <w:rFonts w:ascii="Arial" w:hAnsi="Arial" w:cs="Arial"/>
          <w:b/>
          <w:sz w:val="24"/>
          <w:szCs w:val="24"/>
        </w:rPr>
        <w:t xml:space="preserve"> aerosols [2]</w:t>
      </w:r>
    </w:p>
    <w:p w14:paraId="2043932F" w14:textId="77777777" w:rsidR="00D42A25" w:rsidRPr="00F56D8B" w:rsidRDefault="00D42A25" w:rsidP="00F56D8B">
      <w:pPr>
        <w:pStyle w:val="Caption"/>
        <w:rPr>
          <w:rFonts w:ascii="Arial" w:hAnsi="Arial" w:cs="Arial"/>
          <w:color w:val="auto"/>
          <w:sz w:val="24"/>
          <w:szCs w:val="24"/>
        </w:rPr>
      </w:pPr>
    </w:p>
    <w:p w14:paraId="5B7247CA" w14:textId="77777777" w:rsidR="00D42A25" w:rsidRPr="00F56D8B" w:rsidRDefault="00D42A25" w:rsidP="00F56D8B">
      <w:pPr>
        <w:jc w:val="both"/>
        <w:rPr>
          <w:rFonts w:ascii="Arial" w:eastAsia="Times New Roman" w:hAnsi="Arial" w:cs="Arial"/>
        </w:rPr>
      </w:pPr>
    </w:p>
    <w:p w14:paraId="4A3908CB" w14:textId="77777777" w:rsidR="00D42A25" w:rsidRPr="00F56D8B" w:rsidRDefault="00D42A25" w:rsidP="00F56D8B">
      <w:pPr>
        <w:pStyle w:val="Heading3"/>
        <w:ind w:left="0"/>
        <w:jc w:val="both"/>
      </w:pPr>
      <w:bookmarkStart w:id="125" w:name="_Toc347617507"/>
      <w:r w:rsidRPr="00F56D8B">
        <w:t>3.2.4. Ammonium Nitrate</w:t>
      </w:r>
      <w:bookmarkEnd w:id="125"/>
    </w:p>
    <w:p w14:paraId="0913299E" w14:textId="77777777" w:rsidR="00DD11C0" w:rsidRPr="00F56D8B" w:rsidRDefault="00DD11C0" w:rsidP="00F56D8B">
      <w:pPr>
        <w:jc w:val="both"/>
        <w:rPr>
          <w:rFonts w:ascii="Arial" w:hAnsi="Arial" w:cs="Arial"/>
        </w:rPr>
      </w:pPr>
    </w:p>
    <w:p w14:paraId="3F304C05" w14:textId="46231062" w:rsidR="00D42A25" w:rsidRPr="00F56D8B" w:rsidRDefault="00D42A25" w:rsidP="00F56D8B">
      <w:pPr>
        <w:pStyle w:val="NormalWeb"/>
        <w:spacing w:before="0" w:beforeAutospacing="0" w:after="200" w:afterAutospacing="0"/>
        <w:jc w:val="both"/>
        <w:rPr>
          <w:rFonts w:ascii="Arial" w:hAnsi="Arial" w:cs="Arial"/>
          <w:sz w:val="24"/>
          <w:szCs w:val="24"/>
        </w:rPr>
      </w:pPr>
      <w:r w:rsidRPr="00F56D8B">
        <w:rPr>
          <w:rFonts w:ascii="Arial" w:hAnsi="Arial" w:cs="Arial"/>
          <w:sz w:val="24"/>
          <w:szCs w:val="24"/>
        </w:rPr>
        <w:t xml:space="preserve">A chemical reaction between ammonia and nitric oxides forms </w:t>
      </w:r>
      <w:del w:id="126" w:author="Sam Lo" w:date="2017-02-02T12:00:00Z">
        <w:r w:rsidRPr="00F56D8B" w:rsidDel="0029363E">
          <w:rPr>
            <w:rFonts w:ascii="Arial" w:hAnsi="Arial" w:cs="Arial"/>
            <w:sz w:val="24"/>
            <w:szCs w:val="24"/>
          </w:rPr>
          <w:delText xml:space="preserve">an </w:delText>
        </w:r>
      </w:del>
      <w:r w:rsidRPr="00F56D8B">
        <w:rPr>
          <w:rFonts w:ascii="Arial" w:hAnsi="Arial" w:cs="Arial"/>
          <w:sz w:val="24"/>
          <w:szCs w:val="24"/>
        </w:rPr>
        <w:t>aerosol</w:t>
      </w:r>
      <w:ins w:id="127" w:author="Sam Lo" w:date="2017-02-02T12:00:00Z">
        <w:r w:rsidR="0029363E">
          <w:rPr>
            <w:rFonts w:ascii="Arial" w:hAnsi="Arial" w:cs="Arial"/>
            <w:sz w:val="24"/>
            <w:szCs w:val="24"/>
          </w:rPr>
          <w:t>s</w:t>
        </w:r>
      </w:ins>
      <w:r w:rsidRPr="00F56D8B">
        <w:rPr>
          <w:rFonts w:ascii="Arial" w:hAnsi="Arial" w:cs="Arial"/>
          <w:sz w:val="24"/>
          <w:szCs w:val="24"/>
        </w:rPr>
        <w:t xml:space="preserve"> called Ammonium </w:t>
      </w:r>
      <w:proofErr w:type="gramStart"/>
      <w:r w:rsidRPr="00F56D8B">
        <w:rPr>
          <w:rFonts w:ascii="Arial" w:hAnsi="Arial" w:cs="Arial"/>
          <w:sz w:val="24"/>
          <w:szCs w:val="24"/>
        </w:rPr>
        <w:t>nitrate[</w:t>
      </w:r>
      <w:proofErr w:type="gramEnd"/>
      <w:r w:rsidRPr="00F56D8B">
        <w:rPr>
          <w:rFonts w:ascii="Arial" w:hAnsi="Arial" w:cs="Arial"/>
          <w:sz w:val="24"/>
          <w:szCs w:val="24"/>
        </w:rPr>
        <w:t>8] [9]. Ammonia is naturally come from excreta from animals, oceans, and human, while Nitric oxides are come from fossil fuel combustion and lightning</w:t>
      </w:r>
      <w:ins w:id="128" w:author="Sam Lo" w:date="2017-02-02T12:01:00Z">
        <w:r w:rsidR="0029363E">
          <w:rPr>
            <w:rFonts w:ascii="Arial" w:hAnsi="Arial" w:cs="Arial"/>
            <w:sz w:val="24"/>
            <w:szCs w:val="24"/>
          </w:rPr>
          <w:fldChar w:fldCharType="begin"/>
        </w:r>
      </w:ins>
      <w:ins w:id="129" w:author="Sam Lo" w:date="2017-02-02T14:51:00Z">
        <w:r w:rsidR="00765A1E">
          <w:rPr>
            <w:rFonts w:ascii="Arial" w:hAnsi="Arial" w:cs="Arial"/>
            <w:sz w:val="24"/>
            <w:szCs w:val="24"/>
          </w:rPr>
          <w:instrText xml:space="preserve"> ADDIN ZOTERO_ITEM CSL_CITATION {"citationID":"2fam5k6fb8","properties":{"formattedCitation":"[15]","plainCitation":"[15]"},"citationItems":[{"id":3044,"uris":["http://zotero.org/users/1792213/items/2CHPEWRW"],"uri":["http://zotero.org/users/1792213/items/2CHPEWRW"],"itemData":{"id":3044,"type":"webpage","title":"Reaction between ammonia and nitrogen dioxide","URL":"http://pubs.rsc.org.ezproxy1.bath.ac.uk/en/content/articlepdf/1972/f1/f19726802163","author":[{"family":"Bedford","given":"G"},{"family":"Thomas","given":"J.H."}],"accessed":{"date-parts":[["2016",7,26]]}}}],"schema":"https://github.com/citation-style-language/schema/raw/master/csl-citation.json"} </w:instrText>
        </w:r>
      </w:ins>
      <w:r w:rsidR="0029363E">
        <w:rPr>
          <w:rFonts w:ascii="Arial" w:hAnsi="Arial" w:cs="Arial"/>
          <w:sz w:val="24"/>
          <w:szCs w:val="24"/>
        </w:rPr>
        <w:fldChar w:fldCharType="separate"/>
      </w:r>
      <w:ins w:id="130" w:author="Sam Lo" w:date="2017-02-02T14:51:00Z">
        <w:r w:rsidR="00765A1E">
          <w:rPr>
            <w:rFonts w:ascii="Arial" w:hAnsi="Arial" w:cs="Arial"/>
            <w:noProof/>
            <w:sz w:val="24"/>
            <w:szCs w:val="24"/>
          </w:rPr>
          <w:t>[15]</w:t>
        </w:r>
      </w:ins>
      <w:ins w:id="131" w:author="Sam Lo" w:date="2017-02-02T12:01:00Z">
        <w:r w:rsidR="0029363E">
          <w:rPr>
            <w:rFonts w:ascii="Arial" w:hAnsi="Arial" w:cs="Arial"/>
            <w:sz w:val="24"/>
            <w:szCs w:val="24"/>
          </w:rPr>
          <w:fldChar w:fldCharType="end"/>
        </w:r>
      </w:ins>
      <w:r w:rsidRPr="00F56D8B">
        <w:rPr>
          <w:rFonts w:ascii="Arial" w:hAnsi="Arial" w:cs="Arial"/>
          <w:sz w:val="24"/>
          <w:szCs w:val="24"/>
        </w:rPr>
        <w:t xml:space="preserve">. The concentration of ammonium nitrate is high in areas with low temperature and low concentration of </w:t>
      </w:r>
      <w:proofErr w:type="spellStart"/>
      <w:proofErr w:type="gramStart"/>
      <w:r w:rsidRPr="00F56D8B">
        <w:rPr>
          <w:rFonts w:ascii="Arial" w:hAnsi="Arial" w:cs="Arial"/>
          <w:sz w:val="24"/>
          <w:szCs w:val="24"/>
        </w:rPr>
        <w:t>sulfate</w:t>
      </w:r>
      <w:proofErr w:type="spellEnd"/>
      <w:r w:rsidRPr="00F56D8B">
        <w:rPr>
          <w:rFonts w:ascii="Arial" w:hAnsi="Arial" w:cs="Arial"/>
          <w:sz w:val="24"/>
          <w:szCs w:val="24"/>
        </w:rPr>
        <w:t>[</w:t>
      </w:r>
      <w:proofErr w:type="gramEnd"/>
      <w:r w:rsidRPr="00F56D8B">
        <w:rPr>
          <w:rFonts w:ascii="Arial" w:hAnsi="Arial" w:cs="Arial"/>
          <w:sz w:val="24"/>
          <w:szCs w:val="24"/>
        </w:rPr>
        <w:t>8]. It causes climate change, and it is a non-greenhouse air pollutant. Ammonium Nitrate can form nitrites in human body, which is a carcinogenic chemical. This may cause chronic fatigue, nausea, and nephritis</w:t>
      </w:r>
      <w:proofErr w:type="gramStart"/>
      <w:r w:rsidRPr="00F56D8B">
        <w:rPr>
          <w:rFonts w:ascii="Arial" w:hAnsi="Arial" w:cs="Arial"/>
          <w:sz w:val="24"/>
          <w:szCs w:val="24"/>
        </w:rPr>
        <w:t>.[</w:t>
      </w:r>
      <w:proofErr w:type="gramEnd"/>
      <w:r w:rsidRPr="00F56D8B">
        <w:rPr>
          <w:rFonts w:ascii="Arial" w:hAnsi="Arial" w:cs="Arial"/>
          <w:sz w:val="24"/>
          <w:szCs w:val="24"/>
        </w:rPr>
        <w:t xml:space="preserve">9]  Amine, a derivative of ammonia, reacts with water and nitrogen dioxide to form ammonia, and nitric acid. These chemical compounds chemically react together as ammonium nitrate, which is a </w:t>
      </w:r>
      <w:proofErr w:type="gramStart"/>
      <w:r w:rsidRPr="00F56D8B">
        <w:rPr>
          <w:rFonts w:ascii="Arial" w:hAnsi="Arial" w:cs="Arial"/>
          <w:sz w:val="24"/>
          <w:szCs w:val="24"/>
        </w:rPr>
        <w:t>solid state</w:t>
      </w:r>
      <w:proofErr w:type="gramEnd"/>
      <w:r w:rsidRPr="00F56D8B">
        <w:rPr>
          <w:rFonts w:ascii="Arial" w:hAnsi="Arial" w:cs="Arial"/>
          <w:sz w:val="24"/>
          <w:szCs w:val="24"/>
        </w:rPr>
        <w:t xml:space="preserve"> aerosol with nitrogen gas and water vapour. Ammonium nitrate is soluble to water vapour, which can be carried into ground with acid rain. [10]</w:t>
      </w:r>
    </w:p>
    <w:p w14:paraId="3AE12971" w14:textId="77777777" w:rsidR="00D42A25" w:rsidRPr="00F56D8B" w:rsidRDefault="00D42A25" w:rsidP="00F56D8B">
      <w:pPr>
        <w:pStyle w:val="NormalWeb"/>
        <w:spacing w:before="0" w:beforeAutospacing="0" w:after="200" w:afterAutospacing="0"/>
        <w:jc w:val="both"/>
        <w:rPr>
          <w:rFonts w:ascii="Arial" w:hAnsi="Arial" w:cs="Arial"/>
          <w:sz w:val="24"/>
          <w:szCs w:val="24"/>
        </w:rPr>
      </w:pPr>
      <w:r w:rsidRPr="00F56D8B">
        <w:rPr>
          <w:rFonts w:ascii="Arial" w:hAnsi="Arial" w:cs="Arial"/>
          <w:sz w:val="24"/>
          <w:szCs w:val="24"/>
        </w:rPr>
        <w:t xml:space="preserve">Table 1 summarises the global emissions of gases, which form the aerosols in 2000, and stated potential health effects. The data is referenced from an article ‘global simulations of nitrate and ammonium aerosols and its </w:t>
      </w:r>
      <w:proofErr w:type="spellStart"/>
      <w:r w:rsidRPr="00F56D8B">
        <w:rPr>
          <w:rFonts w:ascii="Arial" w:hAnsi="Arial" w:cs="Arial"/>
          <w:sz w:val="24"/>
          <w:szCs w:val="24"/>
        </w:rPr>
        <w:t>radiative</w:t>
      </w:r>
      <w:proofErr w:type="spellEnd"/>
      <w:r w:rsidRPr="00F56D8B">
        <w:rPr>
          <w:rFonts w:ascii="Arial" w:hAnsi="Arial" w:cs="Arial"/>
          <w:sz w:val="24"/>
          <w:szCs w:val="24"/>
        </w:rPr>
        <w:t xml:space="preserve"> effects’. </w:t>
      </w:r>
    </w:p>
    <w:p w14:paraId="6AFFB4C8" w14:textId="77777777" w:rsidR="00D42A25" w:rsidRPr="00F56D8B" w:rsidRDefault="00D42A25" w:rsidP="00F56D8B">
      <w:pPr>
        <w:jc w:val="both"/>
        <w:rPr>
          <w:rFonts w:ascii="Arial" w:eastAsia="Times New Roman" w:hAnsi="Arial" w:cs="Arial"/>
        </w:rPr>
      </w:pPr>
      <w:r w:rsidRPr="00F56D8B">
        <w:rPr>
          <w:rFonts w:ascii="Arial" w:eastAsia="Times New Roman" w:hAnsi="Arial" w:cs="Arial"/>
        </w:rPr>
        <w:br w:type="page"/>
      </w:r>
    </w:p>
    <w:p w14:paraId="6EC74999" w14:textId="77777777" w:rsidR="00D42A25" w:rsidRPr="00F56D8B" w:rsidRDefault="00D42A25" w:rsidP="00F56D8B">
      <w:pPr>
        <w:jc w:val="both"/>
        <w:rPr>
          <w:rFonts w:ascii="Arial" w:eastAsia="Times New Roman" w:hAnsi="Arial" w:cs="Arial"/>
        </w:rPr>
      </w:pPr>
    </w:p>
    <w:p w14:paraId="6E5F76FA" w14:textId="740E4320" w:rsidR="00D42A25" w:rsidRPr="00F56D8B" w:rsidRDefault="00595B5E" w:rsidP="00F56D8B">
      <w:pPr>
        <w:pStyle w:val="Caption"/>
        <w:keepNext/>
        <w:rPr>
          <w:rFonts w:ascii="Arial" w:hAnsi="Arial" w:cs="Arial"/>
          <w:color w:val="auto"/>
          <w:sz w:val="24"/>
          <w:szCs w:val="24"/>
        </w:rPr>
      </w:pPr>
      <w:r w:rsidRPr="00F56D8B">
        <w:rPr>
          <w:rFonts w:ascii="Arial" w:hAnsi="Arial" w:cs="Arial"/>
          <w:color w:val="auto"/>
          <w:sz w:val="24"/>
          <w:szCs w:val="24"/>
        </w:rPr>
        <w:t xml:space="preserve">Table </w:t>
      </w:r>
      <w:r w:rsidRPr="00F56D8B">
        <w:rPr>
          <w:rFonts w:ascii="Arial" w:hAnsi="Arial" w:cs="Arial"/>
          <w:color w:val="auto"/>
          <w:sz w:val="24"/>
          <w:szCs w:val="24"/>
        </w:rPr>
        <w:fldChar w:fldCharType="begin"/>
      </w:r>
      <w:r w:rsidRPr="00F56D8B">
        <w:rPr>
          <w:rFonts w:ascii="Arial" w:hAnsi="Arial" w:cs="Arial"/>
          <w:color w:val="auto"/>
          <w:sz w:val="24"/>
          <w:szCs w:val="24"/>
        </w:rPr>
        <w:instrText xml:space="preserve"> SEQ Table \* ARABIC </w:instrText>
      </w:r>
      <w:r w:rsidRPr="00F56D8B">
        <w:rPr>
          <w:rFonts w:ascii="Arial" w:hAnsi="Arial" w:cs="Arial"/>
          <w:color w:val="auto"/>
          <w:sz w:val="24"/>
          <w:szCs w:val="24"/>
        </w:rPr>
        <w:fldChar w:fldCharType="separate"/>
      </w:r>
      <w:r w:rsidR="0068668A" w:rsidRPr="00F56D8B">
        <w:rPr>
          <w:rFonts w:ascii="Arial" w:hAnsi="Arial" w:cs="Arial"/>
          <w:noProof/>
          <w:color w:val="auto"/>
          <w:sz w:val="24"/>
          <w:szCs w:val="24"/>
        </w:rPr>
        <w:t>1</w:t>
      </w:r>
      <w:r w:rsidRPr="00F56D8B">
        <w:rPr>
          <w:rFonts w:ascii="Arial" w:hAnsi="Arial" w:cs="Arial"/>
          <w:color w:val="auto"/>
          <w:sz w:val="24"/>
          <w:szCs w:val="24"/>
        </w:rPr>
        <w:fldChar w:fldCharType="end"/>
      </w:r>
      <w:r w:rsidRPr="00F56D8B">
        <w:rPr>
          <w:rFonts w:ascii="Arial" w:hAnsi="Arial" w:cs="Arial"/>
          <w:bCs w:val="0"/>
          <w:color w:val="auto"/>
          <w:sz w:val="24"/>
          <w:szCs w:val="24"/>
        </w:rPr>
        <w:t>- Summary of types of aerosols and their effects to health</w:t>
      </w:r>
    </w:p>
    <w:tbl>
      <w:tblPr>
        <w:tblW w:w="0" w:type="auto"/>
        <w:tblCellMar>
          <w:top w:w="15" w:type="dxa"/>
          <w:left w:w="15" w:type="dxa"/>
          <w:bottom w:w="15" w:type="dxa"/>
          <w:right w:w="15" w:type="dxa"/>
        </w:tblCellMar>
        <w:tblLook w:val="04A0" w:firstRow="1" w:lastRow="0" w:firstColumn="1" w:lastColumn="0" w:noHBand="0" w:noVBand="1"/>
      </w:tblPr>
      <w:tblGrid>
        <w:gridCol w:w="1856"/>
        <w:gridCol w:w="1600"/>
        <w:gridCol w:w="3032"/>
        <w:gridCol w:w="1935"/>
      </w:tblGrid>
      <w:tr w:rsidR="00D42A25" w:rsidRPr="00F56D8B" w14:paraId="11EE9F6C" w14:textId="77777777" w:rsidTr="00D42A25">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645386" w14:textId="77777777" w:rsidR="00D42A25" w:rsidRPr="00F56D8B" w:rsidRDefault="00D42A25"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Aerosol Type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E51B84" w14:textId="77777777" w:rsidR="00D42A25" w:rsidRPr="00F56D8B" w:rsidRDefault="00D42A25"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Source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5D56A5" w14:textId="77777777" w:rsidR="00D42A25" w:rsidRPr="00F56D8B" w:rsidRDefault="00D42A25"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Global emissions in 2000 (</w:t>
            </w:r>
            <w:proofErr w:type="spellStart"/>
            <w:r w:rsidRPr="00F56D8B">
              <w:rPr>
                <w:rFonts w:ascii="Arial" w:hAnsi="Arial" w:cs="Arial"/>
                <w:sz w:val="24"/>
                <w:szCs w:val="24"/>
              </w:rPr>
              <w:t>TgN</w:t>
            </w:r>
            <w:proofErr w:type="spellEnd"/>
            <w:r w:rsidRPr="00F56D8B">
              <w:rPr>
                <w:rFonts w:ascii="Arial" w:hAnsi="Arial" w:cs="Arial"/>
                <w:sz w:val="24"/>
                <w:szCs w:val="24"/>
              </w:rPr>
              <w:t xml:space="preserve"> per year)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D1BA8E" w14:textId="77777777" w:rsidR="00D42A25" w:rsidRPr="00F56D8B" w:rsidRDefault="00D42A25"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Health effects</w:t>
            </w:r>
          </w:p>
        </w:tc>
      </w:tr>
      <w:tr w:rsidR="00D42A25" w:rsidRPr="00F56D8B" w14:paraId="618A54E5" w14:textId="77777777" w:rsidTr="00D42A25">
        <w:trPr>
          <w:trHeight w:val="38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66B0CE" w14:textId="77777777" w:rsidR="00D42A25" w:rsidRPr="00F56D8B" w:rsidRDefault="00D42A25" w:rsidP="00F56D8B">
            <w:pPr>
              <w:pStyle w:val="NormalWeb"/>
              <w:spacing w:before="0" w:beforeAutospacing="0" w:after="0" w:afterAutospacing="0"/>
              <w:jc w:val="both"/>
              <w:rPr>
                <w:rFonts w:ascii="Arial" w:hAnsi="Arial" w:cs="Arial"/>
                <w:sz w:val="24"/>
                <w:szCs w:val="24"/>
              </w:rPr>
            </w:pPr>
            <w:proofErr w:type="spellStart"/>
            <w:r w:rsidRPr="00F56D8B">
              <w:rPr>
                <w:rFonts w:ascii="Arial" w:hAnsi="Arial" w:cs="Arial"/>
                <w:sz w:val="24"/>
                <w:szCs w:val="24"/>
              </w:rPr>
              <w:t>Sulfate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9975A7" w14:textId="77777777" w:rsidR="00D42A25" w:rsidRPr="00F56D8B" w:rsidRDefault="00D42A25" w:rsidP="00F56D8B">
            <w:pPr>
              <w:pStyle w:val="NormalWeb"/>
              <w:spacing w:before="0" w:beforeAutospacing="0" w:after="0" w:afterAutospacing="0"/>
              <w:jc w:val="both"/>
              <w:rPr>
                <w:rFonts w:ascii="Arial" w:hAnsi="Arial" w:cs="Arial"/>
                <w:sz w:val="24"/>
                <w:szCs w:val="24"/>
              </w:rPr>
            </w:pPr>
            <w:proofErr w:type="spellStart"/>
            <w:r w:rsidRPr="00F56D8B">
              <w:rPr>
                <w:rFonts w:ascii="Arial" w:hAnsi="Arial" w:cs="Arial"/>
                <w:sz w:val="24"/>
                <w:szCs w:val="24"/>
              </w:rPr>
              <w:t>Sulfur</w:t>
            </w:r>
            <w:proofErr w:type="spellEnd"/>
            <w:r w:rsidRPr="00F56D8B">
              <w:rPr>
                <w:rFonts w:ascii="Arial" w:hAnsi="Arial" w:cs="Arial"/>
                <w:sz w:val="24"/>
                <w:szCs w:val="24"/>
              </w:rPr>
              <w:t xml:space="preserve"> Dioxide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433E97" w14:textId="77777777" w:rsidR="00D42A25" w:rsidRPr="00F56D8B" w:rsidRDefault="00D42A25"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99.5[10]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C5062A" w14:textId="2F2C807C" w:rsidR="00D42A25" w:rsidRPr="00F56D8B" w:rsidRDefault="00D42A25"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Lung disease</w:t>
            </w:r>
            <w:ins w:id="132" w:author="Sam Lo" w:date="2017-02-02T12:01:00Z">
              <w:r w:rsidR="0029363E">
                <w:rPr>
                  <w:rFonts w:ascii="Arial" w:hAnsi="Arial" w:cs="Arial"/>
                  <w:sz w:val="24"/>
                  <w:szCs w:val="24"/>
                </w:rPr>
                <w:fldChar w:fldCharType="begin"/>
              </w:r>
            </w:ins>
            <w:ins w:id="133" w:author="Sam Lo" w:date="2017-02-02T14:51:00Z">
              <w:r w:rsidR="00765A1E">
                <w:rPr>
                  <w:rFonts w:ascii="Arial" w:hAnsi="Arial" w:cs="Arial"/>
                  <w:sz w:val="24"/>
                  <w:szCs w:val="24"/>
                </w:rPr>
                <w:instrText xml:space="preserve"> ADDIN ZOTERO_ITEM CSL_CITATION {"citationID":"kbgnbkig8","properties":{"formattedCitation":"[16]","plainCitation":"[16]"},"citationItems":[{"id":2767,"uris":["http://zotero.org/users/1792213/items/HNZ5JXFA"],"uri":["http://zotero.org/users/1792213/items/HNZ5JXFA"],"itemData":{"id":2767,"type":"article-journal","title":"Nitrate aerosols today and in 2030: a global simulation including aerosols and tropospheric ozone","container-title":"Atmospheric Chemistry and Physics","page":"5043–5059","volume":"7","issue":"19","source":"Google Scholar","shortTitle":"Nitrate aerosols today and in 2030","author":[{"family":"Bauer","given":"S. E."},{"family":"Koch","given":"D."},{"family":"Unger","given":"N."},{"family":"Metzger","given":"S. M."},{"family":"Shindell","given":"D. T."},{"family":"Streets","given":"D. G."}],"issued":{"date-parts":[["2007"]]}}}],"schema":"https://github.com/citation-style-language/schema/raw/master/csl-citation.json"} </w:instrText>
              </w:r>
            </w:ins>
            <w:r w:rsidR="0029363E">
              <w:rPr>
                <w:rFonts w:ascii="Arial" w:hAnsi="Arial" w:cs="Arial"/>
                <w:sz w:val="24"/>
                <w:szCs w:val="24"/>
              </w:rPr>
              <w:fldChar w:fldCharType="separate"/>
            </w:r>
            <w:ins w:id="134" w:author="Sam Lo" w:date="2017-02-02T14:51:00Z">
              <w:r w:rsidR="00765A1E">
                <w:rPr>
                  <w:rFonts w:ascii="Arial" w:hAnsi="Arial" w:cs="Arial"/>
                  <w:noProof/>
                  <w:sz w:val="24"/>
                  <w:szCs w:val="24"/>
                </w:rPr>
                <w:t>[16]</w:t>
              </w:r>
            </w:ins>
            <w:ins w:id="135" w:author="Sam Lo" w:date="2017-02-02T12:01:00Z">
              <w:r w:rsidR="0029363E">
                <w:rPr>
                  <w:rFonts w:ascii="Arial" w:hAnsi="Arial" w:cs="Arial"/>
                  <w:sz w:val="24"/>
                  <w:szCs w:val="24"/>
                </w:rPr>
                <w:fldChar w:fldCharType="end"/>
              </w:r>
            </w:ins>
          </w:p>
        </w:tc>
      </w:tr>
      <w:tr w:rsidR="00D42A25" w:rsidRPr="00F56D8B" w14:paraId="37C87965" w14:textId="77777777" w:rsidTr="00D42A25">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E7B4A7" w14:textId="77777777" w:rsidR="00D42A25" w:rsidRPr="00F56D8B" w:rsidRDefault="00D42A25"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Dust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0A2DE1" w14:textId="77777777" w:rsidR="00D42A25" w:rsidRPr="00F56D8B" w:rsidRDefault="00D42A25"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Ocean Minerals</w:t>
            </w:r>
          </w:p>
          <w:p w14:paraId="478EE7F4" w14:textId="77777777" w:rsidR="00D42A25" w:rsidRPr="00F56D8B" w:rsidRDefault="00D42A25"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Desert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6565F7" w14:textId="77777777" w:rsidR="00D42A25" w:rsidRPr="00F56D8B" w:rsidRDefault="00D42A25"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77.6[10]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0584E7" w14:textId="77777777" w:rsidR="00D42A25" w:rsidRPr="00F56D8B" w:rsidRDefault="00D42A25"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Asthma</w:t>
            </w:r>
          </w:p>
        </w:tc>
      </w:tr>
      <w:tr w:rsidR="00D42A25" w:rsidRPr="00F56D8B" w14:paraId="2999C095" w14:textId="77777777" w:rsidTr="00D42A25">
        <w:trPr>
          <w:trHeight w:val="38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E5EB9D" w14:textId="77777777" w:rsidR="00D42A25" w:rsidRPr="00F56D8B" w:rsidRDefault="00D42A25"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Black Carbon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8CAA4C" w14:textId="77777777" w:rsidR="00D42A25" w:rsidRPr="00F56D8B" w:rsidRDefault="00D42A25"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Fossil Fuels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6DEB4B" w14:textId="77777777" w:rsidR="00D42A25" w:rsidRPr="00F56D8B" w:rsidRDefault="00D42A25"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10.5[10]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E8733E" w14:textId="77777777" w:rsidR="00D42A25" w:rsidRPr="00F56D8B" w:rsidRDefault="00D42A25"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Respiratory disease</w:t>
            </w:r>
          </w:p>
        </w:tc>
      </w:tr>
      <w:tr w:rsidR="00D42A25" w:rsidRPr="00F56D8B" w14:paraId="6ABB7BF1" w14:textId="77777777" w:rsidTr="00D42A25">
        <w:trPr>
          <w:trHeight w:val="78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7DCA4E" w14:textId="77777777" w:rsidR="00D42A25" w:rsidRPr="00F56D8B" w:rsidRDefault="00D42A25"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Ammonium Nitrate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C6D254" w14:textId="77777777" w:rsidR="00D42A25" w:rsidRPr="00F56D8B" w:rsidRDefault="00D42A25"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Nitrate</w:t>
            </w:r>
          </w:p>
          <w:p w14:paraId="647F98A3" w14:textId="77777777" w:rsidR="00D42A25" w:rsidRPr="00F56D8B" w:rsidRDefault="00D42A25"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Ammonia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0F80EE" w14:textId="77777777" w:rsidR="00D42A25" w:rsidRPr="00F56D8B" w:rsidRDefault="00D42A25"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Nitrate: 41.0 [10]</w:t>
            </w:r>
          </w:p>
          <w:p w14:paraId="03D1EA87" w14:textId="77777777" w:rsidR="00D42A25" w:rsidRPr="00F56D8B" w:rsidRDefault="00D42A25"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Ammonia: 53.6[10]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1EFC22" w14:textId="77777777" w:rsidR="00D42A25" w:rsidRPr="00F56D8B" w:rsidRDefault="00D42A25"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Respiratory disease</w:t>
            </w:r>
          </w:p>
        </w:tc>
      </w:tr>
    </w:tbl>
    <w:p w14:paraId="358EB35A" w14:textId="77777777" w:rsidR="00D42A25" w:rsidRPr="00F56D8B" w:rsidRDefault="00D42A25" w:rsidP="00F56D8B">
      <w:pPr>
        <w:jc w:val="both"/>
        <w:rPr>
          <w:rFonts w:ascii="Arial" w:eastAsia="Times New Roman" w:hAnsi="Arial" w:cs="Arial"/>
        </w:rPr>
      </w:pPr>
    </w:p>
    <w:p w14:paraId="3E8365A1" w14:textId="77777777" w:rsidR="00D42A25" w:rsidRPr="00F56D8B" w:rsidRDefault="00D42A25" w:rsidP="00F56D8B">
      <w:pPr>
        <w:pStyle w:val="Heading2"/>
        <w:ind w:left="0"/>
      </w:pPr>
      <w:bookmarkStart w:id="136" w:name="_Toc347617508"/>
      <w:r w:rsidRPr="00F56D8B">
        <w:t>3.3. Absorption Spectrum</w:t>
      </w:r>
      <w:bookmarkEnd w:id="136"/>
    </w:p>
    <w:p w14:paraId="51DE9479" w14:textId="77777777" w:rsidR="00D42A25" w:rsidRPr="00F56D8B" w:rsidRDefault="00D42A25" w:rsidP="00F56D8B">
      <w:pPr>
        <w:spacing w:after="240"/>
        <w:jc w:val="both"/>
        <w:rPr>
          <w:rFonts w:ascii="Arial" w:eastAsia="Times New Roman" w:hAnsi="Arial" w:cs="Arial"/>
        </w:rPr>
      </w:pPr>
    </w:p>
    <w:p w14:paraId="62F2CEA1" w14:textId="28016FE6" w:rsidR="00D42A25" w:rsidRPr="00F56D8B" w:rsidRDefault="00D42A25" w:rsidP="00F56D8B">
      <w:pPr>
        <w:pStyle w:val="NormalWeb"/>
        <w:spacing w:before="0" w:beforeAutospacing="0" w:after="0" w:afterAutospacing="0"/>
        <w:jc w:val="both"/>
        <w:rPr>
          <w:rFonts w:ascii="Arial" w:hAnsi="Arial" w:cs="Arial"/>
          <w:sz w:val="24"/>
          <w:szCs w:val="24"/>
        </w:rPr>
      </w:pPr>
      <w:del w:id="137" w:author="Sam Lo" w:date="2017-02-02T12:02:00Z">
        <w:r w:rsidRPr="00F56D8B" w:rsidDel="0029363E">
          <w:rPr>
            <w:rFonts w:ascii="Arial" w:hAnsi="Arial" w:cs="Arial"/>
            <w:sz w:val="24"/>
            <w:szCs w:val="24"/>
          </w:rPr>
          <w:delText xml:space="preserve">Electromagnetic </w:delText>
        </w:r>
      </w:del>
      <w:ins w:id="138" w:author="Sam Lo" w:date="2017-02-02T12:02:00Z">
        <w:r w:rsidR="0029363E">
          <w:rPr>
            <w:rFonts w:ascii="Arial" w:hAnsi="Arial" w:cs="Arial"/>
            <w:sz w:val="24"/>
            <w:szCs w:val="24"/>
          </w:rPr>
          <w:t>The e</w:t>
        </w:r>
        <w:r w:rsidR="0029363E" w:rsidRPr="00F56D8B">
          <w:rPr>
            <w:rFonts w:ascii="Arial" w:hAnsi="Arial" w:cs="Arial"/>
            <w:sz w:val="24"/>
            <w:szCs w:val="24"/>
          </w:rPr>
          <w:t xml:space="preserve">lectromagnetic </w:t>
        </w:r>
      </w:ins>
      <w:r w:rsidRPr="00F56D8B">
        <w:rPr>
          <w:rFonts w:ascii="Arial" w:hAnsi="Arial" w:cs="Arial"/>
          <w:sz w:val="24"/>
          <w:szCs w:val="24"/>
        </w:rPr>
        <w:t xml:space="preserve">energy travels in the atmosphere, and it has a broad spectrum from radio waves to gamma rays. The absorption </w:t>
      </w:r>
      <w:ins w:id="139" w:author="Sam Lo" w:date="2017-02-02T12:03:00Z">
        <w:r w:rsidR="0029363E">
          <w:rPr>
            <w:rFonts w:ascii="Arial" w:hAnsi="Arial" w:cs="Arial"/>
            <w:sz w:val="24"/>
            <w:szCs w:val="24"/>
          </w:rPr>
          <w:t>s</w:t>
        </w:r>
      </w:ins>
      <w:del w:id="140" w:author="Sam Lo" w:date="2017-02-02T12:03:00Z">
        <w:r w:rsidRPr="00F56D8B" w:rsidDel="0029363E">
          <w:rPr>
            <w:rFonts w:ascii="Arial" w:hAnsi="Arial" w:cs="Arial"/>
            <w:sz w:val="24"/>
            <w:szCs w:val="24"/>
          </w:rPr>
          <w:delText>S</w:delText>
        </w:r>
      </w:del>
      <w:r w:rsidRPr="00F56D8B">
        <w:rPr>
          <w:rFonts w:ascii="Arial" w:hAnsi="Arial" w:cs="Arial"/>
          <w:sz w:val="24"/>
          <w:szCs w:val="24"/>
        </w:rPr>
        <w:t>pectrum is a spectrum used for detecting aerosol thickness in the atmosphere</w:t>
      </w:r>
      <w:ins w:id="141" w:author="Sam Lo" w:date="2017-02-02T12:03:00Z">
        <w:r w:rsidR="0029363E">
          <w:rPr>
            <w:rFonts w:ascii="Arial" w:hAnsi="Arial" w:cs="Arial"/>
            <w:sz w:val="24"/>
            <w:szCs w:val="24"/>
          </w:rPr>
          <w:t xml:space="preserve"> </w:t>
        </w:r>
      </w:ins>
      <w:del w:id="142" w:author="Sam Lo" w:date="2017-02-02T12:03:00Z">
        <w:r w:rsidRPr="00F56D8B" w:rsidDel="0029363E">
          <w:rPr>
            <w:rFonts w:ascii="Arial" w:hAnsi="Arial" w:cs="Arial"/>
            <w:sz w:val="24"/>
            <w:szCs w:val="24"/>
          </w:rPr>
          <w:delText xml:space="preserve"> </w:delText>
        </w:r>
      </w:del>
      <w:r w:rsidRPr="00F56D8B">
        <w:rPr>
          <w:rFonts w:ascii="Arial" w:hAnsi="Arial" w:cs="Arial"/>
          <w:sz w:val="24"/>
          <w:szCs w:val="24"/>
        </w:rPr>
        <w:t xml:space="preserve">as aerosols absorb or scatter optical wavelengths from the Sun. It can be classified into three categories, which are the UV spectrum (3.3.1), the visible spectrum (3.3.2) and the infrared spectrum (3.3.3). </w:t>
      </w:r>
      <w:ins w:id="143" w:author="Sam Lo" w:date="2017-02-02T17:06:00Z">
        <w:r w:rsidR="002420AD">
          <w:rPr>
            <w:rFonts w:ascii="Arial" w:hAnsi="Arial" w:cs="Arial"/>
            <w:sz w:val="24"/>
            <w:szCs w:val="24"/>
          </w:rPr>
          <w:fldChar w:fldCharType="begin"/>
        </w:r>
        <w:r w:rsidR="002420AD">
          <w:rPr>
            <w:rFonts w:ascii="Arial" w:hAnsi="Arial" w:cs="Arial"/>
            <w:sz w:val="24"/>
            <w:szCs w:val="24"/>
          </w:rPr>
          <w:instrText xml:space="preserve"> ADDIN ZOTERO_ITEM CSL_CITATION {"citationID":"pn5j4ipl8","properties":{"formattedCitation":"[17]","plainCitation":"[17]"},"citationItems":[{"id":3659,"uris":["http://zotero.org/users/1792213/items/F3C2JKRH"],"uri":["http://zotero.org/users/1792213/items/F3C2JKRH"],"itemData":{"id":3659,"type":"book","title":"Tour of the electromagnetic spectrum","source":"Open WorldCat","abstract":"Every day, electromagnetic waves surround us. We use these waves, but we can see only a small portion of them. They carry our cellphone calls and radio broadcasts, heat our food, and let us see in the dark.  This resource presents the electromagnetic spectrum by introducing how we interact with these waves on a daily basis and how NASA scientists use the unique qualities of each wavelength to study the sun, planets and origins of the universe. EM waves measured by Earth-observing satellites help NASA scientists understand our Earth system and changing global patterns and climate. These materials are designed as supplemental instruction and can be used in formal classroom or informal settings for students in grades 5-12, undergraduates, or adults.","ISBN":"978-0-9967780-2-2","note":"OCLC: 954763341","language":"English","author":[{"family":"Butcher","given":"Ginger"},{"literal":"United States"},{"literal":"National Aeronautics and Space Administration"}],"issued":{"date-parts":[["2016"]]}}}],"schema":"https://github.com/citation-style-language/schema/raw/master/csl-citation.json"} </w:instrText>
        </w:r>
      </w:ins>
      <w:r w:rsidR="002420AD">
        <w:rPr>
          <w:rFonts w:ascii="Arial" w:hAnsi="Arial" w:cs="Arial"/>
          <w:sz w:val="24"/>
          <w:szCs w:val="24"/>
        </w:rPr>
        <w:fldChar w:fldCharType="separate"/>
      </w:r>
      <w:ins w:id="144" w:author="Sam Lo" w:date="2017-02-02T17:06:00Z">
        <w:r w:rsidR="002420AD">
          <w:rPr>
            <w:rFonts w:ascii="Arial" w:hAnsi="Arial" w:cs="Arial"/>
            <w:noProof/>
            <w:sz w:val="24"/>
            <w:szCs w:val="24"/>
          </w:rPr>
          <w:t>[17]</w:t>
        </w:r>
        <w:r w:rsidR="002420AD">
          <w:rPr>
            <w:rFonts w:ascii="Arial" w:hAnsi="Arial" w:cs="Arial"/>
            <w:sz w:val="24"/>
            <w:szCs w:val="24"/>
          </w:rPr>
          <w:fldChar w:fldCharType="end"/>
        </w:r>
      </w:ins>
      <w:del w:id="145" w:author="Sam Lo" w:date="2017-02-02T17:06:00Z">
        <w:r w:rsidRPr="00F56D8B" w:rsidDel="002420AD">
          <w:rPr>
            <w:rFonts w:ascii="Arial" w:hAnsi="Arial" w:cs="Arial"/>
            <w:sz w:val="24"/>
            <w:szCs w:val="24"/>
          </w:rPr>
          <w:delText>[11]</w:delText>
        </w:r>
      </w:del>
      <w:r w:rsidRPr="00F56D8B">
        <w:rPr>
          <w:rFonts w:ascii="Arial" w:hAnsi="Arial" w:cs="Arial"/>
          <w:sz w:val="24"/>
          <w:szCs w:val="24"/>
        </w:rPr>
        <w:t xml:space="preserve"> This spectrum is between 100nm to 1mm, as shown in Figure </w:t>
      </w:r>
      <w:ins w:id="146" w:author="Sam Lo" w:date="2017-02-02T12:27:00Z">
        <w:r w:rsidR="00BD7BF9">
          <w:rPr>
            <w:rFonts w:ascii="Arial" w:hAnsi="Arial" w:cs="Arial"/>
            <w:sz w:val="24"/>
            <w:szCs w:val="24"/>
          </w:rPr>
          <w:t>9</w:t>
        </w:r>
      </w:ins>
      <w:del w:id="147" w:author="Sam Lo" w:date="2017-02-02T12:27:00Z">
        <w:r w:rsidRPr="00F56D8B" w:rsidDel="00BD7BF9">
          <w:rPr>
            <w:rFonts w:ascii="Arial" w:hAnsi="Arial" w:cs="Arial"/>
            <w:sz w:val="24"/>
            <w:szCs w:val="24"/>
          </w:rPr>
          <w:delText>3</w:delText>
        </w:r>
      </w:del>
      <w:r w:rsidRPr="00F56D8B">
        <w:rPr>
          <w:rFonts w:ascii="Arial" w:hAnsi="Arial" w:cs="Arial"/>
          <w:sz w:val="24"/>
          <w:szCs w:val="24"/>
        </w:rPr>
        <w:t xml:space="preserve">. Atmospheric gases such as water vapour, carbon dioxide, ozone and oxygen absorb an amount of solar radiation in specific wavelengths, as shown in Figure </w:t>
      </w:r>
      <w:ins w:id="148" w:author="Sam Lo" w:date="2017-02-02T12:27:00Z">
        <w:r w:rsidR="00BD7BF9">
          <w:rPr>
            <w:rFonts w:ascii="Arial" w:hAnsi="Arial" w:cs="Arial"/>
            <w:sz w:val="24"/>
            <w:szCs w:val="24"/>
          </w:rPr>
          <w:t>10</w:t>
        </w:r>
      </w:ins>
      <w:del w:id="149" w:author="Sam Lo" w:date="2017-02-02T12:27:00Z">
        <w:r w:rsidRPr="00F56D8B" w:rsidDel="00BD7BF9">
          <w:rPr>
            <w:rFonts w:ascii="Arial" w:hAnsi="Arial" w:cs="Arial"/>
            <w:sz w:val="24"/>
            <w:szCs w:val="24"/>
          </w:rPr>
          <w:delText>4</w:delText>
        </w:r>
      </w:del>
      <w:r w:rsidRPr="00F56D8B">
        <w:rPr>
          <w:rFonts w:ascii="Arial" w:hAnsi="Arial" w:cs="Arial"/>
          <w:sz w:val="24"/>
          <w:szCs w:val="24"/>
        </w:rPr>
        <w:t xml:space="preserve">. </w:t>
      </w:r>
    </w:p>
    <w:p w14:paraId="17EDED2D" w14:textId="77777777" w:rsidR="00D42A25" w:rsidRPr="00F56D8B" w:rsidRDefault="00D42A25" w:rsidP="00F56D8B">
      <w:pPr>
        <w:jc w:val="both"/>
        <w:rPr>
          <w:rFonts w:ascii="Arial" w:eastAsia="Times New Roman" w:hAnsi="Arial" w:cs="Arial"/>
        </w:rPr>
      </w:pPr>
    </w:p>
    <w:p w14:paraId="1DB0A666" w14:textId="77777777" w:rsidR="00A0289A" w:rsidRPr="00F56D8B" w:rsidRDefault="00D42A25" w:rsidP="00F56D8B">
      <w:pPr>
        <w:pStyle w:val="NormalWeb"/>
        <w:keepNext/>
        <w:spacing w:before="0" w:beforeAutospacing="0" w:after="0" w:afterAutospacing="0"/>
        <w:jc w:val="both"/>
        <w:rPr>
          <w:rFonts w:ascii="Arial" w:hAnsi="Arial" w:cs="Arial"/>
          <w:sz w:val="24"/>
          <w:szCs w:val="24"/>
        </w:rPr>
      </w:pPr>
      <w:r w:rsidRPr="00F56D8B">
        <w:rPr>
          <w:rFonts w:ascii="Arial" w:hAnsi="Arial" w:cs="Arial"/>
          <w:noProof/>
          <w:sz w:val="24"/>
          <w:szCs w:val="24"/>
          <w:lang w:val="en-US"/>
        </w:rPr>
        <w:drawing>
          <wp:inline distT="0" distB="0" distL="0" distR="0" wp14:anchorId="5236FEF8" wp14:editId="22E06270">
            <wp:extent cx="5112786" cy="3335533"/>
            <wp:effectExtent l="0" t="0" r="0" b="0"/>
            <wp:docPr id="45" name="Picture 45" descr="ttps://smd-prod.s3.amazonaws.com/science-blue/s3fs-public/thumbnails/image/EMS-Introdu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tps://smd-prod.s3.amazonaws.com/science-blue/s3fs-public/thumbnails/image/EMS-Introduction.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2786" cy="3335533"/>
                    </a:xfrm>
                    <a:prstGeom prst="rect">
                      <a:avLst/>
                    </a:prstGeom>
                    <a:noFill/>
                    <a:ln>
                      <a:noFill/>
                    </a:ln>
                  </pic:spPr>
                </pic:pic>
              </a:graphicData>
            </a:graphic>
          </wp:inline>
        </w:drawing>
      </w:r>
    </w:p>
    <w:p w14:paraId="1CEC62BC" w14:textId="77777777" w:rsidR="00A0289A" w:rsidRPr="00F56D8B" w:rsidRDefault="00A0289A" w:rsidP="00F56D8B">
      <w:pPr>
        <w:pStyle w:val="NormalWeb"/>
        <w:spacing w:before="0" w:beforeAutospacing="0" w:after="200" w:afterAutospacing="0"/>
        <w:jc w:val="both"/>
        <w:rPr>
          <w:rFonts w:ascii="Arial" w:hAnsi="Arial" w:cs="Arial"/>
          <w:b/>
          <w:sz w:val="24"/>
          <w:szCs w:val="24"/>
        </w:rPr>
      </w:pPr>
      <w:r w:rsidRPr="00F56D8B">
        <w:rPr>
          <w:rFonts w:ascii="Arial" w:hAnsi="Arial" w:cs="Arial"/>
          <w:b/>
          <w:sz w:val="24"/>
          <w:szCs w:val="24"/>
        </w:rPr>
        <w:t xml:space="preserve">Figure </w:t>
      </w:r>
      <w:r w:rsidRPr="00F56D8B">
        <w:rPr>
          <w:rFonts w:ascii="Arial" w:hAnsi="Arial" w:cs="Arial"/>
          <w:b/>
          <w:sz w:val="24"/>
          <w:szCs w:val="24"/>
        </w:rPr>
        <w:fldChar w:fldCharType="begin"/>
      </w:r>
      <w:r w:rsidRPr="00F56D8B">
        <w:rPr>
          <w:rFonts w:ascii="Arial" w:hAnsi="Arial" w:cs="Arial"/>
          <w:b/>
          <w:sz w:val="24"/>
          <w:szCs w:val="24"/>
        </w:rPr>
        <w:instrText xml:space="preserve"> SEQ Figure \* ARABIC </w:instrText>
      </w:r>
      <w:r w:rsidRPr="00F56D8B">
        <w:rPr>
          <w:rFonts w:ascii="Arial" w:hAnsi="Arial" w:cs="Arial"/>
          <w:b/>
          <w:sz w:val="24"/>
          <w:szCs w:val="24"/>
        </w:rPr>
        <w:fldChar w:fldCharType="separate"/>
      </w:r>
      <w:r w:rsidR="00F56D8B" w:rsidRPr="00F56D8B">
        <w:rPr>
          <w:rFonts w:ascii="Arial" w:hAnsi="Arial" w:cs="Arial"/>
          <w:b/>
          <w:noProof/>
          <w:sz w:val="24"/>
          <w:szCs w:val="24"/>
        </w:rPr>
        <w:t>9</w:t>
      </w:r>
      <w:r w:rsidRPr="00F56D8B">
        <w:rPr>
          <w:rFonts w:ascii="Arial" w:hAnsi="Arial" w:cs="Arial"/>
          <w:b/>
          <w:sz w:val="24"/>
          <w:szCs w:val="24"/>
        </w:rPr>
        <w:fldChar w:fldCharType="end"/>
      </w:r>
      <w:r w:rsidRPr="00F56D8B">
        <w:rPr>
          <w:rFonts w:ascii="Arial" w:hAnsi="Arial" w:cs="Arial"/>
          <w:b/>
          <w:sz w:val="24"/>
          <w:szCs w:val="24"/>
        </w:rPr>
        <w:t xml:space="preserve"> - Electromagnetic Wave Spectrum </w:t>
      </w:r>
      <w:proofErr w:type="gramStart"/>
      <w:r w:rsidRPr="00F56D8B">
        <w:rPr>
          <w:rFonts w:ascii="Arial" w:hAnsi="Arial" w:cs="Arial"/>
          <w:b/>
          <w:sz w:val="24"/>
          <w:szCs w:val="24"/>
        </w:rPr>
        <w:t>Diagram</w:t>
      </w:r>
      <w:r w:rsidRPr="00F56D8B">
        <w:rPr>
          <w:rFonts w:ascii="Arial" w:hAnsi="Arial" w:cs="Arial"/>
          <w:b/>
          <w:bCs/>
          <w:sz w:val="24"/>
          <w:szCs w:val="24"/>
        </w:rPr>
        <w:t>[</w:t>
      </w:r>
      <w:proofErr w:type="gramEnd"/>
      <w:r w:rsidRPr="00F56D8B">
        <w:rPr>
          <w:rFonts w:ascii="Arial" w:hAnsi="Arial" w:cs="Arial"/>
          <w:b/>
          <w:bCs/>
          <w:sz w:val="24"/>
          <w:szCs w:val="24"/>
        </w:rPr>
        <w:t>11]</w:t>
      </w:r>
    </w:p>
    <w:p w14:paraId="33948B4F" w14:textId="77777777" w:rsidR="00D42A25" w:rsidRPr="00F56D8B" w:rsidRDefault="00D42A25" w:rsidP="00F56D8B">
      <w:pPr>
        <w:pStyle w:val="Caption"/>
        <w:rPr>
          <w:rFonts w:ascii="Arial" w:hAnsi="Arial" w:cs="Arial"/>
          <w:color w:val="auto"/>
          <w:sz w:val="24"/>
          <w:szCs w:val="24"/>
        </w:rPr>
      </w:pPr>
    </w:p>
    <w:p w14:paraId="64B11456" w14:textId="77777777" w:rsidR="00A0289A" w:rsidRPr="00F56D8B" w:rsidRDefault="00D42A25" w:rsidP="00F56D8B">
      <w:pPr>
        <w:pStyle w:val="NormalWeb"/>
        <w:keepNext/>
        <w:spacing w:before="0" w:beforeAutospacing="0" w:after="0" w:afterAutospacing="0"/>
        <w:jc w:val="both"/>
        <w:rPr>
          <w:rFonts w:ascii="Arial" w:hAnsi="Arial" w:cs="Arial"/>
          <w:sz w:val="24"/>
          <w:szCs w:val="24"/>
        </w:rPr>
      </w:pPr>
      <w:r w:rsidRPr="00F56D8B">
        <w:rPr>
          <w:rFonts w:ascii="Arial" w:hAnsi="Arial" w:cs="Arial"/>
          <w:noProof/>
          <w:sz w:val="24"/>
          <w:szCs w:val="24"/>
          <w:lang w:val="en-US"/>
        </w:rPr>
        <w:drawing>
          <wp:inline distT="0" distB="0" distL="0" distR="0" wp14:anchorId="152D1D36" wp14:editId="7EC64EC5">
            <wp:extent cx="4461265" cy="2778076"/>
            <wp:effectExtent l="0" t="0" r="9525" b="0"/>
            <wp:docPr id="46" name="Picture 46" descr="https://lh5.googleusercontent.com/zgBENHh_lgQIj7frV7zTFieP-E0cyLe8nndT7JyyPVcIOcQUFidtb9CStYm5vNIQLZtNjz823gTTXIy3XIoH1ZTR2x3TFKl42_KWTSG-W7Px5BAy7a6eYJIxW2XeF0_OdNv7KSGROfOFyMtr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zgBENHh_lgQIj7frV7zTFieP-E0cyLe8nndT7JyyPVcIOcQUFidtb9CStYm5vNIQLZtNjz823gTTXIy3XIoH1ZTR2x3TFKl42_KWTSG-W7Px5BAy7a6eYJIxW2XeF0_OdNv7KSGROfOFyMtrXw"/>
                    <pic:cNvPicPr>
                      <a:picLocks noChangeAspect="1" noChangeArrowheads="1"/>
                    </pic:cNvPicPr>
                  </pic:nvPicPr>
                  <pic:blipFill rotWithShape="1">
                    <a:blip r:embed="rId20">
                      <a:extLst>
                        <a:ext uri="{28A0092B-C50C-407E-A947-70E740481C1C}">
                          <a14:useLocalDpi xmlns:a14="http://schemas.microsoft.com/office/drawing/2010/main" val="0"/>
                        </a:ext>
                      </a:extLst>
                    </a:blip>
                    <a:srcRect l="27867" t="25215" r="30561" b="31486"/>
                    <a:stretch/>
                  </pic:blipFill>
                  <pic:spPr bwMode="auto">
                    <a:xfrm>
                      <a:off x="0" y="0"/>
                      <a:ext cx="4463978" cy="2779766"/>
                    </a:xfrm>
                    <a:prstGeom prst="rect">
                      <a:avLst/>
                    </a:prstGeom>
                    <a:noFill/>
                    <a:ln>
                      <a:noFill/>
                    </a:ln>
                    <a:extLst>
                      <a:ext uri="{53640926-AAD7-44d8-BBD7-CCE9431645EC}">
                        <a14:shadowObscured xmlns:a14="http://schemas.microsoft.com/office/drawing/2010/main"/>
                      </a:ext>
                    </a:extLst>
                  </pic:spPr>
                </pic:pic>
              </a:graphicData>
            </a:graphic>
          </wp:inline>
        </w:drawing>
      </w:r>
    </w:p>
    <w:p w14:paraId="786621BF" w14:textId="77777777" w:rsidR="00A0289A" w:rsidRPr="00F56D8B" w:rsidRDefault="00A0289A" w:rsidP="00F56D8B">
      <w:pPr>
        <w:pStyle w:val="NormalWeb"/>
        <w:spacing w:before="0" w:beforeAutospacing="0" w:after="200" w:afterAutospacing="0"/>
        <w:jc w:val="both"/>
        <w:rPr>
          <w:rFonts w:ascii="Arial" w:hAnsi="Arial" w:cs="Arial"/>
          <w:sz w:val="24"/>
          <w:szCs w:val="24"/>
        </w:rPr>
      </w:pPr>
      <w:r w:rsidRPr="00F56D8B">
        <w:rPr>
          <w:rFonts w:ascii="Arial" w:hAnsi="Arial" w:cs="Arial"/>
          <w:b/>
          <w:sz w:val="24"/>
          <w:szCs w:val="24"/>
        </w:rPr>
        <w:t xml:space="preserve">Figure </w:t>
      </w:r>
      <w:r w:rsidRPr="00F56D8B">
        <w:rPr>
          <w:rFonts w:ascii="Arial" w:hAnsi="Arial" w:cs="Arial"/>
          <w:b/>
          <w:sz w:val="24"/>
          <w:szCs w:val="24"/>
        </w:rPr>
        <w:fldChar w:fldCharType="begin"/>
      </w:r>
      <w:r w:rsidRPr="00F56D8B">
        <w:rPr>
          <w:rFonts w:ascii="Arial" w:hAnsi="Arial" w:cs="Arial"/>
          <w:b/>
          <w:sz w:val="24"/>
          <w:szCs w:val="24"/>
        </w:rPr>
        <w:instrText xml:space="preserve"> SEQ Figure \* ARABIC </w:instrText>
      </w:r>
      <w:r w:rsidRPr="00F56D8B">
        <w:rPr>
          <w:rFonts w:ascii="Arial" w:hAnsi="Arial" w:cs="Arial"/>
          <w:b/>
          <w:sz w:val="24"/>
          <w:szCs w:val="24"/>
        </w:rPr>
        <w:fldChar w:fldCharType="separate"/>
      </w:r>
      <w:r w:rsidR="00F56D8B" w:rsidRPr="00F56D8B">
        <w:rPr>
          <w:rFonts w:ascii="Arial" w:hAnsi="Arial" w:cs="Arial"/>
          <w:b/>
          <w:noProof/>
          <w:sz w:val="24"/>
          <w:szCs w:val="24"/>
        </w:rPr>
        <w:t>10</w:t>
      </w:r>
      <w:r w:rsidRPr="00F56D8B">
        <w:rPr>
          <w:rFonts w:ascii="Arial" w:hAnsi="Arial" w:cs="Arial"/>
          <w:b/>
          <w:sz w:val="24"/>
          <w:szCs w:val="24"/>
        </w:rPr>
        <w:fldChar w:fldCharType="end"/>
      </w:r>
      <w:r w:rsidRPr="00F56D8B">
        <w:rPr>
          <w:rFonts w:ascii="Arial" w:hAnsi="Arial" w:cs="Arial"/>
          <w:b/>
          <w:sz w:val="24"/>
          <w:szCs w:val="24"/>
        </w:rPr>
        <w:t xml:space="preserve"> </w:t>
      </w:r>
      <w:r w:rsidRPr="00F56D8B">
        <w:rPr>
          <w:rFonts w:ascii="Arial" w:hAnsi="Arial" w:cs="Arial"/>
          <w:b/>
          <w:bCs/>
          <w:sz w:val="24"/>
          <w:szCs w:val="24"/>
        </w:rPr>
        <w:t>– Solar Absorption Bands of Atmospheric gases in the atmosphere [12]</w:t>
      </w:r>
    </w:p>
    <w:p w14:paraId="01299BEB" w14:textId="77777777" w:rsidR="00D42A25" w:rsidRPr="00F56D8B" w:rsidRDefault="00D42A25" w:rsidP="00F56D8B">
      <w:pPr>
        <w:pStyle w:val="Caption"/>
        <w:rPr>
          <w:rFonts w:ascii="Arial" w:hAnsi="Arial" w:cs="Arial"/>
          <w:color w:val="auto"/>
          <w:sz w:val="24"/>
          <w:szCs w:val="24"/>
        </w:rPr>
      </w:pPr>
    </w:p>
    <w:p w14:paraId="344F3FD8" w14:textId="77777777" w:rsidR="00D42A25" w:rsidRPr="00F56D8B" w:rsidRDefault="00D42A25" w:rsidP="00F56D8B">
      <w:pPr>
        <w:pStyle w:val="Heading3"/>
        <w:ind w:left="0"/>
        <w:jc w:val="both"/>
      </w:pPr>
      <w:bookmarkStart w:id="150" w:name="_Toc347617509"/>
      <w:r w:rsidRPr="00F56D8B">
        <w:t>3.3.1. UV Spectrum</w:t>
      </w:r>
      <w:bookmarkEnd w:id="150"/>
    </w:p>
    <w:p w14:paraId="5F510128" w14:textId="77777777" w:rsidR="00D42A25" w:rsidRPr="00F56D8B" w:rsidRDefault="00D42A25" w:rsidP="00F56D8B">
      <w:pPr>
        <w:jc w:val="both"/>
        <w:rPr>
          <w:rFonts w:ascii="Arial" w:eastAsia="Times New Roman" w:hAnsi="Arial" w:cs="Arial"/>
        </w:rPr>
      </w:pPr>
    </w:p>
    <w:p w14:paraId="41A65002" w14:textId="1429E06F" w:rsidR="00D42A25" w:rsidRPr="00F56D8B" w:rsidRDefault="00D42A25"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The ultraviolet spectrum includes wavelengths, which are shorter than visible wavelengths. This includes UV radiation and UV intensity.</w:t>
      </w:r>
      <w:del w:id="151" w:author="Sam Lo" w:date="2017-02-02T13:39:00Z">
        <w:r w:rsidRPr="00F56D8B" w:rsidDel="002B3660">
          <w:rPr>
            <w:rFonts w:ascii="Arial" w:hAnsi="Arial" w:cs="Arial"/>
            <w:sz w:val="24"/>
            <w:szCs w:val="24"/>
          </w:rPr>
          <w:delText xml:space="preserve"> The analysis from this spectrum is important because it can determine the amount of radiation which causes sunburn to users.[11]</w:delText>
        </w:r>
      </w:del>
      <w:r w:rsidRPr="00F56D8B">
        <w:rPr>
          <w:rFonts w:ascii="Arial" w:hAnsi="Arial" w:cs="Arial"/>
          <w:sz w:val="24"/>
          <w:szCs w:val="24"/>
        </w:rPr>
        <w:t xml:space="preserve"> The wavelengths within this spectrum are between 100nm to 380nm, and is characterised into 3 regions, UV-A (315nm – 380nm), UV-B (280nm -315nm) and UV-C (100nm – 280nm). Ozone layer absorbs a majority of ultraviolet wavelengths, where the radiation at sea level is less than 0.5 W per square metre</w:t>
      </w:r>
      <w:ins w:id="152" w:author="Sam Lo" w:date="2017-02-02T17:19:00Z">
        <w:r w:rsidR="00917EF4">
          <w:rPr>
            <w:rFonts w:ascii="Arial" w:hAnsi="Arial" w:cs="Arial"/>
            <w:sz w:val="24"/>
            <w:szCs w:val="24"/>
          </w:rPr>
          <w:fldChar w:fldCharType="begin"/>
        </w:r>
      </w:ins>
      <w:ins w:id="153" w:author="Sam Lo" w:date="2017-02-02T17:20:00Z">
        <w:r w:rsidR="00917EF4">
          <w:rPr>
            <w:rFonts w:ascii="Arial" w:hAnsi="Arial" w:cs="Arial"/>
            <w:sz w:val="24"/>
            <w:szCs w:val="24"/>
          </w:rPr>
          <w:instrText xml:space="preserve"> ADDIN ZOTERO_ITEM CSL_CITATION {"citationID":"221mg7b9el","properties":{"formattedCitation":"[18]","plainCitation":"[18]"},"citationItems":[{"id":3691,"uris":["http://zotero.org/users/1792213/items/DAR2PKR5"],"uri":["http://zotero.org/users/1792213/items/DAR2PKR5"],"itemData":{"id":3691,"type":"chapter","title":"Absorption and Scattering of Solar Radiation in the Atmosphere","container-title":"Introduction of Atmospheric Radiation","publisher":"Elsevier","page":"65- 116","edition":"2","URL":"http://content.knovel.com/content/pdf/5584/14515_03.pdf?ekey=f2HgDFL60it0Q5XlUdxyWqAhWFzi-A7uzYMs5mzytjWz8","ISBN":"978-0-12-451451-5","author":[{"family":"Liou","given":"K.N."}],"accessed":{"date-parts":[["2017",2,2]]}}}],"schema":"https://github.com/citation-style-language/schema/raw/master/csl-citation.json"} </w:instrText>
        </w:r>
      </w:ins>
      <w:r w:rsidR="00917EF4">
        <w:rPr>
          <w:rFonts w:ascii="Arial" w:hAnsi="Arial" w:cs="Arial"/>
          <w:sz w:val="24"/>
          <w:szCs w:val="24"/>
        </w:rPr>
        <w:fldChar w:fldCharType="separate"/>
      </w:r>
      <w:ins w:id="154" w:author="Sam Lo" w:date="2017-02-02T17:20:00Z">
        <w:r w:rsidR="00917EF4">
          <w:rPr>
            <w:rFonts w:ascii="Arial" w:hAnsi="Arial" w:cs="Arial"/>
            <w:noProof/>
            <w:sz w:val="24"/>
            <w:szCs w:val="24"/>
          </w:rPr>
          <w:t>[18]</w:t>
        </w:r>
      </w:ins>
      <w:ins w:id="155" w:author="Sam Lo" w:date="2017-02-02T17:19:00Z">
        <w:r w:rsidR="00917EF4">
          <w:rPr>
            <w:rFonts w:ascii="Arial" w:hAnsi="Arial" w:cs="Arial"/>
            <w:sz w:val="24"/>
            <w:szCs w:val="24"/>
          </w:rPr>
          <w:fldChar w:fldCharType="end"/>
        </w:r>
      </w:ins>
      <w:r w:rsidRPr="00F56D8B">
        <w:rPr>
          <w:rFonts w:ascii="Arial" w:hAnsi="Arial" w:cs="Arial"/>
          <w:sz w:val="24"/>
          <w:szCs w:val="24"/>
        </w:rPr>
        <w:t>.</w:t>
      </w:r>
    </w:p>
    <w:p w14:paraId="2458313F" w14:textId="77777777" w:rsidR="00D42A25" w:rsidRPr="00F56D8B" w:rsidRDefault="00D42A25" w:rsidP="00F56D8B">
      <w:pPr>
        <w:pStyle w:val="Heading3"/>
        <w:ind w:left="0"/>
        <w:jc w:val="both"/>
      </w:pPr>
      <w:bookmarkStart w:id="156" w:name="_Toc347617510"/>
      <w:r w:rsidRPr="00F56D8B">
        <w:t>3.3.2. Visible Spectrum</w:t>
      </w:r>
      <w:bookmarkEnd w:id="156"/>
    </w:p>
    <w:p w14:paraId="66661387" w14:textId="77777777" w:rsidR="00D42A25" w:rsidRPr="00F56D8B" w:rsidRDefault="00D42A25" w:rsidP="00F56D8B">
      <w:pPr>
        <w:jc w:val="both"/>
        <w:rPr>
          <w:rFonts w:ascii="Arial" w:eastAsia="Times New Roman" w:hAnsi="Arial" w:cs="Arial"/>
        </w:rPr>
      </w:pPr>
    </w:p>
    <w:p w14:paraId="7508137B" w14:textId="088962D0" w:rsidR="00D42A25" w:rsidRPr="00F56D8B" w:rsidRDefault="00D42A25"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The visible spectrum is the part of electromagnetic spectrum, which includes wavelengths in visible range. It roughly ranges between 380 nm and 780 nm. These wavelengths are visible from human eyes, and the visible colo</w:t>
      </w:r>
      <w:ins w:id="157" w:author="Sam Lo" w:date="2017-02-02T14:58:00Z">
        <w:r w:rsidR="00765A1E">
          <w:rPr>
            <w:rFonts w:ascii="Arial" w:hAnsi="Arial" w:cs="Arial"/>
            <w:sz w:val="24"/>
            <w:szCs w:val="24"/>
          </w:rPr>
          <w:t>u</w:t>
        </w:r>
      </w:ins>
      <w:r w:rsidRPr="00F56D8B">
        <w:rPr>
          <w:rFonts w:ascii="Arial" w:hAnsi="Arial" w:cs="Arial"/>
          <w:sz w:val="24"/>
          <w:szCs w:val="24"/>
        </w:rPr>
        <w:t xml:space="preserve">rs are corresponding to specific wavelengths within the visible spectrum. Aerosols Optical Depth (AOD) measurements use wavelengths within visible spectrum to detect the thickness of aerosols in the atmosphere </w:t>
      </w:r>
      <w:ins w:id="158" w:author="Sam Lo" w:date="2017-02-02T17:19:00Z">
        <w:r w:rsidR="00917EF4">
          <w:rPr>
            <w:rFonts w:ascii="Arial" w:hAnsi="Arial" w:cs="Arial"/>
            <w:sz w:val="24"/>
            <w:szCs w:val="24"/>
          </w:rPr>
          <w:fldChar w:fldCharType="begin"/>
        </w:r>
        <w:r w:rsidR="00917EF4">
          <w:rPr>
            <w:rFonts w:ascii="Arial" w:hAnsi="Arial" w:cs="Arial"/>
            <w:sz w:val="24"/>
            <w:szCs w:val="24"/>
          </w:rPr>
          <w:instrText xml:space="preserve"> ADDIN ZOTERO_ITEM CSL_CITATION {"citationID":"2krsuoto8j","properties":{"formattedCitation":"[8]","plainCitation":"[8]"},"citationItems":[{"id":2731,"uris":["http://zotero.org/users/1792213/items/I8GFAEI3"],"uri":["http://zotero.org/users/1792213/items/I8GFAEI3"],"itemData":{"id":2731,"type":"article-journal","title":"Absorption and scattering properties of organic carbon versus sulfate dominant aerosols at Gosan climate observatory in Northeast Asia","container-title":"Atmospheric Chemistry and Physics","page":"7781-7793","volume":"14","issue":"15","source":"CrossRef","DOI":"10.5194/acp-14-7781-2014","ISSN":"1680-7324","language":"en","author":[{"family":"Lim","given":"S."},{"family":"Lee","given":"M."},{"family":"Kim","given":"S.-W."},{"family":"Yoon","given":"S.-C."},{"family":"Lee","given":"G."},{"family":"Lee","given":"Y. J."}],"issued":{"date-parts":[["2014",8,5]]}}}],"schema":"https://github.com/citation-style-language/schema/raw/master/csl-citation.json"} </w:instrText>
        </w:r>
      </w:ins>
      <w:r w:rsidR="00917EF4">
        <w:rPr>
          <w:rFonts w:ascii="Arial" w:hAnsi="Arial" w:cs="Arial"/>
          <w:sz w:val="24"/>
          <w:szCs w:val="24"/>
        </w:rPr>
        <w:fldChar w:fldCharType="separate"/>
      </w:r>
      <w:ins w:id="159" w:author="Sam Lo" w:date="2017-02-02T17:19:00Z">
        <w:r w:rsidR="00917EF4">
          <w:rPr>
            <w:rFonts w:ascii="Arial" w:hAnsi="Arial" w:cs="Arial"/>
            <w:noProof/>
            <w:sz w:val="24"/>
            <w:szCs w:val="24"/>
          </w:rPr>
          <w:t>[8]</w:t>
        </w:r>
        <w:r w:rsidR="00917EF4">
          <w:rPr>
            <w:rFonts w:ascii="Arial" w:hAnsi="Arial" w:cs="Arial"/>
            <w:sz w:val="24"/>
            <w:szCs w:val="24"/>
          </w:rPr>
          <w:fldChar w:fldCharType="end"/>
        </w:r>
        <w:r w:rsidR="00917EF4">
          <w:rPr>
            <w:rFonts w:ascii="Arial" w:hAnsi="Arial" w:cs="Arial"/>
            <w:sz w:val="24"/>
            <w:szCs w:val="24"/>
          </w:rPr>
          <w:fldChar w:fldCharType="begin"/>
        </w:r>
        <w:r w:rsidR="00917EF4">
          <w:rPr>
            <w:rFonts w:ascii="Arial" w:hAnsi="Arial" w:cs="Arial"/>
            <w:sz w:val="24"/>
            <w:szCs w:val="24"/>
          </w:rPr>
          <w:instrText xml:space="preserve"> ADDIN ZOTERO_ITEM CSL_CITATION {"citationID":"28kqggg3i","properties":{"formattedCitation":"[18]","plainCitation":"[18]"},"citationItems":[{"id":3691,"uris":["http://zotero.org/users/1792213/items/DAR2PKR5"],"uri":["http://zotero.org/users/1792213/items/DAR2PKR5"],"itemData":{"id":3691,"type":"chapter","title":"Absorption and Scattering of Solar Radiation in the Atmosphere","container-title":"Introduction of Atmospheric Radiation","publisher":"Elsevier","page":"65- 116","edition":"2","URL":"http://content.knovel.com/content/pdf/5584/14515_03.pdf?ekey=f2HgDFL60it0Q5XlUdxyWqAhWFzi-A7uzYMs5mzytjWz8","ISBN":"978-0-12-451451-5","author":[{"family":"Liou","given":"K.N."}],"accessed":{"date-parts":[["2017",2,2]]}}}],"schema":"https://github.com/citation-style-language/schema/raw/master/csl-citation.json"} </w:instrText>
        </w:r>
      </w:ins>
      <w:r w:rsidR="00917EF4">
        <w:rPr>
          <w:rFonts w:ascii="Arial" w:hAnsi="Arial" w:cs="Arial"/>
          <w:sz w:val="24"/>
          <w:szCs w:val="24"/>
        </w:rPr>
        <w:fldChar w:fldCharType="separate"/>
      </w:r>
      <w:ins w:id="160" w:author="Sam Lo" w:date="2017-02-02T17:19:00Z">
        <w:r w:rsidR="00917EF4">
          <w:rPr>
            <w:rFonts w:ascii="Arial" w:hAnsi="Arial" w:cs="Arial"/>
            <w:noProof/>
            <w:sz w:val="24"/>
            <w:szCs w:val="24"/>
          </w:rPr>
          <w:t>[18]</w:t>
        </w:r>
        <w:r w:rsidR="00917EF4">
          <w:rPr>
            <w:rFonts w:ascii="Arial" w:hAnsi="Arial" w:cs="Arial"/>
            <w:sz w:val="24"/>
            <w:szCs w:val="24"/>
          </w:rPr>
          <w:fldChar w:fldCharType="end"/>
        </w:r>
      </w:ins>
      <w:del w:id="161" w:author="Sam Lo" w:date="2017-02-02T17:19:00Z">
        <w:r w:rsidRPr="00F56D8B" w:rsidDel="00917EF4">
          <w:rPr>
            <w:rFonts w:ascii="Arial" w:hAnsi="Arial" w:cs="Arial"/>
            <w:sz w:val="24"/>
            <w:szCs w:val="24"/>
          </w:rPr>
          <w:delText>[11].</w:delText>
        </w:r>
      </w:del>
    </w:p>
    <w:p w14:paraId="51E05609" w14:textId="77777777" w:rsidR="00D42A25" w:rsidRPr="00F56D8B" w:rsidRDefault="00D42A25" w:rsidP="00F56D8B">
      <w:pPr>
        <w:pStyle w:val="Heading3"/>
        <w:ind w:left="0"/>
        <w:jc w:val="both"/>
      </w:pPr>
      <w:bookmarkStart w:id="162" w:name="_Toc347617511"/>
      <w:r w:rsidRPr="00F56D8B">
        <w:t>3.3.3. Infrared Spectrum</w:t>
      </w:r>
      <w:bookmarkEnd w:id="162"/>
    </w:p>
    <w:p w14:paraId="265176F4" w14:textId="77777777" w:rsidR="00D42A25" w:rsidRPr="00F56D8B" w:rsidRDefault="00D42A25" w:rsidP="00F56D8B">
      <w:pPr>
        <w:jc w:val="both"/>
        <w:rPr>
          <w:rFonts w:ascii="Arial" w:eastAsia="Times New Roman" w:hAnsi="Arial" w:cs="Arial"/>
        </w:rPr>
      </w:pPr>
    </w:p>
    <w:p w14:paraId="1E4D46C2" w14:textId="0A0B070F" w:rsidR="00D42A25" w:rsidDel="002420AD" w:rsidRDefault="00D42A25" w:rsidP="002420AD">
      <w:pPr>
        <w:pStyle w:val="NormalWeb"/>
        <w:spacing w:before="0" w:beforeAutospacing="0" w:after="0" w:afterAutospacing="0"/>
        <w:jc w:val="both"/>
        <w:rPr>
          <w:del w:id="163" w:author="Sam Lo" w:date="2017-02-02T17:02:00Z"/>
          <w:rFonts w:ascii="Arial" w:hAnsi="Arial" w:cs="Arial"/>
          <w:sz w:val="24"/>
          <w:szCs w:val="24"/>
        </w:rPr>
        <w:pPrChange w:id="164" w:author="Sam Lo" w:date="2017-02-02T17:02:00Z">
          <w:pPr>
            <w:jc w:val="both"/>
          </w:pPr>
        </w:pPrChange>
      </w:pPr>
      <w:r w:rsidRPr="00F56D8B">
        <w:rPr>
          <w:rFonts w:ascii="Arial" w:hAnsi="Arial" w:cs="Arial"/>
          <w:sz w:val="24"/>
          <w:szCs w:val="24"/>
        </w:rPr>
        <w:t>The infrared spectrum includes wavelengths, which are longer than visible wavelengths. It roughly ranges between 700nm to 1mm. IR-A</w:t>
      </w:r>
      <w:ins w:id="165" w:author="Sam Lo" w:date="2017-02-02T16:54:00Z">
        <w:r w:rsidR="00064DE1">
          <w:rPr>
            <w:rFonts w:ascii="Arial" w:hAnsi="Arial" w:cs="Arial"/>
            <w:sz w:val="24"/>
            <w:szCs w:val="24"/>
          </w:rPr>
          <w:t xml:space="preserve"> (700nm – 1</w:t>
        </w:r>
        <w:r w:rsidR="002420AD">
          <w:rPr>
            <w:rFonts w:ascii="Arial" w:hAnsi="Arial" w:cs="Arial"/>
            <w:sz w:val="24"/>
            <w:szCs w:val="24"/>
          </w:rPr>
          <w:t>400nm</w:t>
        </w:r>
      </w:ins>
      <w:ins w:id="166" w:author="Sam Lo" w:date="2017-02-02T16:56:00Z">
        <w:r w:rsidR="002420AD">
          <w:rPr>
            <w:rFonts w:ascii="Arial" w:hAnsi="Arial" w:cs="Arial"/>
            <w:sz w:val="24"/>
            <w:szCs w:val="24"/>
          </w:rPr>
          <w:t>)</w:t>
        </w:r>
      </w:ins>
      <w:r w:rsidRPr="00F56D8B">
        <w:rPr>
          <w:rFonts w:ascii="Arial" w:hAnsi="Arial" w:cs="Arial"/>
          <w:sz w:val="24"/>
          <w:szCs w:val="24"/>
        </w:rPr>
        <w:t>, IR-B</w:t>
      </w:r>
      <w:ins w:id="167" w:author="Sam Lo" w:date="2017-02-02T16:56:00Z">
        <w:r w:rsidR="002420AD">
          <w:rPr>
            <w:rFonts w:ascii="Arial" w:hAnsi="Arial" w:cs="Arial"/>
            <w:sz w:val="24"/>
            <w:szCs w:val="24"/>
          </w:rPr>
          <w:t xml:space="preserve"> (1400nm – 3000nm)</w:t>
        </w:r>
      </w:ins>
      <w:r w:rsidRPr="00F56D8B">
        <w:rPr>
          <w:rFonts w:ascii="Arial" w:hAnsi="Arial" w:cs="Arial"/>
          <w:sz w:val="24"/>
          <w:szCs w:val="24"/>
        </w:rPr>
        <w:t xml:space="preserve"> and IR-C</w:t>
      </w:r>
      <w:ins w:id="168" w:author="Sam Lo" w:date="2017-02-02T16:56:00Z">
        <w:r w:rsidR="002420AD">
          <w:rPr>
            <w:rFonts w:ascii="Arial" w:hAnsi="Arial" w:cs="Arial"/>
            <w:sz w:val="24"/>
            <w:szCs w:val="24"/>
          </w:rPr>
          <w:t xml:space="preserve"> (3000nm – 1mm)</w:t>
        </w:r>
      </w:ins>
      <w:r w:rsidRPr="00F56D8B">
        <w:rPr>
          <w:rFonts w:ascii="Arial" w:hAnsi="Arial" w:cs="Arial"/>
          <w:sz w:val="24"/>
          <w:szCs w:val="24"/>
        </w:rPr>
        <w:t xml:space="preserve"> </w:t>
      </w:r>
      <w:proofErr w:type="gramStart"/>
      <w:r w:rsidRPr="00F56D8B">
        <w:rPr>
          <w:rFonts w:ascii="Arial" w:hAnsi="Arial" w:cs="Arial"/>
          <w:sz w:val="24"/>
          <w:szCs w:val="24"/>
        </w:rPr>
        <w:t>are</w:t>
      </w:r>
      <w:proofErr w:type="gramEnd"/>
      <w:r w:rsidRPr="00F56D8B">
        <w:rPr>
          <w:rFonts w:ascii="Arial" w:hAnsi="Arial" w:cs="Arial"/>
          <w:sz w:val="24"/>
          <w:szCs w:val="24"/>
        </w:rPr>
        <w:t xml:space="preserve"> three categories within the infrared spectrum. </w:t>
      </w:r>
      <w:ins w:id="169" w:author="Sam Lo" w:date="2017-02-02T16:59:00Z">
        <w:r w:rsidR="002420AD">
          <w:rPr>
            <w:rFonts w:ascii="Arial" w:hAnsi="Arial" w:cs="Arial"/>
            <w:sz w:val="24"/>
            <w:szCs w:val="24"/>
          </w:rPr>
          <w:t xml:space="preserve">Figure 10 </w:t>
        </w:r>
        <w:proofErr w:type="gramStart"/>
        <w:r w:rsidR="002420AD">
          <w:rPr>
            <w:rFonts w:ascii="Arial" w:hAnsi="Arial" w:cs="Arial"/>
            <w:sz w:val="24"/>
            <w:szCs w:val="24"/>
          </w:rPr>
          <w:t>shows</w:t>
        </w:r>
        <w:proofErr w:type="gramEnd"/>
        <w:r w:rsidR="002420AD">
          <w:rPr>
            <w:rFonts w:ascii="Arial" w:hAnsi="Arial" w:cs="Arial"/>
            <w:sz w:val="24"/>
            <w:szCs w:val="24"/>
          </w:rPr>
          <w:t xml:space="preserve"> that water vapour has strong absorption bands at 940nm, 1100nm</w:t>
        </w:r>
      </w:ins>
      <w:ins w:id="170" w:author="Sam Lo" w:date="2017-02-02T17:00:00Z">
        <w:r w:rsidR="002420AD">
          <w:rPr>
            <w:rFonts w:ascii="Arial" w:hAnsi="Arial" w:cs="Arial"/>
            <w:sz w:val="24"/>
            <w:szCs w:val="24"/>
          </w:rPr>
          <w:t>, 1380nm in IR-A region. Water vapour also has</w:t>
        </w:r>
      </w:ins>
      <w:ins w:id="171" w:author="Sam Lo" w:date="2017-02-02T17:04:00Z">
        <w:r w:rsidR="002420AD">
          <w:rPr>
            <w:rFonts w:ascii="Arial" w:hAnsi="Arial" w:cs="Arial"/>
            <w:sz w:val="24"/>
            <w:szCs w:val="24"/>
          </w:rPr>
          <w:t xml:space="preserve"> a</w:t>
        </w:r>
      </w:ins>
      <w:ins w:id="172" w:author="Sam Lo" w:date="2017-02-02T17:00:00Z">
        <w:r w:rsidR="002420AD">
          <w:rPr>
            <w:rFonts w:ascii="Arial" w:hAnsi="Arial" w:cs="Arial"/>
            <w:sz w:val="24"/>
            <w:szCs w:val="24"/>
          </w:rPr>
          <w:t xml:space="preserve"> relatively weak absorption band at 870nm</w:t>
        </w:r>
      </w:ins>
      <w:ins w:id="173" w:author="Sam Lo" w:date="2017-02-02T17:05:00Z">
        <w:r w:rsidR="002420AD">
          <w:rPr>
            <w:rFonts w:ascii="Arial" w:hAnsi="Arial" w:cs="Arial"/>
            <w:sz w:val="24"/>
            <w:szCs w:val="24"/>
          </w:rPr>
          <w:t xml:space="preserve"> </w:t>
        </w:r>
      </w:ins>
      <w:ins w:id="174" w:author="Sam Lo" w:date="2017-02-02T17:18:00Z">
        <w:r w:rsidR="00917EF4">
          <w:rPr>
            <w:rFonts w:ascii="Arial" w:hAnsi="Arial" w:cs="Arial"/>
            <w:sz w:val="24"/>
            <w:szCs w:val="24"/>
          </w:rPr>
          <w:fldChar w:fldCharType="begin"/>
        </w:r>
      </w:ins>
      <w:ins w:id="175" w:author="Sam Lo" w:date="2017-02-02T17:19:00Z">
        <w:r w:rsidR="00917EF4">
          <w:rPr>
            <w:rFonts w:ascii="Arial" w:hAnsi="Arial" w:cs="Arial"/>
            <w:sz w:val="24"/>
            <w:szCs w:val="24"/>
          </w:rPr>
          <w:instrText xml:space="preserve"> ADDIN ZOTERO_ITEM CSL_CITATION {"citationID":"14sj1la389","properties":{"formattedCitation":"[18]","plainCitation":"[18]"},"citationItems":[{"id":3691,"uris":["http://zotero.org/users/1792213/items/DAR2PKR5"],"uri":["http://zotero.org/users/1792213/items/DAR2PKR5"],"itemData":{"id":3691,"type":"chapter","title":"Absorption and Scattering of Solar Radiation in the Atmosphere","container-title":"Introduction of Atmospheric Radiation","publisher":"Elsevier","page":"65- 116","edition":"2","URL":"http://content.knovel.com/content/pdf/5584/14515_03.pdf?ekey=f2HgDFL60it0Q5XlUdxyWqAhWFzi-A7uzYMs5mzytjWz8","ISBN":"978-0-12-451451-5","author":[{"family":"Liou","given":"K.N."}],"accessed":{"date-parts":[["2017",2,2]]}}}],"schema":"https://github.com/citation-style-language/schema/raw/master/csl-citation.json"} </w:instrText>
        </w:r>
      </w:ins>
      <w:r w:rsidR="00917EF4">
        <w:rPr>
          <w:rFonts w:ascii="Arial" w:hAnsi="Arial" w:cs="Arial"/>
          <w:sz w:val="24"/>
          <w:szCs w:val="24"/>
        </w:rPr>
        <w:fldChar w:fldCharType="separate"/>
      </w:r>
      <w:ins w:id="176" w:author="Sam Lo" w:date="2017-02-02T17:19:00Z">
        <w:r w:rsidR="00917EF4">
          <w:rPr>
            <w:rFonts w:ascii="Arial" w:hAnsi="Arial" w:cs="Arial"/>
            <w:noProof/>
            <w:sz w:val="24"/>
            <w:szCs w:val="24"/>
          </w:rPr>
          <w:t>[18]</w:t>
        </w:r>
      </w:ins>
      <w:ins w:id="177" w:author="Sam Lo" w:date="2017-02-02T17:18:00Z">
        <w:r w:rsidR="00917EF4">
          <w:rPr>
            <w:rFonts w:ascii="Arial" w:hAnsi="Arial" w:cs="Arial"/>
            <w:sz w:val="24"/>
            <w:szCs w:val="24"/>
          </w:rPr>
          <w:fldChar w:fldCharType="end"/>
        </w:r>
      </w:ins>
      <w:ins w:id="178" w:author="Sam Lo" w:date="2017-02-02T17:00:00Z">
        <w:r w:rsidR="002420AD">
          <w:rPr>
            <w:rFonts w:ascii="Arial" w:hAnsi="Arial" w:cs="Arial"/>
            <w:sz w:val="24"/>
            <w:szCs w:val="24"/>
          </w:rPr>
          <w:t xml:space="preserve">. Therefore </w:t>
        </w:r>
      </w:ins>
      <w:ins w:id="179" w:author="Sam Lo" w:date="2017-02-02T17:02:00Z">
        <w:r w:rsidR="002420AD">
          <w:rPr>
            <w:rFonts w:ascii="Arial" w:hAnsi="Arial" w:cs="Arial"/>
            <w:sz w:val="24"/>
            <w:szCs w:val="24"/>
          </w:rPr>
          <w:t>t</w:t>
        </w:r>
      </w:ins>
      <w:del w:id="180" w:author="Sam Lo" w:date="2017-02-02T17:02:00Z">
        <w:r w:rsidRPr="00F56D8B" w:rsidDel="002420AD">
          <w:rPr>
            <w:rFonts w:ascii="Arial" w:hAnsi="Arial" w:cs="Arial"/>
            <w:sz w:val="24"/>
            <w:szCs w:val="24"/>
          </w:rPr>
          <w:delText>T</w:delText>
        </w:r>
      </w:del>
      <w:r w:rsidRPr="00F56D8B">
        <w:rPr>
          <w:rFonts w:ascii="Arial" w:hAnsi="Arial" w:cs="Arial"/>
          <w:sz w:val="24"/>
          <w:szCs w:val="24"/>
        </w:rPr>
        <w:t>he application of using this spectrum is to perform water vapo</w:t>
      </w:r>
      <w:ins w:id="181" w:author="Sam Lo" w:date="2017-02-02T14:58:00Z">
        <w:r w:rsidR="00765A1E">
          <w:rPr>
            <w:rFonts w:ascii="Arial" w:hAnsi="Arial" w:cs="Arial"/>
            <w:sz w:val="24"/>
            <w:szCs w:val="24"/>
          </w:rPr>
          <w:t>u</w:t>
        </w:r>
      </w:ins>
      <w:r w:rsidRPr="00F56D8B">
        <w:rPr>
          <w:rFonts w:ascii="Arial" w:hAnsi="Arial" w:cs="Arial"/>
          <w:sz w:val="24"/>
          <w:szCs w:val="24"/>
        </w:rPr>
        <w:t xml:space="preserve">r measurements where the detection wavelengths are 870nm and 940nm respectively. </w:t>
      </w:r>
      <w:ins w:id="182" w:author="Sam Lo" w:date="2017-02-02T17:06:00Z">
        <w:r w:rsidR="002420AD">
          <w:rPr>
            <w:rFonts w:ascii="Arial" w:hAnsi="Arial" w:cs="Arial"/>
            <w:sz w:val="24"/>
            <w:szCs w:val="24"/>
          </w:rPr>
          <w:fldChar w:fldCharType="begin"/>
        </w:r>
        <w:r w:rsidR="0032292B">
          <w:rPr>
            <w:rFonts w:ascii="Arial" w:hAnsi="Arial" w:cs="Arial"/>
            <w:sz w:val="24"/>
            <w:szCs w:val="24"/>
          </w:rPr>
          <w:instrText xml:space="preserve"> ADDIN ZOTERO_ITEM CSL_CITATION {"citationID":"1u0vvmfmng","properties":{"formattedCitation":"[17]","plainCitation":"[17]"},"citationItems":[{"id":3659,"uris":["http://zotero.org/users/1792213/items/F3C2JKRH"],"uri":["http://zotero.org/users/1792213/items/F3C2JKRH"],"itemData":{"id":3659,"type":"book","title":"Tour of the electromagnetic spectrum","source":"Open WorldCat","abstract":"Every day, electromagnetic waves surround us. We use these waves, but we can see only a small portion of them. They carry our cellphone calls and radio broadcasts, heat our food, and let us see in the dark.  This resource presents the electromagnetic spectrum by introducing how we interact with these waves on a daily basis and how NASA scientists use the unique qualities of each wavelength to study the sun, planets and origins of the universe. EM waves measured by Earth-observing satellites help NASA scientists understand our Earth system and changing global patterns and climate. These materials are designed as supplemental instruction and can be used in formal classroom or informal settings for students in grades 5-12, undergraduates, or adults.","ISBN":"978-0-9967780-2-2","note":"OCLC: 954763341","language":"English","author":[{"family":"Butcher","given":"Ginger"},{"literal":"United States"},{"literal":"National Aeronautics and Space Administration"}],"issued":{"date-parts":[["2016"]]}}}],"schema":"https://github.com/citation-style-language/schema/raw/master/csl-citation.json"} </w:instrText>
        </w:r>
      </w:ins>
      <w:r w:rsidR="002420AD">
        <w:rPr>
          <w:rFonts w:ascii="Arial" w:hAnsi="Arial" w:cs="Arial"/>
          <w:sz w:val="24"/>
          <w:szCs w:val="24"/>
        </w:rPr>
        <w:fldChar w:fldCharType="separate"/>
      </w:r>
      <w:ins w:id="183" w:author="Sam Lo" w:date="2017-02-02T17:06:00Z">
        <w:r w:rsidR="0032292B">
          <w:rPr>
            <w:rFonts w:ascii="Arial" w:hAnsi="Arial" w:cs="Arial"/>
            <w:noProof/>
            <w:sz w:val="24"/>
            <w:szCs w:val="24"/>
          </w:rPr>
          <w:t>[17]</w:t>
        </w:r>
        <w:r w:rsidR="002420AD">
          <w:rPr>
            <w:rFonts w:ascii="Arial" w:hAnsi="Arial" w:cs="Arial"/>
            <w:sz w:val="24"/>
            <w:szCs w:val="24"/>
          </w:rPr>
          <w:fldChar w:fldCharType="end"/>
        </w:r>
      </w:ins>
      <w:del w:id="184" w:author="Sam Lo" w:date="2017-02-02T17:06:00Z">
        <w:r w:rsidRPr="00F56D8B" w:rsidDel="002420AD">
          <w:rPr>
            <w:rFonts w:ascii="Arial" w:hAnsi="Arial" w:cs="Arial"/>
            <w:sz w:val="24"/>
            <w:szCs w:val="24"/>
          </w:rPr>
          <w:delText>[11]</w:delText>
        </w:r>
      </w:del>
    </w:p>
    <w:p w14:paraId="6BA8F44F" w14:textId="77777777" w:rsidR="002420AD" w:rsidRPr="00F56D8B" w:rsidRDefault="002420AD" w:rsidP="00F56D8B">
      <w:pPr>
        <w:pStyle w:val="NormalWeb"/>
        <w:spacing w:before="0" w:beforeAutospacing="0" w:after="0" w:afterAutospacing="0"/>
        <w:jc w:val="both"/>
        <w:rPr>
          <w:ins w:id="185" w:author="Sam Lo" w:date="2017-02-02T17:02:00Z"/>
          <w:rFonts w:ascii="Arial" w:hAnsi="Arial" w:cs="Arial"/>
          <w:sz w:val="24"/>
          <w:szCs w:val="24"/>
        </w:rPr>
      </w:pPr>
    </w:p>
    <w:p w14:paraId="15A04B55" w14:textId="77777777" w:rsidR="00A0289A" w:rsidRPr="00F56D8B" w:rsidRDefault="00A0289A" w:rsidP="002420AD">
      <w:pPr>
        <w:pStyle w:val="NormalWeb"/>
        <w:spacing w:before="0" w:beforeAutospacing="0" w:after="0" w:afterAutospacing="0"/>
        <w:jc w:val="both"/>
        <w:pPrChange w:id="186" w:author="Sam Lo" w:date="2017-02-02T17:02:00Z">
          <w:pPr>
            <w:jc w:val="both"/>
          </w:pPr>
        </w:pPrChange>
      </w:pPr>
      <w:del w:id="187" w:author="Sam Lo" w:date="2017-02-02T17:02:00Z">
        <w:r w:rsidRPr="00F56D8B" w:rsidDel="002420AD">
          <w:br w:type="page"/>
        </w:r>
      </w:del>
    </w:p>
    <w:p w14:paraId="4176C0F7" w14:textId="77777777" w:rsidR="00A0289A" w:rsidRPr="00F56D8B" w:rsidRDefault="00A0289A" w:rsidP="00F56D8B">
      <w:pPr>
        <w:pStyle w:val="Heading2"/>
        <w:ind w:left="0"/>
      </w:pPr>
      <w:bookmarkStart w:id="188" w:name="_Toc346448468"/>
      <w:bookmarkStart w:id="189" w:name="_Toc462393519"/>
      <w:bookmarkStart w:id="190" w:name="_Toc326075352"/>
      <w:bookmarkStart w:id="191" w:name="_Toc347617512"/>
      <w:r w:rsidRPr="00F56D8B">
        <w:t>3.4. Beer-Lambert Law</w:t>
      </w:r>
      <w:bookmarkEnd w:id="188"/>
      <w:bookmarkEnd w:id="189"/>
      <w:bookmarkEnd w:id="190"/>
      <w:bookmarkEnd w:id="191"/>
    </w:p>
    <w:p w14:paraId="03D58958" w14:textId="77777777" w:rsidR="00A0289A" w:rsidRPr="00F56D8B" w:rsidRDefault="00A0289A" w:rsidP="00F56D8B">
      <w:pPr>
        <w:pStyle w:val="Normal1"/>
        <w:jc w:val="both"/>
        <w:rPr>
          <w:rFonts w:ascii="Arial" w:hAnsi="Arial" w:cs="Arial"/>
        </w:rPr>
      </w:pPr>
    </w:p>
    <w:p w14:paraId="32029EA1" w14:textId="0910CF31" w:rsidR="00A0289A" w:rsidRPr="00F56D8B" w:rsidRDefault="00872E4B" w:rsidP="00F56D8B">
      <w:pPr>
        <w:pStyle w:val="Normal1"/>
        <w:jc w:val="both"/>
        <w:rPr>
          <w:rFonts w:ascii="Arial" w:hAnsi="Arial" w:cs="Arial"/>
        </w:rPr>
      </w:pPr>
      <w:ins w:id="192" w:author="Sam Lo" w:date="2017-02-02T12:05:00Z">
        <w:r>
          <w:rPr>
            <w:rFonts w:ascii="Arial" w:hAnsi="Arial" w:cs="Arial"/>
          </w:rPr>
          <w:t>The s</w:t>
        </w:r>
      </w:ins>
      <w:del w:id="193" w:author="Sam Lo" w:date="2017-02-02T12:05:00Z">
        <w:r w:rsidR="00A0289A" w:rsidRPr="00F56D8B" w:rsidDel="00872E4B">
          <w:rPr>
            <w:rFonts w:ascii="Arial" w:hAnsi="Arial" w:cs="Arial"/>
          </w:rPr>
          <w:delText>S</w:delText>
        </w:r>
      </w:del>
      <w:proofErr w:type="gramStart"/>
      <w:r w:rsidR="00A0289A" w:rsidRPr="00F56D8B">
        <w:rPr>
          <w:rFonts w:ascii="Arial" w:hAnsi="Arial" w:cs="Arial"/>
        </w:rPr>
        <w:t>un</w:t>
      </w:r>
      <w:proofErr w:type="gramEnd"/>
      <w:r w:rsidR="00A0289A" w:rsidRPr="00F56D8B">
        <w:rPr>
          <w:rFonts w:ascii="Arial" w:hAnsi="Arial" w:cs="Arial"/>
        </w:rPr>
        <w:t xml:space="preserve"> photometer data requires modeling techniques for better calibration. A modeling method, </w:t>
      </w:r>
      <w:ins w:id="194" w:author="Sam Lo" w:date="2017-02-02T12:05:00Z">
        <w:r>
          <w:rPr>
            <w:rFonts w:ascii="Arial" w:hAnsi="Arial" w:cs="Arial"/>
          </w:rPr>
          <w:t>which</w:t>
        </w:r>
      </w:ins>
      <w:del w:id="195" w:author="Sam Lo" w:date="2017-02-02T12:05:00Z">
        <w:r w:rsidR="00A0289A" w:rsidRPr="00F56D8B" w:rsidDel="00872E4B">
          <w:rPr>
            <w:rFonts w:ascii="Arial" w:hAnsi="Arial" w:cs="Arial"/>
          </w:rPr>
          <w:delText>that</w:delText>
        </w:r>
      </w:del>
      <w:r w:rsidR="00A0289A" w:rsidRPr="00F56D8B">
        <w:rPr>
          <w:rFonts w:ascii="Arial" w:hAnsi="Arial" w:cs="Arial"/>
        </w:rPr>
        <w:t xml:space="preserve"> is simple for calibration is Beer-Lambert Law</w:t>
      </w:r>
      <w:ins w:id="196" w:author="Sam Lo" w:date="2017-02-02T12:08:00Z">
        <w:r w:rsidR="0028002D">
          <w:rPr>
            <w:rFonts w:ascii="Arial" w:hAnsi="Arial" w:cs="Arial"/>
          </w:rPr>
          <w:t xml:space="preserve"> </w:t>
        </w:r>
        <w:r w:rsidR="0028002D">
          <w:rPr>
            <w:rFonts w:ascii="Arial" w:hAnsi="Arial" w:cs="Arial"/>
          </w:rPr>
          <w:fldChar w:fldCharType="begin"/>
        </w:r>
      </w:ins>
      <w:ins w:id="197" w:author="Sam Lo" w:date="2017-02-02T17:19:00Z">
        <w:r w:rsidR="00917EF4">
          <w:rPr>
            <w:rFonts w:ascii="Arial" w:hAnsi="Arial" w:cs="Arial"/>
          </w:rPr>
          <w:instrText xml:space="preserve"> ADDIN ZOTERO_ITEM CSL_CITATION {"citationID":"22d97shkob","properties":{"formattedCitation":"[19]","plainCitation":"[19]"},"citationItems":[{"id":3669,"uris":["http://zotero.org/users/1792213/items/UAJDWHJN"],"uri":["http://zotero.org/users/1792213/items/UAJDWHJN"],"itemData":{"id":3669,"type":"chapter","title":"Ground-based Aerosol Optical Depth Measurements","container-title":"Ground-Based Aerosol Optical Depth Measurements Using Sunphotometers","publisher":"Springer","page":"9 - 29","ISBN":"978-981-287-100-8","author":[{"literal":"Jedol Dayou"},{"literal":"Jackson Hian Wui Chang"},{"literal":"Justin Sentian"}]}}],"schema":"https://github.com/citation-style-language/schema/raw/master/csl-citation.json"} </w:instrText>
        </w:r>
      </w:ins>
      <w:r w:rsidR="0028002D">
        <w:rPr>
          <w:rFonts w:ascii="Arial" w:hAnsi="Arial" w:cs="Arial"/>
        </w:rPr>
        <w:fldChar w:fldCharType="separate"/>
      </w:r>
      <w:ins w:id="198" w:author="Sam Lo" w:date="2017-02-02T17:19:00Z">
        <w:r w:rsidR="00917EF4">
          <w:rPr>
            <w:rFonts w:ascii="Arial" w:hAnsi="Arial" w:cs="Arial"/>
            <w:noProof/>
          </w:rPr>
          <w:t>[19]</w:t>
        </w:r>
      </w:ins>
      <w:ins w:id="199" w:author="Sam Lo" w:date="2017-02-02T12:08:00Z">
        <w:r w:rsidR="0028002D">
          <w:rPr>
            <w:rFonts w:ascii="Arial" w:hAnsi="Arial" w:cs="Arial"/>
          </w:rPr>
          <w:fldChar w:fldCharType="end"/>
        </w:r>
      </w:ins>
      <w:r w:rsidR="00A0289A" w:rsidRPr="00F56D8B">
        <w:rPr>
          <w:rFonts w:ascii="Arial" w:hAnsi="Arial" w:cs="Arial"/>
        </w:rPr>
        <w:t xml:space="preserve">. It can determine how much light intensity is absorbed or scattered by aerosols and water </w:t>
      </w:r>
      <w:proofErr w:type="spellStart"/>
      <w:r w:rsidR="00A0289A" w:rsidRPr="00F56D8B">
        <w:rPr>
          <w:rFonts w:ascii="Arial" w:hAnsi="Arial" w:cs="Arial"/>
        </w:rPr>
        <w:t>vapour</w:t>
      </w:r>
      <w:proofErr w:type="spellEnd"/>
      <w:r w:rsidR="00A0289A" w:rsidRPr="00F56D8B">
        <w:rPr>
          <w:rFonts w:ascii="Arial" w:hAnsi="Arial" w:cs="Arial"/>
        </w:rPr>
        <w:t xml:space="preserve"> in the atmosphere. It is a method of performing Aerosols Optical Depth Measurement, and water </w:t>
      </w:r>
      <w:proofErr w:type="spellStart"/>
      <w:r w:rsidR="00A0289A" w:rsidRPr="00F56D8B">
        <w:rPr>
          <w:rFonts w:ascii="Arial" w:hAnsi="Arial" w:cs="Arial"/>
        </w:rPr>
        <w:t>vapour</w:t>
      </w:r>
      <w:proofErr w:type="spellEnd"/>
      <w:r w:rsidR="00A0289A" w:rsidRPr="00F56D8B">
        <w:rPr>
          <w:rFonts w:ascii="Arial" w:hAnsi="Arial" w:cs="Arial"/>
        </w:rPr>
        <w:t xml:space="preserve"> measurements</w:t>
      </w:r>
      <w:ins w:id="200" w:author="Sam Lo" w:date="2017-02-02T12:09:00Z">
        <w:r w:rsidR="0028002D">
          <w:rPr>
            <w:rFonts w:ascii="Arial" w:hAnsi="Arial" w:cs="Arial"/>
          </w:rPr>
          <w:t xml:space="preserve"> </w:t>
        </w:r>
        <w:r w:rsidR="0028002D">
          <w:rPr>
            <w:rFonts w:ascii="Arial" w:hAnsi="Arial" w:cs="Arial"/>
          </w:rPr>
          <w:fldChar w:fldCharType="begin"/>
        </w:r>
      </w:ins>
      <w:ins w:id="201" w:author="Sam Lo" w:date="2017-02-02T17:19:00Z">
        <w:r w:rsidR="00917EF4">
          <w:rPr>
            <w:rFonts w:ascii="Arial" w:hAnsi="Arial" w:cs="Arial"/>
          </w:rPr>
          <w:instrText xml:space="preserve"> ADDIN ZOTERO_ITEM CSL_CITATION {"citationID":"evffqv4c7","properties":{"formattedCitation":"[19]","plainCitation":"[19]"},"citationItems":[{"id":3669,"uris":["http://zotero.org/users/1792213/items/UAJDWHJN"],"uri":["http://zotero.org/users/1792213/items/UAJDWHJN"],"itemData":{"id":3669,"type":"chapter","title":"Ground-based Aerosol Optical Depth Measurements","container-title":"Ground-Based Aerosol Optical Depth Measurements Using Sunphotometers","publisher":"Springer","page":"9 - 29","ISBN":"978-981-287-100-8","author":[{"literal":"Jedol Dayou"},{"literal":"Jackson Hian Wui Chang"},{"literal":"Justin Sentian"}]}}],"schema":"https://github.com/citation-style-language/schema/raw/master/csl-citation.json"} </w:instrText>
        </w:r>
      </w:ins>
      <w:r w:rsidR="0028002D">
        <w:rPr>
          <w:rFonts w:ascii="Arial" w:hAnsi="Arial" w:cs="Arial"/>
        </w:rPr>
        <w:fldChar w:fldCharType="separate"/>
      </w:r>
      <w:ins w:id="202" w:author="Sam Lo" w:date="2017-02-02T17:19:00Z">
        <w:r w:rsidR="00917EF4">
          <w:rPr>
            <w:rFonts w:ascii="Arial" w:hAnsi="Arial" w:cs="Arial"/>
            <w:noProof/>
          </w:rPr>
          <w:t>[19]</w:t>
        </w:r>
      </w:ins>
      <w:ins w:id="203" w:author="Sam Lo" w:date="2017-02-02T12:09:00Z">
        <w:r w:rsidR="0028002D">
          <w:rPr>
            <w:rFonts w:ascii="Arial" w:hAnsi="Arial" w:cs="Arial"/>
          </w:rPr>
          <w:fldChar w:fldCharType="end"/>
        </w:r>
      </w:ins>
      <w:r w:rsidR="00A0289A" w:rsidRPr="00F56D8B">
        <w:rPr>
          <w:rFonts w:ascii="Arial" w:hAnsi="Arial" w:cs="Arial"/>
        </w:rPr>
        <w:t>. This method is to plot a calibrated data by integrating the voltage taken from the sun photometer and the solar zenith elevation angle. Solar zenith elevation angle</w:t>
      </w:r>
      <w:ins w:id="204" w:author="Sam Lo" w:date="2017-02-02T12:06:00Z">
        <w:r>
          <w:rPr>
            <w:rFonts w:ascii="Arial" w:hAnsi="Arial" w:cs="Arial"/>
          </w:rPr>
          <w:t xml:space="preserve"> </w:t>
        </w:r>
        <m:oMath>
          <m:r>
            <w:rPr>
              <w:rFonts w:ascii="Cambria Math" w:hAnsi="Cambria Math" w:cs="Arial"/>
            </w:rPr>
            <m:t>θ</m:t>
          </m:r>
        </m:oMath>
      </w:ins>
      <w:r w:rsidR="00A0289A" w:rsidRPr="00F56D8B">
        <w:rPr>
          <w:rFonts w:ascii="Arial" w:hAnsi="Arial" w:cs="Arial"/>
        </w:rPr>
        <w:t xml:space="preserve"> is an angle between the sun and its vertical surface. Using elevation angle from the horizontal surface</w:t>
      </w:r>
      <w:ins w:id="205" w:author="Sam Lo" w:date="2017-02-02T12:06:00Z">
        <w:r>
          <w:rPr>
            <w:rFonts w:ascii="Arial" w:hAnsi="Arial" w:cs="Arial"/>
          </w:rPr>
          <w:t xml:space="preserve"> </w:t>
        </w:r>
        <m:oMath>
          <m:r>
            <w:rPr>
              <w:rFonts w:ascii="Cambria Math" w:hAnsi="Cambria Math" w:cs="Arial"/>
            </w:rPr>
            <m:t>φ</m:t>
          </m:r>
        </m:oMath>
      </w:ins>
      <w:r w:rsidR="00A0289A" w:rsidRPr="00F56D8B">
        <w:rPr>
          <w:rFonts w:ascii="Arial" w:hAnsi="Arial" w:cs="Arial"/>
        </w:rPr>
        <w:t xml:space="preserve"> can determine the solar zenith angle </w:t>
      </w:r>
      <w:r w:rsidR="00DD11C0" w:rsidRPr="00F56D8B">
        <w:rPr>
          <w:rFonts w:ascii="Arial" w:hAnsi="Arial" w:cs="Arial"/>
        </w:rPr>
        <w:t>as in equation 1.</w:t>
      </w:r>
      <w:r w:rsidR="00A0289A" w:rsidRPr="00F56D8B">
        <w:rPr>
          <w:rFonts w:ascii="Arial" w:hAnsi="Arial" w:cs="Arial"/>
        </w:rPr>
        <w:t xml:space="preserve"> </w:t>
      </w:r>
    </w:p>
    <w:p w14:paraId="298C6007" w14:textId="77777777" w:rsidR="00A0289A" w:rsidRPr="00F56D8B" w:rsidRDefault="00A0289A" w:rsidP="00F56D8B">
      <w:pPr>
        <w:pStyle w:val="Normal1"/>
        <w:jc w:val="both"/>
        <w:rPr>
          <w:rFonts w:ascii="Arial" w:hAnsi="Arial" w:cs="Arial"/>
        </w:rPr>
      </w:pPr>
    </w:p>
    <w:p w14:paraId="094CC8B5" w14:textId="77777777" w:rsidR="00A0289A" w:rsidRPr="00F56D8B" w:rsidRDefault="00A0289A" w:rsidP="00F56D8B">
      <w:pPr>
        <w:jc w:val="both"/>
        <w:rPr>
          <w:rFonts w:ascii="Arial" w:hAnsi="Arial" w:cs="Arial"/>
        </w:rPr>
      </w:pPr>
      <m:oMath>
        <m:r>
          <w:rPr>
            <w:rFonts w:ascii="Cambria Math" w:hAnsi="Cambria Math" w:cs="Arial"/>
          </w:rPr>
          <m:t>θ=90-φ</m:t>
        </m:r>
      </m:oMath>
      <w:r w:rsidR="00DD11C0" w:rsidRPr="00F56D8B">
        <w:rPr>
          <w:rFonts w:ascii="Arial" w:hAnsi="Arial" w:cs="Arial"/>
        </w:rPr>
        <w:t xml:space="preserve">   (Equation 1</w:t>
      </w:r>
      <w:r w:rsidRPr="00F56D8B">
        <w:rPr>
          <w:rFonts w:ascii="Arial" w:hAnsi="Arial" w:cs="Arial"/>
        </w:rPr>
        <w:t>)</w:t>
      </w:r>
    </w:p>
    <w:p w14:paraId="61BC8B43" w14:textId="77777777" w:rsidR="00A0289A" w:rsidRPr="00F56D8B" w:rsidRDefault="00A0289A" w:rsidP="00F56D8B">
      <w:pPr>
        <w:pStyle w:val="Normal1"/>
        <w:jc w:val="both"/>
        <w:rPr>
          <w:rFonts w:ascii="Arial" w:hAnsi="Arial" w:cs="Arial"/>
        </w:rPr>
      </w:pPr>
    </w:p>
    <w:p w14:paraId="19377C6F" w14:textId="461B7372" w:rsidR="00A0289A" w:rsidRPr="00F56D8B" w:rsidDel="00872E4B" w:rsidRDefault="00A0289A" w:rsidP="00F56D8B">
      <w:pPr>
        <w:pStyle w:val="Normal1"/>
        <w:jc w:val="both"/>
        <w:rPr>
          <w:del w:id="206" w:author="Sam Lo" w:date="2017-02-02T12:06:00Z"/>
          <w:rFonts w:ascii="Arial" w:hAnsi="Arial" w:cs="Arial"/>
        </w:rPr>
      </w:pPr>
      <w:del w:id="207" w:author="Sam Lo" w:date="2017-02-02T12:06:00Z">
        <w:r w:rsidRPr="00F56D8B" w:rsidDel="00872E4B">
          <w:rPr>
            <w:rFonts w:ascii="Arial" w:hAnsi="Arial" w:cs="Arial"/>
          </w:rPr>
          <w:delText xml:space="preserve">where </w:delText>
        </w:r>
        <m:oMath>
          <m:r>
            <w:rPr>
              <w:rFonts w:ascii="Cambria Math" w:hAnsi="Cambria Math" w:cs="Arial"/>
            </w:rPr>
            <m:t>φ</m:t>
          </m:r>
        </m:oMath>
        <w:r w:rsidRPr="00F56D8B" w:rsidDel="00872E4B">
          <w:rPr>
            <w:rFonts w:ascii="Arial" w:hAnsi="Arial" w:cs="Arial"/>
          </w:rPr>
          <w:delText xml:space="preserve"> is the elevation angle from the horizontal earth surface. </w:delText>
        </w:r>
      </w:del>
    </w:p>
    <w:p w14:paraId="00AD61CE" w14:textId="599B7FD0" w:rsidR="00A0289A" w:rsidRPr="00F56D8B" w:rsidRDefault="00A0289A" w:rsidP="00F56D8B">
      <w:pPr>
        <w:pStyle w:val="Bibliography"/>
        <w:tabs>
          <w:tab w:val="left" w:pos="-360"/>
        </w:tabs>
        <w:ind w:left="0" w:firstLine="0"/>
        <w:jc w:val="both"/>
        <w:rPr>
          <w:rFonts w:ascii="Arial" w:hAnsi="Arial" w:cs="Arial"/>
        </w:rPr>
      </w:pPr>
      <w:r w:rsidRPr="00F56D8B">
        <w:rPr>
          <w:rFonts w:ascii="Arial" w:hAnsi="Arial" w:cs="Arial"/>
        </w:rPr>
        <w:t xml:space="preserve">The elevation angle </w:t>
      </w:r>
      <w:ins w:id="208" w:author="Sam Lo" w:date="2017-02-02T12:07:00Z">
        <m:oMath>
          <m:r>
            <w:rPr>
              <w:rFonts w:ascii="Cambria Math" w:hAnsi="Cambria Math" w:cs="Arial"/>
            </w:rPr>
            <m:t>φ</m:t>
          </m:r>
        </m:oMath>
        <w:r w:rsidR="0028002D" w:rsidRPr="00F56D8B">
          <w:rPr>
            <w:rFonts w:ascii="Arial" w:hAnsi="Arial" w:cs="Arial"/>
          </w:rPr>
          <w:t xml:space="preserve"> </w:t>
        </w:r>
      </w:ins>
      <w:r w:rsidRPr="00F56D8B">
        <w:rPr>
          <w:rFonts w:ascii="Arial" w:hAnsi="Arial" w:cs="Arial"/>
        </w:rPr>
        <w:t xml:space="preserve">is essential for the sun photometer because it gives the air mass, and the relationship with the voltage data with reference to Beer’s Lambert Law. A GPS positioning sensor gives information about time and location in terms of latitude </w:t>
      </w:r>
      <w:ins w:id="209" w:author="Sam Lo" w:date="2017-02-02T12:07:00Z">
        <m:oMath>
          <m:r>
            <w:rPr>
              <w:rFonts w:ascii="Cambria Math" w:hAnsi="Cambria Math" w:cs="Arial"/>
            </w:rPr>
            <m:t>α</m:t>
          </m:r>
        </m:oMath>
        <w:r w:rsidR="0028002D" w:rsidRPr="00F56D8B">
          <w:rPr>
            <w:rFonts w:ascii="Arial" w:hAnsi="Arial" w:cs="Arial"/>
          </w:rPr>
          <w:t xml:space="preserve"> </w:t>
        </w:r>
      </w:ins>
      <w:r w:rsidRPr="00F56D8B">
        <w:rPr>
          <w:rFonts w:ascii="Arial" w:hAnsi="Arial" w:cs="Arial"/>
        </w:rPr>
        <w:t xml:space="preserve">and longitude. This will give the elevation angle, hour angle (HRA), and declination angle </w:t>
      </w:r>
      <m:oMath>
        <m:r>
          <w:rPr>
            <w:rFonts w:ascii="Cambria Math" w:hAnsi="Cambria Math" w:cs="Arial"/>
          </w:rPr>
          <m:t>δ</m:t>
        </m:r>
      </m:oMath>
      <w:r w:rsidRPr="00F56D8B">
        <w:rPr>
          <w:rFonts w:ascii="Arial" w:hAnsi="Arial" w:cs="Arial"/>
        </w:rPr>
        <w:t>. Therefore it enables with the sun photometer to calibrate data on aerosol optical depth measurements and water vapour measurements</w:t>
      </w:r>
      <w:r w:rsidRPr="00F56D8B">
        <w:rPr>
          <w:rFonts w:ascii="Arial" w:hAnsi="Arial" w:cs="Arial"/>
        </w:rPr>
        <w:fldChar w:fldCharType="begin"/>
      </w:r>
      <w:ins w:id="210" w:author="Sam Lo" w:date="2017-02-02T17:19:00Z">
        <w:r w:rsidR="00917EF4">
          <w:rPr>
            <w:rFonts w:ascii="Arial" w:hAnsi="Arial" w:cs="Arial"/>
          </w:rPr>
          <w:instrText xml:space="preserve"> ADDIN ZOTERO_ITEM CSL_CITATION {"citationID":"uqvFhxXD","properties":{"formattedCitation":"[20]","plainCitation":"[20]"},"citationItems":[{"id":3670,"uris":["http://zotero.org/users/1792213/items/UDCM2BW4"],"uri":["http://zotero.org/users/1792213/items/UDCM2BW4"],"itemData":{"id":3670,"type":"article-journal","title":"Solar position algorithm for solar radiation applications","container-title":"Solar Energy","page":"577-589","volume":"76","issue":"5","source":"CrossRef","DOI":"10.1016/j.solener.2003.12.003","ISSN":"0038092X","language":"en","author":[{"family":"Reda","given":"Ibrahim"},{"family":"Andreas","given":"Afshin"}],"issued":{"date-parts":[["2004"]]}}}],"schema":"https://github.com/citation-style-language/schema/raw/master/csl-citation.json"} </w:instrText>
        </w:r>
      </w:ins>
      <w:del w:id="211" w:author="Sam Lo" w:date="2017-02-02T11:57:00Z">
        <w:r w:rsidR="00176BB1" w:rsidRPr="00F56D8B" w:rsidDel="0029363E">
          <w:rPr>
            <w:rFonts w:ascii="Arial" w:hAnsi="Arial" w:cs="Arial"/>
          </w:rPr>
          <w:delInstrText xml:space="preserve"> ADDIN ZOTERO_ITEM CSL_CITATION {"citationID":"uqvFhxXD","properties":{"formattedCitation":"[13]","plainCitation":"[13]"},"citationItems":[{"id":3670,"uris":["http://zotero.org/users/1792213/items/UDCM2BW4"],"uri":["http://zotero.org/users/1792213/items/UDCM2BW4"],"itemData":{"id":3670,"type":"article-journal","title":"Solar position algorithm for solar radiation applications","container-title":"Solar Energy","page":"577-589","volume":"76","issue":"5","source":"CrossRef","DOI":"10.1016/j.solener.2003.12.003","ISSN":"0038092X","language":"en","author":[{"family":"Reda","given":"Ibrahim"},{"family":"Andreas","given":"Afshin"}],"issued":{"date-parts":[["2004"]]}}}],"schema":"https://github.com/citation-style-language/schema/raw/master/csl-citation.json"} </w:delInstrText>
        </w:r>
      </w:del>
      <w:r w:rsidRPr="00F56D8B">
        <w:rPr>
          <w:rFonts w:ascii="Arial" w:hAnsi="Arial" w:cs="Arial"/>
        </w:rPr>
        <w:fldChar w:fldCharType="separate"/>
      </w:r>
      <w:ins w:id="212" w:author="Sam Lo" w:date="2017-02-02T17:19:00Z">
        <w:r w:rsidR="00917EF4">
          <w:rPr>
            <w:rFonts w:ascii="Arial" w:hAnsi="Arial" w:cs="Arial"/>
          </w:rPr>
          <w:t>[20]</w:t>
        </w:r>
      </w:ins>
      <w:del w:id="213" w:author="Sam Lo" w:date="2017-02-02T11:57:00Z">
        <w:r w:rsidR="00B95532" w:rsidRPr="00917EF4" w:rsidDel="0029363E">
          <w:rPr>
            <w:rFonts w:ascii="Arial" w:hAnsi="Arial" w:cs="Arial"/>
          </w:rPr>
          <w:delText>[13]</w:delText>
        </w:r>
      </w:del>
      <w:r w:rsidRPr="00F56D8B">
        <w:rPr>
          <w:rFonts w:ascii="Arial" w:hAnsi="Arial" w:cs="Arial"/>
        </w:rPr>
        <w:fldChar w:fldCharType="end"/>
      </w:r>
      <w:r w:rsidRPr="00F56D8B">
        <w:rPr>
          <w:rFonts w:ascii="Arial" w:hAnsi="Arial" w:cs="Arial"/>
        </w:rPr>
        <w:t xml:space="preserve"> </w:t>
      </w:r>
      <w:r w:rsidRPr="00F56D8B">
        <w:rPr>
          <w:rFonts w:ascii="Arial" w:hAnsi="Arial" w:cs="Arial"/>
        </w:rPr>
        <w:fldChar w:fldCharType="begin"/>
      </w:r>
      <w:ins w:id="214" w:author="Sam Lo" w:date="2017-02-02T17:19:00Z">
        <w:r w:rsidR="00917EF4">
          <w:rPr>
            <w:rFonts w:ascii="Arial" w:hAnsi="Arial" w:cs="Arial"/>
          </w:rPr>
          <w:instrText xml:space="preserve"> ADDIN ZOTERO_ITEM CSL_CITATION {"citationID":"15oivf8kot","properties":{"formattedCitation":"[21]","plainCitation":"[21]"},"citationItems":[{"id":3662,"uris":["http://zotero.org/users/1792213/items/PM289UK4"],"uri":["http://zotero.org/users/1792213/items/PM289UK4"],"itemData":{"id":3662,"type":"article-journal","title":"Computing the solar vector","container-title":"Solar Energy","page":"431–441","volume":"70","issue":"5","source":"Google Scholar","author":[{"family":"Blanco-Muriel","given":"Manuel"},{"family":"Alarcón-Padilla","given":"Diego C."},{"family":"López-Moratalla","given":"Teodoro"},{"family":"Lara-Coira","given":"Martín"}],"issued":{"date-parts":[["2001"]]}}}],"schema":"https://github.com/citation-style-language/schema/raw/master/csl-citation.json"} </w:instrText>
        </w:r>
      </w:ins>
      <w:del w:id="215" w:author="Sam Lo" w:date="2017-02-02T11:57:00Z">
        <w:r w:rsidR="00176BB1" w:rsidRPr="00F56D8B" w:rsidDel="0029363E">
          <w:rPr>
            <w:rFonts w:ascii="Arial" w:hAnsi="Arial" w:cs="Arial"/>
          </w:rPr>
          <w:delInstrText xml:space="preserve"> ADDIN ZOTERO_ITEM CSL_CITATION {"citationID":"15oivf8kot","properties":{"formattedCitation":"[14]","plainCitation":"[14]"},"citationItems":[{"id":3662,"uris":["http://zotero.org/users/1792213/items/PM289UK4"],"uri":["http://zotero.org/users/1792213/items/PM289UK4"],"itemData":{"id":3662,"type":"article-journal","title":"Computing the solar vector","container-title":"Solar Energy","page":"431–441","volume":"70","issue":"5","source":"Google Scholar","author":[{"family":"Blanco-Muriel","given":"Manuel"},{"family":"Alarcón-Padilla","given":"Diego C."},{"family":"López-Moratalla","given":"Teodoro"},{"family":"Lara-Coira","given":"Martín"}],"issued":{"date-parts":[["2001"]]}}}],"schema":"https://github.com/citation-style-language/schema/raw/master/csl-citation.json"} </w:delInstrText>
        </w:r>
      </w:del>
      <w:r w:rsidRPr="00F56D8B">
        <w:rPr>
          <w:rFonts w:ascii="Arial" w:hAnsi="Arial" w:cs="Arial"/>
        </w:rPr>
        <w:fldChar w:fldCharType="separate"/>
      </w:r>
      <w:ins w:id="216" w:author="Sam Lo" w:date="2017-02-02T17:19:00Z">
        <w:r w:rsidR="00917EF4">
          <w:rPr>
            <w:rFonts w:ascii="Arial" w:hAnsi="Arial" w:cs="Arial"/>
          </w:rPr>
          <w:t>[21]</w:t>
        </w:r>
      </w:ins>
      <w:del w:id="217" w:author="Sam Lo" w:date="2017-02-02T11:57:00Z">
        <w:r w:rsidR="00B95532" w:rsidRPr="00917EF4" w:rsidDel="0029363E">
          <w:rPr>
            <w:rFonts w:ascii="Arial" w:hAnsi="Arial" w:cs="Arial"/>
          </w:rPr>
          <w:delText>[14]</w:delText>
        </w:r>
      </w:del>
      <w:r w:rsidRPr="00F56D8B">
        <w:rPr>
          <w:rFonts w:ascii="Arial" w:hAnsi="Arial" w:cs="Arial"/>
        </w:rPr>
        <w:fldChar w:fldCharType="end"/>
      </w:r>
      <w:r w:rsidRPr="00F56D8B">
        <w:rPr>
          <w:rFonts w:ascii="Arial" w:hAnsi="Arial" w:cs="Arial"/>
        </w:rPr>
        <w:t xml:space="preserve">. The data will then compute the air mass, which will be the data in the x-axis of the Langley Extrapolation Plot.  </w:t>
      </w:r>
    </w:p>
    <w:p w14:paraId="168DC726" w14:textId="77777777" w:rsidR="00A0289A" w:rsidRPr="00F56D8B" w:rsidRDefault="00A0289A" w:rsidP="00F56D8B">
      <w:pPr>
        <w:pStyle w:val="Normal1"/>
        <w:jc w:val="both"/>
        <w:rPr>
          <w:rFonts w:ascii="Arial" w:hAnsi="Arial" w:cs="Arial"/>
        </w:rPr>
      </w:pPr>
    </w:p>
    <w:p w14:paraId="581DAFD5" w14:textId="77777777" w:rsidR="00A0289A" w:rsidRPr="00F56D8B" w:rsidRDefault="00A0289A" w:rsidP="00F56D8B">
      <w:pPr>
        <w:jc w:val="both"/>
        <w:rPr>
          <w:rFonts w:ascii="Arial" w:hAnsi="Arial" w:cs="Arial"/>
        </w:rPr>
      </w:pPr>
      <m:oMath>
        <m:r>
          <w:rPr>
            <w:rFonts w:ascii="Cambria Math" w:hAnsi="Cambria Math" w:cs="Arial"/>
          </w:rPr>
          <m:t>φ=</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sin</m:t>
                </m:r>
              </m:e>
              <m:sup>
                <m:r>
                  <w:rPr>
                    <w:rFonts w:ascii="Cambria Math" w:hAnsi="Cambria Math" w:cs="Arial"/>
                  </w:rPr>
                  <m:t>-1</m:t>
                </m:r>
              </m:sup>
            </m:sSup>
          </m:fName>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δ</m:t>
                </m:r>
              </m:e>
            </m:func>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α</m:t>
                </m:r>
              </m:e>
            </m:func>
          </m:e>
        </m:func>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δ</m:t>
            </m:r>
          </m:e>
        </m:func>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α</m:t>
            </m:r>
          </m:e>
        </m:func>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(HRA)</m:t>
            </m:r>
          </m:e>
        </m:func>
        <m:r>
          <w:rPr>
            <w:rFonts w:ascii="Cambria Math" w:hAnsi="Cambria Math" w:cs="Arial"/>
          </w:rPr>
          <m:t>]</m:t>
        </m:r>
      </m:oMath>
      <w:r w:rsidRPr="00F56D8B">
        <w:rPr>
          <w:rFonts w:ascii="Arial" w:hAnsi="Arial" w:cs="Arial"/>
        </w:rPr>
        <w:t xml:space="preserve">    (</w:t>
      </w:r>
      <w:r w:rsidR="00DD11C0" w:rsidRPr="00F56D8B">
        <w:rPr>
          <w:rFonts w:ascii="Arial" w:hAnsi="Arial" w:cs="Arial"/>
        </w:rPr>
        <w:t>Equation 2</w:t>
      </w:r>
      <w:r w:rsidRPr="00F56D8B">
        <w:rPr>
          <w:rFonts w:ascii="Arial" w:hAnsi="Arial" w:cs="Arial"/>
        </w:rPr>
        <w:t>)</w:t>
      </w:r>
    </w:p>
    <w:p w14:paraId="05EF581C" w14:textId="77777777" w:rsidR="00A0289A" w:rsidRPr="00F56D8B" w:rsidRDefault="00A0289A" w:rsidP="00F56D8B">
      <w:pPr>
        <w:pStyle w:val="Normal1"/>
        <w:jc w:val="both"/>
        <w:rPr>
          <w:rFonts w:ascii="Arial" w:hAnsi="Arial" w:cs="Arial"/>
        </w:rPr>
      </w:pPr>
    </w:p>
    <w:p w14:paraId="4A13DE2C" w14:textId="1F004034" w:rsidR="00A0289A" w:rsidRPr="00F56D8B" w:rsidDel="0028002D" w:rsidRDefault="00A0289A" w:rsidP="00F56D8B">
      <w:pPr>
        <w:pStyle w:val="Normal1"/>
        <w:jc w:val="both"/>
        <w:rPr>
          <w:del w:id="218" w:author="Sam Lo" w:date="2017-02-02T12:07:00Z"/>
          <w:rFonts w:ascii="Arial" w:hAnsi="Arial" w:cs="Arial"/>
        </w:rPr>
      </w:pPr>
      <w:del w:id="219" w:author="Sam Lo" w:date="2017-02-02T12:07:00Z">
        <w:r w:rsidRPr="00F56D8B" w:rsidDel="0028002D">
          <w:rPr>
            <w:rFonts w:ascii="Arial" w:hAnsi="Arial" w:cs="Arial"/>
          </w:rPr>
          <w:delText xml:space="preserve">where α is the latitude angle, δ is the declination angle and HRA is the hour angle. </w:delText>
        </w:r>
      </w:del>
    </w:p>
    <w:p w14:paraId="773F1A11" w14:textId="71608CEB" w:rsidR="00A0289A" w:rsidRPr="00F56D8B" w:rsidRDefault="00A0289A" w:rsidP="00F56D8B">
      <w:pPr>
        <w:pStyle w:val="Normal1"/>
        <w:jc w:val="both"/>
        <w:rPr>
          <w:rFonts w:ascii="Arial" w:hAnsi="Arial" w:cs="Arial"/>
        </w:rPr>
      </w:pPr>
      <w:r w:rsidRPr="00F56D8B">
        <w:rPr>
          <w:rFonts w:ascii="Arial" w:hAnsi="Arial" w:cs="Arial"/>
        </w:rPr>
        <w:t>Therefore, using elevation angle</w:t>
      </w:r>
      <w:ins w:id="220" w:author="Sam Lo" w:date="2017-02-02T12:07:00Z">
        <w:r w:rsidR="0028002D">
          <w:rPr>
            <w:rFonts w:ascii="Arial" w:hAnsi="Arial" w:cs="Arial"/>
          </w:rPr>
          <w:t xml:space="preserve"> </w:t>
        </w:r>
        <m:oMath>
          <m:r>
            <w:rPr>
              <w:rFonts w:ascii="Cambria Math" w:hAnsi="Cambria Math" w:cs="Arial"/>
            </w:rPr>
            <m:t>φ</m:t>
          </m:r>
        </m:oMath>
      </w:ins>
      <w:r w:rsidRPr="00F56D8B">
        <w:rPr>
          <w:rFonts w:ascii="Arial" w:hAnsi="Arial" w:cs="Arial"/>
        </w:rPr>
        <w:t xml:space="preserve"> can also determine the air mass referring to equation</w:t>
      </w:r>
      <w:ins w:id="221" w:author="Sam Lo" w:date="2017-02-02T12:07:00Z">
        <w:r w:rsidR="0028002D">
          <w:rPr>
            <w:rFonts w:ascii="Arial" w:hAnsi="Arial" w:cs="Arial"/>
          </w:rPr>
          <w:t xml:space="preserve"> 3</w:t>
        </w:r>
      </w:ins>
      <w:r w:rsidRPr="00F56D8B">
        <w:rPr>
          <w:rFonts w:ascii="Arial" w:hAnsi="Arial" w:cs="Arial"/>
        </w:rPr>
        <w:t>:</w:t>
      </w:r>
    </w:p>
    <w:p w14:paraId="4AD80772" w14:textId="77777777" w:rsidR="00A0289A" w:rsidRPr="00F56D8B" w:rsidRDefault="00A0289A" w:rsidP="00F56D8B">
      <w:pPr>
        <w:pStyle w:val="Normal1"/>
        <w:jc w:val="both"/>
        <w:rPr>
          <w:rFonts w:ascii="Arial" w:hAnsi="Arial" w:cs="Arial"/>
        </w:rPr>
      </w:pPr>
    </w:p>
    <w:p w14:paraId="5CA27143" w14:textId="77777777" w:rsidR="00A0289A" w:rsidRPr="00F56D8B" w:rsidRDefault="00A0289A" w:rsidP="00F56D8B">
      <w:pPr>
        <w:jc w:val="both"/>
        <w:rPr>
          <w:rFonts w:ascii="Arial" w:hAnsi="Arial" w:cs="Arial"/>
        </w:rPr>
      </w:pPr>
      <m:oMath>
        <m:r>
          <w:rPr>
            <w:rFonts w:ascii="Cambria Math" w:hAnsi="Cambria Math" w:cs="Arial"/>
          </w:rPr>
          <m:t>m=</m:t>
        </m:r>
        <m:f>
          <m:fPr>
            <m:ctrlPr>
              <w:rPr>
                <w:rFonts w:ascii="Cambria Math" w:hAnsi="Cambria Math" w:cs="Arial"/>
                <w:i/>
              </w:rPr>
            </m:ctrlPr>
          </m:fPr>
          <m:num>
            <m:r>
              <w:rPr>
                <w:rFonts w:ascii="Cambria Math" w:hAnsi="Cambria Math" w:cs="Arial"/>
              </w:rPr>
              <m:t>1</m:t>
            </m:r>
          </m:num>
          <m:den>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φ</m:t>
                </m:r>
              </m:e>
            </m:func>
          </m:den>
        </m:f>
      </m:oMath>
      <w:r w:rsidR="00DD11C0" w:rsidRPr="00F56D8B">
        <w:rPr>
          <w:rFonts w:ascii="Arial" w:hAnsi="Arial" w:cs="Arial"/>
        </w:rPr>
        <w:t xml:space="preserve">      (Equation 3</w:t>
      </w:r>
      <w:r w:rsidRPr="00F56D8B">
        <w:rPr>
          <w:rFonts w:ascii="Arial" w:hAnsi="Arial" w:cs="Arial"/>
        </w:rPr>
        <w:t>)</w:t>
      </w:r>
    </w:p>
    <w:p w14:paraId="5EDFF0CD" w14:textId="77777777" w:rsidR="00A0289A" w:rsidRPr="00F56D8B" w:rsidRDefault="00A0289A" w:rsidP="00F56D8B">
      <w:pPr>
        <w:pStyle w:val="Normal1"/>
        <w:jc w:val="both"/>
        <w:rPr>
          <w:rFonts w:ascii="Arial" w:hAnsi="Arial" w:cs="Arial"/>
        </w:rPr>
      </w:pPr>
    </w:p>
    <w:p w14:paraId="5025E407" w14:textId="1E57714B" w:rsidR="00A0289A" w:rsidRPr="00F56D8B" w:rsidRDefault="00A0289A" w:rsidP="00F56D8B">
      <w:pPr>
        <w:pStyle w:val="Normal1"/>
        <w:jc w:val="both"/>
        <w:rPr>
          <w:rFonts w:ascii="Arial" w:hAnsi="Arial" w:cs="Arial"/>
        </w:rPr>
      </w:pPr>
      <w:r w:rsidRPr="00F56D8B">
        <w:rPr>
          <w:rFonts w:ascii="Arial" w:hAnsi="Arial" w:cs="Arial"/>
        </w:rPr>
        <w:t xml:space="preserve">The elevation angle </w:t>
      </w:r>
      <w:ins w:id="222" w:author="Sam Lo" w:date="2017-02-02T12:11:00Z">
        <w:r w:rsidR="0028002D">
          <w:rPr>
            <w:rFonts w:ascii="Arial" w:hAnsi="Arial" w:cs="Arial"/>
          </w:rPr>
          <w:t>will be</w:t>
        </w:r>
      </w:ins>
      <w:del w:id="223" w:author="Sam Lo" w:date="2017-02-02T12:11:00Z">
        <w:r w:rsidRPr="00F56D8B" w:rsidDel="0028002D">
          <w:rPr>
            <w:rFonts w:ascii="Arial" w:hAnsi="Arial" w:cs="Arial"/>
          </w:rPr>
          <w:delText>is</w:delText>
        </w:r>
      </w:del>
      <w:r w:rsidRPr="00F56D8B">
        <w:rPr>
          <w:rFonts w:ascii="Arial" w:hAnsi="Arial" w:cs="Arial"/>
        </w:rPr>
        <w:t xml:space="preserve"> essential for the sun photometer because it </w:t>
      </w:r>
      <w:ins w:id="224" w:author="Sam Lo" w:date="2017-02-02T12:11:00Z">
        <w:r w:rsidR="0028002D">
          <w:rPr>
            <w:rFonts w:ascii="Arial" w:hAnsi="Arial" w:cs="Arial"/>
          </w:rPr>
          <w:t xml:space="preserve">will </w:t>
        </w:r>
      </w:ins>
      <w:r w:rsidRPr="00F56D8B">
        <w:rPr>
          <w:rFonts w:ascii="Arial" w:hAnsi="Arial" w:cs="Arial"/>
        </w:rPr>
        <w:t>give</w:t>
      </w:r>
      <w:del w:id="225" w:author="Sam Lo" w:date="2017-02-02T12:11:00Z">
        <w:r w:rsidRPr="00F56D8B" w:rsidDel="0028002D">
          <w:rPr>
            <w:rFonts w:ascii="Arial" w:hAnsi="Arial" w:cs="Arial"/>
          </w:rPr>
          <w:delText>s</w:delText>
        </w:r>
      </w:del>
      <w:r w:rsidRPr="00F56D8B">
        <w:rPr>
          <w:rFonts w:ascii="Arial" w:hAnsi="Arial" w:cs="Arial"/>
        </w:rPr>
        <w:t xml:space="preserve"> the air mass</w:t>
      </w:r>
      <w:del w:id="226" w:author="Sam Lo" w:date="2017-02-02T12:13:00Z">
        <w:r w:rsidRPr="00F56D8B" w:rsidDel="0028002D">
          <w:rPr>
            <w:rFonts w:ascii="Arial" w:hAnsi="Arial" w:cs="Arial"/>
          </w:rPr>
          <w:delText xml:space="preserve">, and the relationship with the voltage data with reference to Beer’s Lambert Law. </w:delText>
        </w:r>
      </w:del>
      <w:ins w:id="227" w:author="Sam Lo" w:date="2017-02-02T12:13:00Z">
        <w:r w:rsidR="0028002D">
          <w:rPr>
            <w:rFonts w:ascii="Arial" w:hAnsi="Arial" w:cs="Arial"/>
          </w:rPr>
          <w:t xml:space="preserve">. </w:t>
        </w:r>
      </w:ins>
      <w:r w:rsidRPr="00F56D8B">
        <w:rPr>
          <w:rFonts w:ascii="Arial" w:hAnsi="Arial" w:cs="Arial"/>
        </w:rPr>
        <w:t xml:space="preserve">A GPS positioning sensor </w:t>
      </w:r>
      <w:ins w:id="228" w:author="Sam Lo" w:date="2017-02-02T12:11:00Z">
        <w:r w:rsidR="0028002D">
          <w:rPr>
            <w:rFonts w:ascii="Arial" w:hAnsi="Arial" w:cs="Arial"/>
          </w:rPr>
          <w:t xml:space="preserve">can </w:t>
        </w:r>
      </w:ins>
      <w:r w:rsidRPr="00F56D8B">
        <w:rPr>
          <w:rFonts w:ascii="Arial" w:hAnsi="Arial" w:cs="Arial"/>
        </w:rPr>
        <w:t>give</w:t>
      </w:r>
      <w:del w:id="229" w:author="Sam Lo" w:date="2017-02-02T12:11:00Z">
        <w:r w:rsidRPr="00F56D8B" w:rsidDel="0028002D">
          <w:rPr>
            <w:rFonts w:ascii="Arial" w:hAnsi="Arial" w:cs="Arial"/>
          </w:rPr>
          <w:delText>s</w:delText>
        </w:r>
      </w:del>
      <w:r w:rsidRPr="00F56D8B">
        <w:rPr>
          <w:rFonts w:ascii="Arial" w:hAnsi="Arial" w:cs="Arial"/>
        </w:rPr>
        <w:t xml:space="preserve"> information about time and location in terms of latitude and longitude. This will give the elevation angle, and hence it </w:t>
      </w:r>
      <w:ins w:id="230" w:author="Sam Lo" w:date="2017-02-02T12:11:00Z">
        <w:r w:rsidR="0028002D">
          <w:rPr>
            <w:rFonts w:ascii="Arial" w:hAnsi="Arial" w:cs="Arial"/>
          </w:rPr>
          <w:t xml:space="preserve">will </w:t>
        </w:r>
      </w:ins>
      <w:r w:rsidRPr="00F56D8B">
        <w:rPr>
          <w:rFonts w:ascii="Arial" w:hAnsi="Arial" w:cs="Arial"/>
        </w:rPr>
        <w:t>enable</w:t>
      </w:r>
      <w:del w:id="231" w:author="Sam Lo" w:date="2017-02-02T12:11:00Z">
        <w:r w:rsidRPr="00F56D8B" w:rsidDel="0028002D">
          <w:rPr>
            <w:rFonts w:ascii="Arial" w:hAnsi="Arial" w:cs="Arial"/>
          </w:rPr>
          <w:delText>s</w:delText>
        </w:r>
      </w:del>
      <w:r w:rsidRPr="00F56D8B">
        <w:rPr>
          <w:rFonts w:ascii="Arial" w:hAnsi="Arial" w:cs="Arial"/>
        </w:rPr>
        <w:t xml:space="preserve"> with the sun photometer to calibrate data on aerosol optical depth measurements and water </w:t>
      </w:r>
      <w:proofErr w:type="spellStart"/>
      <w:r w:rsidRPr="00F56D8B">
        <w:rPr>
          <w:rFonts w:ascii="Arial" w:hAnsi="Arial" w:cs="Arial"/>
        </w:rPr>
        <w:t>vapour</w:t>
      </w:r>
      <w:proofErr w:type="spellEnd"/>
      <w:r w:rsidRPr="00F56D8B">
        <w:rPr>
          <w:rFonts w:ascii="Arial" w:hAnsi="Arial" w:cs="Arial"/>
        </w:rPr>
        <w:t xml:space="preserve"> measurements. The data will then compute the air mass, which will be the data in the x-axis of the Langley Extrapolation Plot</w:t>
      </w:r>
      <w:ins w:id="232" w:author="Sam Lo" w:date="2017-02-02T12:12:00Z">
        <w:r w:rsidR="0028002D">
          <w:rPr>
            <w:rFonts w:ascii="Arial" w:hAnsi="Arial" w:cs="Arial"/>
          </w:rPr>
          <w:t xml:space="preserve"> in Figure 11</w:t>
        </w:r>
      </w:ins>
      <w:r w:rsidRPr="00F56D8B">
        <w:rPr>
          <w:rFonts w:ascii="Arial" w:hAnsi="Arial" w:cs="Arial"/>
        </w:rPr>
        <w:t xml:space="preserve">. The optical depth of aerosols and other substances </w:t>
      </w:r>
      <m:oMath>
        <m:r>
          <w:rPr>
            <w:rFonts w:ascii="Cambria Math" w:hAnsi="Cambria Math" w:cs="Arial"/>
          </w:rPr>
          <m:t>τ</m:t>
        </m:r>
      </m:oMath>
      <w:ins w:id="233" w:author="Sam Lo" w:date="2017-02-02T12:13:00Z">
        <w:r w:rsidR="0028002D">
          <w:rPr>
            <w:rFonts w:ascii="Arial" w:hAnsi="Arial" w:cs="Arial"/>
          </w:rPr>
          <w:t xml:space="preserve"> </w:t>
        </w:r>
      </w:ins>
      <w:ins w:id="234" w:author="Sam Lo" w:date="2017-02-02T12:14:00Z">
        <w:r w:rsidR="0028002D">
          <w:rPr>
            <w:rFonts w:ascii="Arial" w:hAnsi="Arial" w:cs="Arial"/>
          </w:rPr>
          <w:t>is the level of aerosol contents</w:t>
        </w:r>
      </w:ins>
      <w:ins w:id="235" w:author="Sam Lo" w:date="2017-02-02T12:13:00Z">
        <w:r w:rsidR="0028002D">
          <w:rPr>
            <w:rFonts w:ascii="Arial" w:hAnsi="Arial" w:cs="Arial"/>
          </w:rPr>
          <w:t xml:space="preserve">. </w:t>
        </w:r>
      </w:ins>
    </w:p>
    <w:p w14:paraId="58A9CE89" w14:textId="77777777" w:rsidR="00A0289A" w:rsidRPr="00F56D8B" w:rsidRDefault="00A0289A" w:rsidP="00F56D8B">
      <w:pPr>
        <w:pStyle w:val="Normal1"/>
        <w:jc w:val="both"/>
        <w:rPr>
          <w:rFonts w:ascii="Arial" w:hAnsi="Arial" w:cs="Arial"/>
        </w:rPr>
      </w:pPr>
    </w:p>
    <w:p w14:paraId="0565507D" w14:textId="77777777" w:rsidR="00A0289A" w:rsidRPr="00F56D8B" w:rsidRDefault="00A0289A" w:rsidP="00F56D8B">
      <w:pPr>
        <w:jc w:val="both"/>
        <w:rPr>
          <w:rFonts w:ascii="Arial" w:hAnsi="Arial" w:cs="Arial"/>
        </w:rPr>
      </w:pPr>
      <m:oMath>
        <m:r>
          <w:rPr>
            <w:rFonts w:ascii="Cambria Math" w:hAnsi="Cambria Math" w:cs="Arial"/>
          </w:rPr>
          <m:t>V=</m:t>
        </m:r>
        <m:sSub>
          <m:sSubPr>
            <m:ctrlPr>
              <w:rPr>
                <w:rFonts w:ascii="Cambria Math" w:hAnsi="Cambria Math" w:cs="Arial"/>
                <w:i/>
              </w:rPr>
            </m:ctrlPr>
          </m:sSubPr>
          <m:e>
            <m:r>
              <w:rPr>
                <w:rFonts w:ascii="Cambria Math" w:hAnsi="Cambria Math" w:cs="Arial"/>
              </w:rPr>
              <m:t>V</m:t>
            </m:r>
          </m:e>
          <m:sub>
            <m:r>
              <w:rPr>
                <w:rFonts w:ascii="Cambria Math" w:hAnsi="Cambria Math" w:cs="Arial"/>
              </w:rPr>
              <m:t>o</m:t>
            </m:r>
          </m:sub>
        </m:sSub>
        <m:sSup>
          <m:sSupPr>
            <m:ctrlPr>
              <w:rPr>
                <w:rFonts w:ascii="Cambria Math" w:hAnsi="Cambria Math" w:cs="Arial"/>
                <w:i/>
              </w:rPr>
            </m:ctrlPr>
          </m:sSupPr>
          <m:e>
            <m:r>
              <w:rPr>
                <w:rFonts w:ascii="Cambria Math" w:hAnsi="Cambria Math" w:cs="Arial"/>
              </w:rPr>
              <m:t>e</m:t>
            </m:r>
          </m:e>
          <m:sup>
            <m:r>
              <w:rPr>
                <w:rFonts w:ascii="Cambria Math" w:hAnsi="Cambria Math" w:cs="Arial"/>
              </w:rPr>
              <m:t>-mτ</m:t>
            </m:r>
          </m:sup>
        </m:sSup>
      </m:oMath>
      <w:r w:rsidR="00DD11C0" w:rsidRPr="00F56D8B">
        <w:rPr>
          <w:rFonts w:ascii="Arial" w:hAnsi="Arial" w:cs="Arial"/>
        </w:rPr>
        <w:t xml:space="preserve">     (Equation 4</w:t>
      </w:r>
      <w:r w:rsidRPr="00F56D8B">
        <w:rPr>
          <w:rFonts w:ascii="Arial" w:hAnsi="Arial" w:cs="Arial"/>
        </w:rPr>
        <w:t>)</w:t>
      </w:r>
    </w:p>
    <w:p w14:paraId="1ACD8269" w14:textId="77777777" w:rsidR="00A0289A" w:rsidRPr="00F56D8B" w:rsidRDefault="00A0289A" w:rsidP="00F56D8B">
      <w:pPr>
        <w:pStyle w:val="Normal1"/>
        <w:jc w:val="both"/>
        <w:rPr>
          <w:rFonts w:ascii="Arial" w:hAnsi="Arial" w:cs="Arial"/>
        </w:rPr>
      </w:pPr>
      <w:bookmarkStart w:id="236" w:name="h.4i7ojhp"/>
      <w:bookmarkEnd w:id="236"/>
    </w:p>
    <w:p w14:paraId="5910B60F" w14:textId="77777777" w:rsidR="00A0289A" w:rsidRPr="00F56D8B" w:rsidRDefault="00A0289A" w:rsidP="00F56D8B">
      <w:pPr>
        <w:pStyle w:val="Normal1"/>
        <w:jc w:val="both"/>
        <w:rPr>
          <w:rFonts w:ascii="Arial" w:hAnsi="Arial" w:cs="Arial"/>
        </w:rPr>
      </w:pPr>
    </w:p>
    <w:p w14:paraId="712534F6" w14:textId="77777777" w:rsidR="00A0289A" w:rsidRPr="00F56D8B" w:rsidRDefault="00A0289A" w:rsidP="00F56D8B">
      <w:pPr>
        <w:pStyle w:val="Normal1"/>
        <w:jc w:val="both"/>
        <w:rPr>
          <w:rFonts w:ascii="Arial" w:hAnsi="Arial" w:cs="Arial"/>
        </w:rPr>
      </w:pPr>
    </w:p>
    <w:p w14:paraId="3B6DC790" w14:textId="77777777" w:rsidR="00A0289A" w:rsidRPr="00F56D8B" w:rsidRDefault="00A0289A" w:rsidP="00F56D8B">
      <w:pPr>
        <w:jc w:val="both"/>
        <w:rPr>
          <w:rFonts w:ascii="Arial" w:eastAsiaTheme="majorEastAsia" w:hAnsi="Arial" w:cs="Arial"/>
          <w:b/>
          <w:bCs/>
        </w:rPr>
      </w:pPr>
      <w:bookmarkStart w:id="237" w:name="h.1ci93xb"/>
      <w:bookmarkStart w:id="238" w:name="_Toc326075356"/>
      <w:bookmarkStart w:id="239" w:name="_Toc462393523"/>
      <w:bookmarkEnd w:id="237"/>
    </w:p>
    <w:p w14:paraId="7D8DC570" w14:textId="77777777" w:rsidR="00A0289A" w:rsidRPr="00F56D8B" w:rsidRDefault="00A0289A" w:rsidP="00F56D8B">
      <w:pPr>
        <w:jc w:val="both"/>
        <w:rPr>
          <w:rFonts w:ascii="Arial" w:eastAsiaTheme="majorEastAsia" w:hAnsi="Arial" w:cs="Arial"/>
          <w:b/>
          <w:bCs/>
        </w:rPr>
      </w:pPr>
      <w:r w:rsidRPr="00F56D8B">
        <w:rPr>
          <w:rFonts w:ascii="Arial" w:eastAsiaTheme="majorEastAsia" w:hAnsi="Arial" w:cs="Arial"/>
          <w:b/>
          <w:bCs/>
        </w:rPr>
        <w:br w:type="page"/>
      </w:r>
    </w:p>
    <w:p w14:paraId="42DC49A1" w14:textId="77777777" w:rsidR="00A0289A" w:rsidRPr="00F56D8B" w:rsidRDefault="00A0289A" w:rsidP="00F56D8B">
      <w:pPr>
        <w:pStyle w:val="Heading2"/>
        <w:ind w:left="0"/>
      </w:pPr>
      <w:bookmarkStart w:id="240" w:name="_Toc346448469"/>
      <w:bookmarkStart w:id="241" w:name="_Toc347617513"/>
      <w:r w:rsidRPr="00F56D8B">
        <w:t xml:space="preserve">3.5. </w:t>
      </w:r>
      <w:bookmarkEnd w:id="238"/>
      <w:r w:rsidRPr="00F56D8B">
        <w:t>Langley Extrapolation</w:t>
      </w:r>
      <w:bookmarkEnd w:id="239"/>
      <w:bookmarkEnd w:id="240"/>
      <w:bookmarkEnd w:id="241"/>
    </w:p>
    <w:p w14:paraId="18018DB7" w14:textId="77777777" w:rsidR="00A0289A" w:rsidRPr="00F56D8B" w:rsidRDefault="00A0289A" w:rsidP="00F56D8B">
      <w:pPr>
        <w:pStyle w:val="Normal1"/>
        <w:jc w:val="both"/>
        <w:rPr>
          <w:rFonts w:ascii="Arial" w:hAnsi="Arial" w:cs="Arial"/>
          <w:lang w:val="en-GB"/>
        </w:rPr>
      </w:pPr>
      <w:bookmarkStart w:id="242" w:name="h.3as4poj"/>
      <w:bookmarkEnd w:id="242"/>
    </w:p>
    <w:p w14:paraId="0EA6725C" w14:textId="045D33B1" w:rsidR="00A0289A" w:rsidRPr="00F56D8B" w:rsidRDefault="00A0289A" w:rsidP="00F56D8B">
      <w:pPr>
        <w:pStyle w:val="Normal1"/>
        <w:jc w:val="both"/>
        <w:rPr>
          <w:rFonts w:ascii="Arial" w:hAnsi="Arial" w:cs="Arial"/>
        </w:rPr>
      </w:pPr>
      <w:del w:id="243" w:author="Sam Lo" w:date="2017-02-02T12:08:00Z">
        <w:r w:rsidRPr="00F56D8B" w:rsidDel="0028002D">
          <w:rPr>
            <w:rFonts w:ascii="Arial" w:hAnsi="Arial" w:cs="Arial"/>
          </w:rPr>
          <w:delText xml:space="preserve">Raw </w:delText>
        </w:r>
      </w:del>
      <w:ins w:id="244" w:author="Sam Lo" w:date="2017-02-02T12:08:00Z">
        <w:r w:rsidR="0028002D">
          <w:rPr>
            <w:rFonts w:ascii="Arial" w:hAnsi="Arial" w:cs="Arial"/>
          </w:rPr>
          <w:t>The r</w:t>
        </w:r>
        <w:r w:rsidR="0028002D" w:rsidRPr="00F56D8B">
          <w:rPr>
            <w:rFonts w:ascii="Arial" w:hAnsi="Arial" w:cs="Arial"/>
          </w:rPr>
          <w:t xml:space="preserve">aw </w:t>
        </w:r>
      </w:ins>
      <w:r w:rsidRPr="00F56D8B">
        <w:rPr>
          <w:rFonts w:ascii="Arial" w:hAnsi="Arial" w:cs="Arial"/>
        </w:rPr>
        <w:t>data from the sun photometer must be calibrated to show the aerosol optical depth against the air mass with minimal noise and errors. Langley Extrapolation is a method, which is derived from Beer Lambert Law. It calibrates the data by taking the natural logarithm of incoming voltages. The method is named after Samuel P. Langley discovered that the amount of solar energy is linearly dependent on air mass with his researches in early 20</w:t>
      </w:r>
      <w:r w:rsidRPr="00F56D8B">
        <w:rPr>
          <w:rFonts w:ascii="Arial" w:hAnsi="Arial" w:cs="Arial"/>
          <w:vertAlign w:val="superscript"/>
        </w:rPr>
        <w:t>th</w:t>
      </w:r>
      <w:r w:rsidRPr="00F56D8B">
        <w:rPr>
          <w:rFonts w:ascii="Arial" w:hAnsi="Arial" w:cs="Arial"/>
        </w:rPr>
        <w:t xml:space="preserve"> century </w:t>
      </w:r>
      <w:r w:rsidRPr="00F56D8B">
        <w:rPr>
          <w:rFonts w:ascii="Arial" w:hAnsi="Arial" w:cs="Arial"/>
        </w:rPr>
        <w:fldChar w:fldCharType="begin"/>
      </w:r>
      <w:ins w:id="245" w:author="Sam Lo" w:date="2017-02-02T17:19:00Z">
        <w:r w:rsidR="00917EF4">
          <w:rPr>
            <w:rFonts w:ascii="Arial" w:hAnsi="Arial" w:cs="Arial"/>
          </w:rPr>
          <w:instrText xml:space="preserve"> ADDIN ZOTERO_ITEM CSL_CITATION {"citationID":"24d19m4fql","properties":{"formattedCitation":"[19]","plainCitation":"[19]"},"citationItems":[{"id":3669,"uris":["http://zotero.org/users/1792213/items/UAJDWHJN"],"uri":["http://zotero.org/users/1792213/items/UAJDWHJN"],"itemData":{"id":3669,"type":"chapter","title":"Ground-based Aerosol Optical Depth Measurements","container-title":"Ground-Based Aerosol Optical Depth Measurements Using Sunphotometers","publisher":"Springer","page":"9 - 29","ISBN":"978-981-287-100-8","author":[{"literal":"Jedol Dayou"},{"literal":"Jackson Hian Wui Chang"},{"literal":"Justin Sentian"}]}}],"schema":"https://github.com/citation-style-language/schema/raw/master/csl-citation.json"} </w:instrText>
        </w:r>
      </w:ins>
      <w:del w:id="246" w:author="Sam Lo" w:date="2017-02-02T11:57:00Z">
        <w:r w:rsidR="00176BB1" w:rsidRPr="00F56D8B" w:rsidDel="0029363E">
          <w:rPr>
            <w:rFonts w:ascii="Arial" w:hAnsi="Arial" w:cs="Arial"/>
          </w:rPr>
          <w:delInstrText xml:space="preserve"> ADDIN ZOTERO_ITEM CSL_CITATION {"citationID":"24d19m4fql","properties":{"formattedCitation":"[15]","plainCitation":"[15]"},"citationItems":[{"id":3669,"uris":["http://zotero.org/users/1792213/items/UAJDWHJN"],"uri":["http://zotero.org/users/1792213/items/UAJDWHJN"],"itemData":{"id":3669,"type":"chapter","title":"Ground-based Aerosol Optical Depth Measurements","container-title":"Ground-Based Aerosol Optical Depth Measurements Using Sunphotometers","publisher":"Springer","page":"9 - 29","ISBN":"978-981-287-100-8","author":[{"literal":"Jedol Dayou"},{"literal":"Jackson Hian Wui Chang"},{"literal":"Justin Sentian"}]}}],"schema":"https://github.com/citation-style-language/schema/raw/master/csl-citation.json"} </w:delInstrText>
        </w:r>
      </w:del>
      <w:r w:rsidRPr="00F56D8B">
        <w:rPr>
          <w:rFonts w:ascii="Arial" w:hAnsi="Arial" w:cs="Arial"/>
        </w:rPr>
        <w:fldChar w:fldCharType="separate"/>
      </w:r>
      <w:ins w:id="247" w:author="Sam Lo" w:date="2017-02-02T17:19:00Z">
        <w:r w:rsidR="00917EF4">
          <w:rPr>
            <w:rFonts w:ascii="Arial" w:hAnsi="Arial" w:cs="Arial"/>
          </w:rPr>
          <w:t>[19]</w:t>
        </w:r>
      </w:ins>
      <w:del w:id="248" w:author="Sam Lo" w:date="2017-02-02T11:57:00Z">
        <w:r w:rsidR="00B95532" w:rsidRPr="00917EF4" w:rsidDel="0029363E">
          <w:rPr>
            <w:rFonts w:ascii="Arial" w:hAnsi="Arial" w:cs="Arial"/>
          </w:rPr>
          <w:delText>[15]</w:delText>
        </w:r>
      </w:del>
      <w:r w:rsidRPr="00F56D8B">
        <w:rPr>
          <w:rFonts w:ascii="Arial" w:hAnsi="Arial" w:cs="Arial"/>
        </w:rPr>
        <w:fldChar w:fldCharType="end"/>
      </w:r>
      <w:r w:rsidRPr="00F56D8B">
        <w:rPr>
          <w:rFonts w:ascii="Arial" w:hAnsi="Arial" w:cs="Arial"/>
        </w:rPr>
        <w:t xml:space="preserve">. </w:t>
      </w:r>
    </w:p>
    <w:p w14:paraId="227DF4D6" w14:textId="77777777" w:rsidR="00A0289A" w:rsidRPr="00F56D8B" w:rsidRDefault="00A0289A" w:rsidP="00F56D8B">
      <w:pPr>
        <w:pStyle w:val="Normal1"/>
        <w:keepNext/>
        <w:jc w:val="both"/>
        <w:rPr>
          <w:rFonts w:ascii="Arial" w:hAnsi="Arial" w:cs="Arial"/>
        </w:rPr>
      </w:pPr>
      <w:r w:rsidRPr="00F56D8B">
        <w:rPr>
          <w:rFonts w:ascii="Arial" w:hAnsi="Arial" w:cs="Arial"/>
          <w:noProof/>
        </w:rPr>
        <w:drawing>
          <wp:inline distT="0" distB="0" distL="0" distR="0" wp14:anchorId="18C8D793" wp14:editId="12678669">
            <wp:extent cx="3637729" cy="2570580"/>
            <wp:effectExtent l="0" t="0" r="0" b="0"/>
            <wp:docPr id="51" name="yui_3_14_1_1_1485535470205_2093" descr="https://www.researchgate.net/profile/John_Augustine3/publication/242200970/figure/fig2/AS:298644331876354@1448213765335/Figure-2-Example-of-a-calibration-Langley-plot-Blue-points-represent-the-natural-log-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14_1_1_1485535470205_2093" descr="https://www.researchgate.net/profile/John_Augustine3/publication/242200970/figure/fig2/AS:298644331876354@1448213765335/Figure-2-Example-of-a-calibration-Langley-plot-Blue-points-represent-the-natural-log-o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7577" cy="2577539"/>
                    </a:xfrm>
                    <a:prstGeom prst="rect">
                      <a:avLst/>
                    </a:prstGeom>
                    <a:noFill/>
                    <a:ln>
                      <a:noFill/>
                    </a:ln>
                  </pic:spPr>
                </pic:pic>
              </a:graphicData>
            </a:graphic>
          </wp:inline>
        </w:drawing>
      </w:r>
    </w:p>
    <w:p w14:paraId="55267F2C" w14:textId="01B51E23" w:rsidR="00A0289A" w:rsidRPr="00F56D8B" w:rsidRDefault="00A0289A" w:rsidP="00F56D8B">
      <w:pPr>
        <w:pStyle w:val="Caption"/>
        <w:rPr>
          <w:rFonts w:ascii="Arial" w:hAnsi="Arial" w:cs="Arial"/>
          <w:color w:val="auto"/>
          <w:sz w:val="24"/>
          <w:szCs w:val="24"/>
        </w:rPr>
      </w:pPr>
      <w:r w:rsidRPr="00F56D8B">
        <w:rPr>
          <w:rFonts w:ascii="Arial" w:hAnsi="Arial" w:cs="Arial"/>
          <w:color w:val="auto"/>
          <w:sz w:val="24"/>
          <w:szCs w:val="24"/>
        </w:rPr>
        <w:t xml:space="preserve">Figure </w:t>
      </w:r>
      <w:r w:rsidRPr="00F56D8B">
        <w:rPr>
          <w:rFonts w:ascii="Arial" w:hAnsi="Arial" w:cs="Arial"/>
          <w:color w:val="auto"/>
          <w:sz w:val="24"/>
          <w:szCs w:val="24"/>
        </w:rPr>
        <w:fldChar w:fldCharType="begin"/>
      </w:r>
      <w:r w:rsidRPr="00F56D8B">
        <w:rPr>
          <w:rFonts w:ascii="Arial" w:hAnsi="Arial" w:cs="Arial"/>
          <w:color w:val="auto"/>
          <w:sz w:val="24"/>
          <w:szCs w:val="24"/>
        </w:rPr>
        <w:instrText xml:space="preserve"> SEQ Figure \* ARABIC </w:instrText>
      </w:r>
      <w:r w:rsidRPr="00F56D8B">
        <w:rPr>
          <w:rFonts w:ascii="Arial" w:hAnsi="Arial" w:cs="Arial"/>
          <w:color w:val="auto"/>
          <w:sz w:val="24"/>
          <w:szCs w:val="24"/>
        </w:rPr>
        <w:fldChar w:fldCharType="separate"/>
      </w:r>
      <w:r w:rsidR="00F56D8B" w:rsidRPr="00F56D8B">
        <w:rPr>
          <w:rFonts w:ascii="Arial" w:hAnsi="Arial" w:cs="Arial"/>
          <w:noProof/>
          <w:color w:val="auto"/>
          <w:sz w:val="24"/>
          <w:szCs w:val="24"/>
        </w:rPr>
        <w:t>11</w:t>
      </w:r>
      <w:r w:rsidRPr="00F56D8B">
        <w:rPr>
          <w:rFonts w:ascii="Arial" w:hAnsi="Arial" w:cs="Arial"/>
          <w:color w:val="auto"/>
          <w:sz w:val="24"/>
          <w:szCs w:val="24"/>
        </w:rPr>
        <w:fldChar w:fldCharType="end"/>
      </w:r>
      <w:r w:rsidRPr="00F56D8B">
        <w:rPr>
          <w:rFonts w:ascii="Arial" w:hAnsi="Arial" w:cs="Arial"/>
          <w:color w:val="auto"/>
          <w:sz w:val="24"/>
          <w:szCs w:val="24"/>
        </w:rPr>
        <w:t xml:space="preserve"> – Langley Extrapolation Plot </w:t>
      </w:r>
      <w:r w:rsidRPr="00F56D8B">
        <w:rPr>
          <w:rFonts w:ascii="Arial" w:hAnsi="Arial" w:cs="Arial"/>
          <w:color w:val="auto"/>
          <w:sz w:val="24"/>
          <w:szCs w:val="24"/>
        </w:rPr>
        <w:fldChar w:fldCharType="begin"/>
      </w:r>
      <w:ins w:id="249" w:author="Sam Lo" w:date="2017-02-02T17:19:00Z">
        <w:r w:rsidR="00917EF4">
          <w:rPr>
            <w:rFonts w:ascii="Arial" w:hAnsi="Arial" w:cs="Arial"/>
            <w:color w:val="auto"/>
            <w:sz w:val="24"/>
            <w:szCs w:val="24"/>
          </w:rPr>
          <w:instrText xml:space="preserve"> ADDIN ZOTERO_ITEM CSL_CITATION {"citationID":"i98vng8lk","properties":{"formattedCitation":"[22]","plainCitation":"[22]"},"citationItems":[{"id":3672,"uris":["http://zotero.org/users/1792213/items/VMTEAJAC"],"uri":["http://zotero.org/users/1792213/items/VMTEAJAC"],"itemData":{"id":3672,"type":"article-journal","title":"P4. 35 AN AEROSOL OPTICAL DEPTH PRODUCT FOR NOAA'S SURFRAD NETWORK","source":"Google Scholar","URL":"https://ams.confex.com/ams/pdfpapers/113277.pdf","author":[{"family":"Augustine","given":"John A."},{"family":"Michalsky","given":"Joseph J."},{"family":"Hodges","given":"Gary B."}],"accessed":{"date-parts":[["2017",1,27]]}}}],"schema":"https://github.com/citation-style-language/schema/raw/master/csl-citation.json"} </w:instrText>
        </w:r>
      </w:ins>
      <w:del w:id="250" w:author="Sam Lo" w:date="2017-02-02T11:57:00Z">
        <w:r w:rsidR="00176BB1" w:rsidRPr="00F56D8B" w:rsidDel="0029363E">
          <w:rPr>
            <w:rFonts w:ascii="Arial" w:hAnsi="Arial" w:cs="Arial"/>
            <w:color w:val="auto"/>
            <w:sz w:val="24"/>
            <w:szCs w:val="24"/>
          </w:rPr>
          <w:delInstrText xml:space="preserve"> ADDIN ZOTERO_ITEM CSL_CITATION {"citationID":"i98vng8lk","properties":{"formattedCitation":"[16]","plainCitation":"[16]"},"citationItems":[{"id":3672,"uris":["http://zotero.org/users/1792213/items/VMTEAJAC"],"uri":["http://zotero.org/users/1792213/items/VMTEAJAC"],"itemData":{"id":3672,"type":"article-journal","title":"P4. 35 AN AEROSOL OPTICAL DEPTH PRODUCT FOR NOAA'S SURFRAD NETWORK","source":"Google Scholar","URL":"https://ams.confex.com/ams/pdfpapers/113277.pdf","author":[{"family":"Augustine","given":"John A."},{"family":"Michalsky","given":"Joseph J."},{"family":"Hodges","given":"Gary B."}],"accessed":{"date-parts":[["2017",1,27]]}}}],"schema":"https://github.com/citation-style-language/schema/raw/master/csl-citation.json"} </w:delInstrText>
        </w:r>
      </w:del>
      <w:r w:rsidRPr="00F56D8B">
        <w:rPr>
          <w:rFonts w:ascii="Arial" w:hAnsi="Arial" w:cs="Arial"/>
          <w:color w:val="auto"/>
          <w:sz w:val="24"/>
          <w:szCs w:val="24"/>
        </w:rPr>
        <w:fldChar w:fldCharType="separate"/>
      </w:r>
      <w:ins w:id="251" w:author="Sam Lo" w:date="2017-02-02T17:19:00Z">
        <w:r w:rsidR="00917EF4">
          <w:rPr>
            <w:rFonts w:ascii="Arial" w:hAnsi="Arial" w:cs="Arial"/>
            <w:color w:val="auto"/>
            <w:sz w:val="24"/>
            <w:szCs w:val="24"/>
          </w:rPr>
          <w:t>[22]</w:t>
        </w:r>
      </w:ins>
      <w:del w:id="252" w:author="Sam Lo" w:date="2017-02-02T11:57:00Z">
        <w:r w:rsidR="00B95532" w:rsidRPr="00917EF4" w:rsidDel="0029363E">
          <w:rPr>
            <w:rFonts w:ascii="Arial" w:hAnsi="Arial" w:cs="Arial"/>
            <w:color w:val="auto"/>
            <w:sz w:val="24"/>
            <w:szCs w:val="24"/>
          </w:rPr>
          <w:delText>[16]</w:delText>
        </w:r>
      </w:del>
      <w:r w:rsidRPr="00F56D8B">
        <w:rPr>
          <w:rFonts w:ascii="Arial" w:hAnsi="Arial" w:cs="Arial"/>
          <w:color w:val="auto"/>
          <w:sz w:val="24"/>
          <w:szCs w:val="24"/>
        </w:rPr>
        <w:fldChar w:fldCharType="end"/>
      </w:r>
    </w:p>
    <w:p w14:paraId="40E99520" w14:textId="59EAE77C" w:rsidR="00A0289A" w:rsidRPr="00F56D8B" w:rsidRDefault="00A0289A" w:rsidP="00F56D8B">
      <w:pPr>
        <w:pStyle w:val="Normal1"/>
        <w:jc w:val="both"/>
        <w:rPr>
          <w:rFonts w:ascii="Arial" w:hAnsi="Arial" w:cs="Arial"/>
        </w:rPr>
      </w:pPr>
      <w:r w:rsidRPr="00F56D8B">
        <w:rPr>
          <w:rFonts w:ascii="Arial" w:hAnsi="Arial" w:cs="Arial"/>
        </w:rPr>
        <w:t xml:space="preserve">This method uses natural logarithm to calibration the results into a linear line, as shown in Figure 1. Taking natural logs from equation </w:t>
      </w:r>
      <w:ins w:id="253" w:author="Sam Lo" w:date="2017-02-02T13:39:00Z">
        <w:r w:rsidR="002B3660">
          <w:rPr>
            <w:rFonts w:ascii="Arial" w:hAnsi="Arial" w:cs="Arial"/>
          </w:rPr>
          <w:t xml:space="preserve">4 </w:t>
        </w:r>
      </w:ins>
      <w:r w:rsidRPr="00F56D8B">
        <w:rPr>
          <w:rFonts w:ascii="Arial" w:hAnsi="Arial" w:cs="Arial"/>
        </w:rPr>
        <w:t>gives the Langley extrapolation line in Equa</w:t>
      </w:r>
      <w:r w:rsidR="00DD11C0" w:rsidRPr="00F56D8B">
        <w:rPr>
          <w:rFonts w:ascii="Arial" w:hAnsi="Arial" w:cs="Arial"/>
        </w:rPr>
        <w:t>tion 5</w:t>
      </w:r>
      <w:r w:rsidRPr="00F56D8B">
        <w:rPr>
          <w:rFonts w:ascii="Arial" w:hAnsi="Arial" w:cs="Arial"/>
        </w:rPr>
        <w:t>.</w:t>
      </w:r>
    </w:p>
    <w:p w14:paraId="5C0AB3CE" w14:textId="77777777" w:rsidR="00A0289A" w:rsidRPr="00F56D8B" w:rsidRDefault="00A0289A" w:rsidP="00F56D8B">
      <w:pPr>
        <w:pStyle w:val="Normal1"/>
        <w:jc w:val="both"/>
        <w:rPr>
          <w:rFonts w:ascii="Arial" w:hAnsi="Arial" w:cs="Arial"/>
        </w:rPr>
      </w:pPr>
    </w:p>
    <w:p w14:paraId="21A0D51B" w14:textId="77777777" w:rsidR="00A0289A" w:rsidRPr="00F56D8B" w:rsidRDefault="004871A0" w:rsidP="00F56D8B">
      <w:pPr>
        <w:jc w:val="both"/>
        <w:rPr>
          <w:rFonts w:ascii="Arial" w:hAnsi="Arial" w:cs="Arial"/>
        </w:rPr>
      </w:pPr>
      <m:oMath>
        <m:func>
          <m:funcPr>
            <m:ctrlPr>
              <w:rPr>
                <w:rFonts w:ascii="Cambria Math" w:hAnsi="Cambria Math" w:cs="Arial"/>
                <w:i/>
              </w:rPr>
            </m:ctrlPr>
          </m:funcPr>
          <m:fName>
            <m:r>
              <m:rPr>
                <m:sty m:val="p"/>
              </m:rPr>
              <w:rPr>
                <w:rFonts w:ascii="Cambria Math" w:hAnsi="Cambria Math" w:cs="Arial"/>
              </w:rPr>
              <m:t>ln</m:t>
            </m:r>
          </m:fName>
          <m:e>
            <m:r>
              <w:rPr>
                <w:rFonts w:ascii="Cambria Math" w:hAnsi="Cambria Math" w:cs="Arial"/>
              </w:rPr>
              <m:t>V</m:t>
            </m:r>
          </m:e>
        </m:func>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ln</m:t>
            </m:r>
          </m:fName>
          <m:e>
            <m:sSub>
              <m:sSubPr>
                <m:ctrlPr>
                  <w:rPr>
                    <w:rFonts w:ascii="Cambria Math" w:hAnsi="Cambria Math" w:cs="Arial"/>
                    <w:i/>
                  </w:rPr>
                </m:ctrlPr>
              </m:sSubPr>
              <m:e>
                <m:r>
                  <w:rPr>
                    <w:rFonts w:ascii="Cambria Math" w:hAnsi="Cambria Math" w:cs="Arial"/>
                  </w:rPr>
                  <m:t>V</m:t>
                </m:r>
              </m:e>
              <m:sub>
                <m:r>
                  <w:rPr>
                    <w:rFonts w:ascii="Cambria Math" w:hAnsi="Cambria Math" w:cs="Arial"/>
                  </w:rPr>
                  <m:t>o</m:t>
                </m:r>
              </m:sub>
            </m:sSub>
          </m:e>
        </m:func>
        <m:r>
          <w:rPr>
            <w:rFonts w:ascii="Cambria Math" w:hAnsi="Cambria Math" w:cs="Arial"/>
          </w:rPr>
          <m:t>-mτ</m:t>
        </m:r>
      </m:oMath>
      <w:r w:rsidR="00DD11C0" w:rsidRPr="00F56D8B">
        <w:rPr>
          <w:rFonts w:ascii="Arial" w:hAnsi="Arial" w:cs="Arial"/>
        </w:rPr>
        <w:t xml:space="preserve">         (Equation 5</w:t>
      </w:r>
      <w:r w:rsidR="00A0289A" w:rsidRPr="00F56D8B">
        <w:rPr>
          <w:rFonts w:ascii="Arial" w:hAnsi="Arial" w:cs="Arial"/>
        </w:rPr>
        <w:t>)</w:t>
      </w:r>
    </w:p>
    <w:p w14:paraId="321C3C89" w14:textId="77777777" w:rsidR="00A0289A" w:rsidRPr="00F56D8B" w:rsidRDefault="00A0289A" w:rsidP="00F56D8B">
      <w:pPr>
        <w:jc w:val="both"/>
        <w:rPr>
          <w:rFonts w:ascii="Arial" w:hAnsi="Arial" w:cs="Arial"/>
        </w:rPr>
      </w:pPr>
      <w:r w:rsidRPr="00F56D8B">
        <w:rPr>
          <w:rFonts w:ascii="Arial" w:hAnsi="Arial" w:cs="Arial"/>
        </w:rPr>
        <w:t xml:space="preserve">The term </w:t>
      </w:r>
      <m:oMath>
        <m:sSub>
          <m:sSubPr>
            <m:ctrlPr>
              <w:rPr>
                <w:rFonts w:ascii="Cambria Math" w:hAnsi="Cambria Math" w:cs="Arial"/>
                <w:i/>
              </w:rPr>
            </m:ctrlPr>
          </m:sSubPr>
          <m:e>
            <m:r>
              <w:rPr>
                <w:rFonts w:ascii="Cambria Math" w:hAnsi="Cambria Math" w:cs="Arial"/>
              </w:rPr>
              <m:t>V</m:t>
            </m:r>
          </m:e>
          <m:sub>
            <m:r>
              <w:rPr>
                <w:rFonts w:ascii="Cambria Math" w:hAnsi="Cambria Math" w:cs="Arial"/>
              </w:rPr>
              <m:t>o</m:t>
            </m:r>
          </m:sub>
        </m:sSub>
      </m:oMath>
      <w:r w:rsidRPr="00F56D8B">
        <w:rPr>
          <w:rFonts w:ascii="Arial" w:hAnsi="Arial" w:cs="Arial"/>
        </w:rPr>
        <w:t xml:space="preserve"> can be eliminated through multiple measurements in the same wavelength at different air mass, in other words, in different solar zenith angles. Therefore the slope of this equation is </w:t>
      </w:r>
      <m:oMath>
        <m:r>
          <w:rPr>
            <w:rFonts w:ascii="Cambria Math" w:hAnsi="Cambria Math" w:cs="Arial"/>
          </w:rPr>
          <m:t>τ</m:t>
        </m:r>
      </m:oMath>
      <w:r w:rsidR="00DD11C0" w:rsidRPr="00F56D8B">
        <w:rPr>
          <w:rFonts w:ascii="Arial" w:hAnsi="Arial" w:cs="Arial"/>
        </w:rPr>
        <w:t xml:space="preserve"> and rearr</w:t>
      </w:r>
      <w:proofErr w:type="spellStart"/>
      <w:r w:rsidR="00DD11C0" w:rsidRPr="00F56D8B">
        <w:rPr>
          <w:rFonts w:ascii="Arial" w:hAnsi="Arial" w:cs="Arial"/>
        </w:rPr>
        <w:t>anging</w:t>
      </w:r>
      <w:proofErr w:type="spellEnd"/>
      <w:r w:rsidR="00DD11C0" w:rsidRPr="00F56D8B">
        <w:rPr>
          <w:rFonts w:ascii="Arial" w:hAnsi="Arial" w:cs="Arial"/>
        </w:rPr>
        <w:t xml:space="preserve"> the equation 6</w:t>
      </w:r>
      <w:r w:rsidRPr="00F56D8B">
        <w:rPr>
          <w:rFonts w:ascii="Arial" w:hAnsi="Arial" w:cs="Arial"/>
        </w:rPr>
        <w:t xml:space="preserve"> gives the optical depth of aerosols.</w:t>
      </w:r>
    </w:p>
    <w:p w14:paraId="004B1171" w14:textId="77777777" w:rsidR="00A0289A" w:rsidRPr="00F56D8B" w:rsidRDefault="00A0289A" w:rsidP="00F56D8B">
      <w:pPr>
        <w:jc w:val="both"/>
        <w:rPr>
          <w:rFonts w:ascii="Arial" w:hAnsi="Arial" w:cs="Arial"/>
        </w:rPr>
      </w:pPr>
    </w:p>
    <w:p w14:paraId="5AE8BBF8" w14:textId="77777777" w:rsidR="00A0289A" w:rsidRPr="00F56D8B" w:rsidRDefault="00A0289A" w:rsidP="00F56D8B">
      <w:pPr>
        <w:jc w:val="both"/>
        <w:rPr>
          <w:rFonts w:ascii="Arial" w:hAnsi="Arial" w:cs="Arial"/>
        </w:rPr>
      </w:pPr>
      <m:oMath>
        <m:r>
          <w:rPr>
            <w:rFonts w:ascii="Cambria Math" w:hAnsi="Cambria Math" w:cs="Arial"/>
          </w:rPr>
          <m:t xml:space="preserve">τ=- </m:t>
        </m:r>
        <m:f>
          <m:fPr>
            <m:ctrlPr>
              <w:rPr>
                <w:rFonts w:ascii="Cambria Math" w:hAnsi="Cambria Math" w:cs="Arial"/>
                <w:i/>
              </w:rPr>
            </m:ctrlPr>
          </m:fPr>
          <m:num>
            <m:func>
              <m:funcPr>
                <m:ctrlPr>
                  <w:rPr>
                    <w:rFonts w:ascii="Cambria Math" w:hAnsi="Cambria Math" w:cs="Arial"/>
                    <w:i/>
                  </w:rPr>
                </m:ctrlPr>
              </m:funcPr>
              <m:fName>
                <m:r>
                  <m:rPr>
                    <m:sty m:val="p"/>
                  </m:rPr>
                  <w:rPr>
                    <w:rFonts w:ascii="Cambria Math" w:hAnsi="Cambria Math" w:cs="Arial"/>
                  </w:rPr>
                  <m:t>ln</m:t>
                </m:r>
              </m:fName>
              <m:e>
                <m:sSub>
                  <m:sSubPr>
                    <m:ctrlPr>
                      <w:rPr>
                        <w:rFonts w:ascii="Cambria Math" w:hAnsi="Cambria Math" w:cs="Arial"/>
                        <w:i/>
                      </w:rPr>
                    </m:ctrlPr>
                  </m:sSubPr>
                  <m:e>
                    <m:r>
                      <w:rPr>
                        <w:rFonts w:ascii="Cambria Math" w:hAnsi="Cambria Math" w:cs="Arial"/>
                      </w:rPr>
                      <m:t>V</m:t>
                    </m:r>
                  </m:e>
                  <m:sub>
                    <m:r>
                      <w:rPr>
                        <w:rFonts w:ascii="Cambria Math" w:hAnsi="Cambria Math" w:cs="Arial"/>
                      </w:rPr>
                      <m:t>2</m:t>
                    </m:r>
                  </m:sub>
                </m:sSub>
              </m:e>
            </m:func>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ln</m:t>
                </m:r>
              </m:fName>
              <m:e>
                <m:sSub>
                  <m:sSubPr>
                    <m:ctrlPr>
                      <w:rPr>
                        <w:rFonts w:ascii="Cambria Math" w:hAnsi="Cambria Math" w:cs="Arial"/>
                        <w:i/>
                      </w:rPr>
                    </m:ctrlPr>
                  </m:sSubPr>
                  <m:e>
                    <m:r>
                      <w:rPr>
                        <w:rFonts w:ascii="Cambria Math" w:hAnsi="Cambria Math" w:cs="Arial"/>
                      </w:rPr>
                      <m:t>V</m:t>
                    </m:r>
                  </m:e>
                  <m:sub>
                    <m:r>
                      <w:rPr>
                        <w:rFonts w:ascii="Cambria Math" w:hAnsi="Cambria Math" w:cs="Arial"/>
                      </w:rPr>
                      <m:t>1</m:t>
                    </m:r>
                  </m:sub>
                </m:sSub>
              </m:e>
            </m:func>
          </m:num>
          <m:den>
            <m:sSub>
              <m:sSubPr>
                <m:ctrlPr>
                  <w:rPr>
                    <w:rFonts w:ascii="Cambria Math" w:hAnsi="Cambria Math" w:cs="Arial"/>
                    <w:i/>
                  </w:rPr>
                </m:ctrlPr>
              </m:sSubPr>
              <m:e>
                <m:r>
                  <w:rPr>
                    <w:rFonts w:ascii="Cambria Math" w:hAnsi="Cambria Math" w:cs="Arial"/>
                  </w:rPr>
                  <m:t>m</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1</m:t>
                </m:r>
              </m:sub>
            </m:sSub>
          </m:den>
        </m:f>
      </m:oMath>
      <w:r w:rsidR="00DD11C0" w:rsidRPr="00F56D8B">
        <w:rPr>
          <w:rFonts w:ascii="Arial" w:hAnsi="Arial" w:cs="Arial"/>
        </w:rPr>
        <w:t xml:space="preserve">       (Equation 6</w:t>
      </w:r>
      <w:r w:rsidRPr="00F56D8B">
        <w:rPr>
          <w:rFonts w:ascii="Arial" w:hAnsi="Arial" w:cs="Arial"/>
        </w:rPr>
        <w:t>)</w:t>
      </w:r>
    </w:p>
    <w:p w14:paraId="2D800179" w14:textId="77777777" w:rsidR="00A0289A" w:rsidRPr="00F56D8B" w:rsidRDefault="00A0289A" w:rsidP="00F56D8B">
      <w:pPr>
        <w:pStyle w:val="Normal1"/>
        <w:jc w:val="both"/>
        <w:rPr>
          <w:rFonts w:ascii="Arial" w:hAnsi="Arial" w:cs="Arial"/>
        </w:rPr>
      </w:pPr>
    </w:p>
    <w:p w14:paraId="22C541CC" w14:textId="77777777" w:rsidR="00A0289A" w:rsidRPr="00F56D8B" w:rsidRDefault="00A0289A" w:rsidP="00F56D8B">
      <w:pPr>
        <w:pStyle w:val="Normal1"/>
        <w:jc w:val="both"/>
        <w:rPr>
          <w:rFonts w:ascii="Arial" w:hAnsi="Arial" w:cs="Arial"/>
        </w:rPr>
      </w:pPr>
      <w:r w:rsidRPr="00F56D8B">
        <w:rPr>
          <w:rFonts w:ascii="Arial" w:hAnsi="Arial" w:cs="Arial"/>
        </w:rPr>
        <w:t xml:space="preserve">Using equation can give a calibration slope. The calibration constant is the natural log form of </w:t>
      </w:r>
      <m:oMath>
        <m:sSub>
          <m:sSubPr>
            <m:ctrlPr>
              <w:rPr>
                <w:rFonts w:ascii="Cambria Math" w:hAnsi="Cambria Math" w:cs="Arial"/>
                <w:i/>
              </w:rPr>
            </m:ctrlPr>
          </m:sSubPr>
          <m:e>
            <m:r>
              <w:rPr>
                <w:rFonts w:ascii="Cambria Math" w:hAnsi="Cambria Math" w:cs="Arial"/>
              </w:rPr>
              <m:t>V</m:t>
            </m:r>
          </m:e>
          <m:sub>
            <m:r>
              <w:rPr>
                <w:rFonts w:ascii="Cambria Math" w:hAnsi="Cambria Math" w:cs="Arial"/>
              </w:rPr>
              <m:t>o</m:t>
            </m:r>
          </m:sub>
        </m:sSub>
      </m:oMath>
      <w:proofErr w:type="gramStart"/>
      <w:r w:rsidRPr="00F56D8B">
        <w:rPr>
          <w:rFonts w:ascii="Arial" w:hAnsi="Arial" w:cs="Arial"/>
        </w:rPr>
        <w:t xml:space="preserve"> ,</w:t>
      </w:r>
      <w:proofErr w:type="gramEnd"/>
      <w:r w:rsidRPr="00F56D8B">
        <w:rPr>
          <w:rFonts w:ascii="Arial" w:hAnsi="Arial" w:cs="Arial"/>
        </w:rPr>
        <w:t xml:space="preserve"> </w:t>
      </w:r>
      <w:r w:rsidR="00DD11C0" w:rsidRPr="00F56D8B">
        <w:rPr>
          <w:rFonts w:ascii="Arial" w:hAnsi="Arial" w:cs="Arial"/>
        </w:rPr>
        <w:t>taking exponential form of equation 6 gives equation 7.</w:t>
      </w:r>
      <w:r w:rsidRPr="00F56D8B">
        <w:rPr>
          <w:rFonts w:ascii="Arial" w:hAnsi="Arial" w:cs="Arial"/>
        </w:rPr>
        <w:t xml:space="preserve"> </w:t>
      </w:r>
    </w:p>
    <w:p w14:paraId="0479E37D" w14:textId="77777777" w:rsidR="00A0289A" w:rsidRPr="00F56D8B" w:rsidRDefault="00A0289A" w:rsidP="00F56D8B">
      <w:pPr>
        <w:pStyle w:val="Normal1"/>
        <w:jc w:val="both"/>
        <w:rPr>
          <w:rFonts w:ascii="Arial" w:hAnsi="Arial" w:cs="Arial"/>
        </w:rPr>
      </w:pPr>
    </w:p>
    <w:p w14:paraId="5318E49C" w14:textId="77777777" w:rsidR="00A0289A" w:rsidRPr="00F56D8B" w:rsidRDefault="004871A0" w:rsidP="00F56D8B">
      <w:pPr>
        <w:jc w:val="both"/>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o</m:t>
            </m:r>
          </m:sub>
        </m:sSub>
        <m:r>
          <w:rPr>
            <w:rFonts w:ascii="Cambria Math" w:hAnsi="Cambria Math" w:cs="Arial"/>
          </w:rPr>
          <m:t xml:space="preserve">= </m:t>
        </m:r>
        <m:sSup>
          <m:sSupPr>
            <m:ctrlPr>
              <w:rPr>
                <w:rFonts w:ascii="Cambria Math" w:hAnsi="Cambria Math" w:cs="Arial"/>
                <w:i/>
              </w:rPr>
            </m:ctrlPr>
          </m:sSupPr>
          <m:e>
            <m:r>
              <w:rPr>
                <w:rFonts w:ascii="Cambria Math" w:hAnsi="Cambria Math" w:cs="Arial"/>
              </w:rPr>
              <m:t>e</m:t>
            </m:r>
          </m:e>
          <m:sup>
            <m:r>
              <w:rPr>
                <w:rFonts w:ascii="Cambria Math" w:hAnsi="Cambria Math" w:cs="Arial"/>
              </w:rPr>
              <m:t>constant</m:t>
            </m:r>
          </m:sup>
        </m:sSup>
        <m:r>
          <w:rPr>
            <w:rFonts w:ascii="Cambria Math" w:hAnsi="Cambria Math" w:cs="Arial"/>
          </w:rPr>
          <m:t xml:space="preserve"> </m:t>
        </m:r>
      </m:oMath>
      <w:r w:rsidR="00DD11C0" w:rsidRPr="00F56D8B">
        <w:rPr>
          <w:rFonts w:ascii="Arial" w:hAnsi="Arial" w:cs="Arial"/>
        </w:rPr>
        <w:t xml:space="preserve">         (Equation 7</w:t>
      </w:r>
      <w:r w:rsidR="00A0289A" w:rsidRPr="00F56D8B">
        <w:rPr>
          <w:rFonts w:ascii="Arial" w:hAnsi="Arial" w:cs="Arial"/>
        </w:rPr>
        <w:t>)</w:t>
      </w:r>
    </w:p>
    <w:p w14:paraId="7D072955" w14:textId="77777777" w:rsidR="00A0289A" w:rsidRPr="00F56D8B" w:rsidRDefault="00A0289A" w:rsidP="00F56D8B">
      <w:pPr>
        <w:pStyle w:val="Normal1"/>
        <w:jc w:val="both"/>
        <w:rPr>
          <w:rFonts w:ascii="Arial" w:hAnsi="Arial" w:cs="Arial"/>
        </w:rPr>
      </w:pPr>
    </w:p>
    <w:p w14:paraId="16C99AF7" w14:textId="45D3936A" w:rsidR="00A0289A" w:rsidRPr="00F56D8B" w:rsidRDefault="00A0289A" w:rsidP="00F56D8B">
      <w:pPr>
        <w:pStyle w:val="Normal1"/>
        <w:jc w:val="both"/>
        <w:rPr>
          <w:rFonts w:ascii="Arial" w:hAnsi="Arial" w:cs="Arial"/>
        </w:rPr>
      </w:pPr>
      <w:r w:rsidRPr="00F56D8B">
        <w:rPr>
          <w:rFonts w:ascii="Arial" w:hAnsi="Arial" w:cs="Arial"/>
        </w:rPr>
        <w:t>The advantage of using Langley Extrapolation is the methodology is simple, and it does not require additional instruments for further calibration</w:t>
      </w:r>
      <w:ins w:id="254" w:author="Sam Lo" w:date="2017-02-02T12:10:00Z">
        <w:r w:rsidR="0028002D">
          <w:rPr>
            <w:rFonts w:ascii="Arial" w:hAnsi="Arial" w:cs="Arial"/>
          </w:rPr>
          <w:t>. H</w:t>
        </w:r>
      </w:ins>
      <w:del w:id="255" w:author="Sam Lo" w:date="2017-02-02T12:10:00Z">
        <w:r w:rsidRPr="00F56D8B" w:rsidDel="0028002D">
          <w:rPr>
            <w:rFonts w:ascii="Arial" w:hAnsi="Arial" w:cs="Arial"/>
          </w:rPr>
          <w:delText>, h</w:delText>
        </w:r>
      </w:del>
      <w:r w:rsidRPr="00F56D8B">
        <w:rPr>
          <w:rFonts w:ascii="Arial" w:hAnsi="Arial" w:cs="Arial"/>
        </w:rPr>
        <w:t>owever, the disadvantage is the accuracy of the data is depending on the aerosols distribution in the troposphere, and the method assumes that it performs measurement in stable atmospheric conditions</w:t>
      </w:r>
      <w:r w:rsidRPr="00F56D8B">
        <w:rPr>
          <w:rFonts w:ascii="Arial" w:hAnsi="Arial" w:cs="Arial"/>
        </w:rPr>
        <w:fldChar w:fldCharType="begin"/>
      </w:r>
      <w:ins w:id="256" w:author="Sam Lo" w:date="2017-02-02T17:19:00Z">
        <w:r w:rsidR="00917EF4">
          <w:rPr>
            <w:rFonts w:ascii="Arial" w:hAnsi="Arial" w:cs="Arial"/>
          </w:rPr>
          <w:instrText xml:space="preserve"> ADDIN ZOTERO_ITEM CSL_CITATION {"citationID":"1ct37c1mmg","properties":{"formattedCitation":"[19]","plainCitation":"[19]"},"citationItems":[{"id":3669,"uris":["http://zotero.org/users/1792213/items/UAJDWHJN"],"uri":["http://zotero.org/users/1792213/items/UAJDWHJN"],"itemData":{"id":3669,"type":"chapter","title":"Ground-based Aerosol Optical Depth Measurements","container-title":"Ground-Based Aerosol Optical Depth Measurements Using Sunphotometers","publisher":"Springer","page":"9 - 29","ISBN":"978-981-287-100-8","author":[{"literal":"Jedol Dayou"},{"literal":"Jackson Hian Wui Chang"},{"literal":"Justin Sentian"}]}}],"schema":"https://github.com/citation-style-language/schema/raw/master/csl-citation.json"} </w:instrText>
        </w:r>
      </w:ins>
      <w:del w:id="257" w:author="Sam Lo" w:date="2017-02-02T11:57:00Z">
        <w:r w:rsidR="00176BB1" w:rsidRPr="00F56D8B" w:rsidDel="0029363E">
          <w:rPr>
            <w:rFonts w:ascii="Arial" w:hAnsi="Arial" w:cs="Arial"/>
          </w:rPr>
          <w:delInstrText xml:space="preserve"> ADDIN ZOTERO_ITEM CSL_CITATION {"citationID":"1ct37c1mmg","properties":{"formattedCitation":"[15]","plainCitation":"[15]"},"citationItems":[{"id":3669,"uris":["http://zotero.org/users/1792213/items/UAJDWHJN"],"uri":["http://zotero.org/users/1792213/items/UAJDWHJN"],"itemData":{"id":3669,"type":"chapter","title":"Ground-based Aerosol Optical Depth Measurements","container-title":"Ground-Based Aerosol Optical Depth Measurements Using Sunphotometers","publisher":"Springer","page":"9 - 29","ISBN":"978-981-287-100-8","author":[{"literal":"Jedol Dayou"},{"literal":"Jackson Hian Wui Chang"},{"literal":"Justin Sentian"}]}}],"schema":"https://github.com/citation-style-language/schema/raw/master/csl-citation.json"} </w:delInstrText>
        </w:r>
      </w:del>
      <w:r w:rsidRPr="00F56D8B">
        <w:rPr>
          <w:rFonts w:ascii="Arial" w:hAnsi="Arial" w:cs="Arial"/>
        </w:rPr>
        <w:fldChar w:fldCharType="separate"/>
      </w:r>
      <w:ins w:id="258" w:author="Sam Lo" w:date="2017-02-02T17:19:00Z">
        <w:r w:rsidR="00917EF4">
          <w:rPr>
            <w:rFonts w:ascii="Arial" w:hAnsi="Arial" w:cs="Arial"/>
          </w:rPr>
          <w:t>[19]</w:t>
        </w:r>
      </w:ins>
      <w:del w:id="259" w:author="Sam Lo" w:date="2017-02-02T11:57:00Z">
        <w:r w:rsidR="00B95532" w:rsidRPr="00917EF4" w:rsidDel="0029363E">
          <w:rPr>
            <w:rFonts w:ascii="Arial" w:hAnsi="Arial" w:cs="Arial"/>
          </w:rPr>
          <w:delText>[15]</w:delText>
        </w:r>
      </w:del>
      <w:r w:rsidRPr="00F56D8B">
        <w:rPr>
          <w:rFonts w:ascii="Arial" w:hAnsi="Arial" w:cs="Arial"/>
        </w:rPr>
        <w:fldChar w:fldCharType="end"/>
      </w:r>
      <w:r w:rsidRPr="00F56D8B">
        <w:rPr>
          <w:rFonts w:ascii="Arial" w:hAnsi="Arial" w:cs="Arial"/>
        </w:rPr>
        <w:t xml:space="preserve"> </w:t>
      </w:r>
      <w:r w:rsidRPr="00F56D8B">
        <w:rPr>
          <w:rFonts w:ascii="Arial" w:hAnsi="Arial" w:cs="Arial"/>
        </w:rPr>
        <w:fldChar w:fldCharType="begin"/>
      </w:r>
      <w:ins w:id="260" w:author="Sam Lo" w:date="2017-02-02T17:19:00Z">
        <w:r w:rsidR="00917EF4">
          <w:rPr>
            <w:rFonts w:ascii="Arial" w:hAnsi="Arial" w:cs="Arial"/>
          </w:rPr>
          <w:instrText xml:space="preserve"> ADDIN ZOTERO_ITEM CSL_CITATION {"citationID":"2o320etfr9","properties":{"formattedCitation":"[23]","plainCitation":"[23]"},"citationItems":[{"id":3560,"uris":["http://zotero.org/users/1792213/items/RRWVABFA"],"uri":["http://zotero.org/users/1792213/items/RRWVABFA"],"itemData":{"id":3560,"type":"chapter","title":"Chapter 3 - Near-Sea-Level Langley Calibration Algorithm","container-title":"Ground-based Aerosol Optical Depth Measurement","page":"31- 37","ISBN":"978-981-287-100-8","author":[{"literal":"Jedol Dayou"},{"literal":"Jackson Hian Wui Chang"},{"literal":"Justin Sentian"}]}}],"schema":"https://github.com/citation-style-language/schema/raw/master/csl-citation.json"} </w:instrText>
        </w:r>
      </w:ins>
      <w:del w:id="261" w:author="Sam Lo" w:date="2017-02-02T11:57:00Z">
        <w:r w:rsidR="00B95532" w:rsidRPr="00F56D8B" w:rsidDel="0029363E">
          <w:rPr>
            <w:rFonts w:ascii="Arial" w:hAnsi="Arial" w:cs="Arial"/>
          </w:rPr>
          <w:delInstrText xml:space="preserve"> ADDIN ZOTERO_ITEM CSL_CITATION {"citationID":"2o320etfr9","properties":{"formattedCitation":"[17]","plainCitation":"[17]"},"citationItems":[{"id":3560,"uris":["http://zotero.org/users/1792213/items/RRWVABFA"],"uri":["http://zotero.org/users/1792213/items/RRWVABFA"],"itemData":{"id":3560,"type":"chapter","title":"Chapter 3 - Near-Sea-Level Langley Calibration Algorithm","container-title":"Ground-based Aerosol Optical Depth Measurement","page":"31- 37","ISBN":"978-981-287-100-8","author":[{"literal":"Jedol Dayou"},{"literal":"Jackson Hian Wui Chang"},{"literal":"Justin Sentian"}]}}],"schema":"https://github.com/citation-style-language/schema/raw/master/csl-citation.json"} </w:delInstrText>
        </w:r>
      </w:del>
      <w:r w:rsidRPr="00F56D8B">
        <w:rPr>
          <w:rFonts w:ascii="Arial" w:hAnsi="Arial" w:cs="Arial"/>
        </w:rPr>
        <w:fldChar w:fldCharType="separate"/>
      </w:r>
      <w:ins w:id="262" w:author="Sam Lo" w:date="2017-02-02T17:19:00Z">
        <w:r w:rsidR="00917EF4">
          <w:rPr>
            <w:rFonts w:ascii="Arial" w:hAnsi="Arial" w:cs="Arial"/>
          </w:rPr>
          <w:t>[23]</w:t>
        </w:r>
      </w:ins>
      <w:del w:id="263" w:author="Sam Lo" w:date="2017-02-02T11:57:00Z">
        <w:r w:rsidR="00B95532" w:rsidRPr="00917EF4" w:rsidDel="0029363E">
          <w:rPr>
            <w:rFonts w:ascii="Arial" w:hAnsi="Arial" w:cs="Arial"/>
          </w:rPr>
          <w:delText>[17]</w:delText>
        </w:r>
      </w:del>
      <w:r w:rsidRPr="00F56D8B">
        <w:rPr>
          <w:rFonts w:ascii="Arial" w:hAnsi="Arial" w:cs="Arial"/>
        </w:rPr>
        <w:fldChar w:fldCharType="end"/>
      </w:r>
      <w:r w:rsidRPr="00F56D8B">
        <w:rPr>
          <w:rFonts w:ascii="Arial" w:hAnsi="Arial" w:cs="Arial"/>
        </w:rPr>
        <w:t xml:space="preserve">. </w:t>
      </w:r>
      <w:bookmarkStart w:id="264" w:name="_Toc456617517"/>
    </w:p>
    <w:p w14:paraId="4F4ABD96" w14:textId="77777777" w:rsidR="00A0289A" w:rsidRPr="00F56D8B" w:rsidRDefault="00A0289A" w:rsidP="00F56D8B">
      <w:pPr>
        <w:jc w:val="both"/>
        <w:rPr>
          <w:rFonts w:ascii="Arial" w:hAnsi="Arial" w:cs="Arial"/>
          <w:lang w:val="en-US"/>
        </w:rPr>
      </w:pPr>
      <w:r w:rsidRPr="00F56D8B">
        <w:rPr>
          <w:rFonts w:ascii="Arial" w:hAnsi="Arial" w:cs="Arial"/>
        </w:rPr>
        <w:br w:type="page"/>
      </w:r>
    </w:p>
    <w:p w14:paraId="015804C1" w14:textId="77777777" w:rsidR="00A0289A" w:rsidRPr="00F56D8B" w:rsidRDefault="00A0289A" w:rsidP="00F56D8B">
      <w:pPr>
        <w:pStyle w:val="Heading2"/>
        <w:ind w:left="0"/>
      </w:pPr>
      <w:bookmarkStart w:id="265" w:name="_Toc346448470"/>
      <w:bookmarkStart w:id="266" w:name="_Toc347617514"/>
      <w:r w:rsidRPr="00F56D8B">
        <w:t>3.6. Perez-</w:t>
      </w:r>
      <w:proofErr w:type="spellStart"/>
      <w:r w:rsidRPr="00F56D8B">
        <w:t>Dumortier</w:t>
      </w:r>
      <w:proofErr w:type="spellEnd"/>
      <w:r w:rsidRPr="00F56D8B">
        <w:t xml:space="preserve"> Model</w:t>
      </w:r>
      <w:bookmarkEnd w:id="264"/>
      <w:bookmarkEnd w:id="265"/>
      <w:bookmarkEnd w:id="266"/>
    </w:p>
    <w:p w14:paraId="28BB0AC0" w14:textId="77777777" w:rsidR="00A0289A" w:rsidRPr="00F56D8B" w:rsidRDefault="00A0289A" w:rsidP="00F56D8B">
      <w:pPr>
        <w:pStyle w:val="Normal1"/>
        <w:jc w:val="both"/>
        <w:rPr>
          <w:rFonts w:ascii="Arial" w:hAnsi="Arial" w:cs="Arial"/>
        </w:rPr>
      </w:pPr>
    </w:p>
    <w:p w14:paraId="2A9828CA" w14:textId="4E29F29E" w:rsidR="00A0289A" w:rsidRPr="00F56D8B" w:rsidRDefault="00A0289A" w:rsidP="00F56D8B">
      <w:pPr>
        <w:pStyle w:val="Normal1"/>
        <w:jc w:val="both"/>
        <w:rPr>
          <w:rFonts w:ascii="Arial" w:hAnsi="Arial" w:cs="Arial"/>
        </w:rPr>
      </w:pPr>
      <w:r w:rsidRPr="00F56D8B">
        <w:rPr>
          <w:rFonts w:ascii="Arial" w:hAnsi="Arial" w:cs="Arial"/>
        </w:rPr>
        <w:t>Perez-</w:t>
      </w:r>
      <w:proofErr w:type="spellStart"/>
      <w:r w:rsidRPr="00F56D8B">
        <w:rPr>
          <w:rFonts w:ascii="Arial" w:hAnsi="Arial" w:cs="Arial"/>
        </w:rPr>
        <w:t>Dumortier</w:t>
      </w:r>
      <w:proofErr w:type="spellEnd"/>
      <w:r w:rsidRPr="00F56D8B">
        <w:rPr>
          <w:rFonts w:ascii="Arial" w:hAnsi="Arial" w:cs="Arial"/>
        </w:rPr>
        <w:t xml:space="preserve"> Model is a data calibration method from Langley extrapolation, where it has a statistical filter and data </w:t>
      </w:r>
      <w:del w:id="267" w:author="Sam Lo" w:date="2017-02-02T12:16:00Z">
        <w:r w:rsidRPr="00F56D8B" w:rsidDel="0028002D">
          <w:rPr>
            <w:rFonts w:ascii="Arial" w:hAnsi="Arial" w:cs="Arial"/>
          </w:rPr>
          <w:delText>modelling</w:delText>
        </w:r>
      </w:del>
      <w:proofErr w:type="spellStart"/>
      <w:ins w:id="268" w:author="Sam Lo" w:date="2017-02-02T12:16:00Z">
        <w:r w:rsidR="0028002D">
          <w:rPr>
            <w:rFonts w:ascii="Arial" w:hAnsi="Arial" w:cs="Arial"/>
          </w:rPr>
          <w:t>modelling</w:t>
        </w:r>
        <w:proofErr w:type="spellEnd"/>
        <w:r w:rsidR="0028002D">
          <w:rPr>
            <w:rFonts w:ascii="Arial" w:hAnsi="Arial" w:cs="Arial"/>
          </w:rPr>
          <w:t xml:space="preserve"> technique</w:t>
        </w:r>
      </w:ins>
      <w:r w:rsidRPr="00F56D8B">
        <w:rPr>
          <w:rFonts w:ascii="Arial" w:hAnsi="Arial" w:cs="Arial"/>
        </w:rPr>
        <w:t>.</w:t>
      </w:r>
      <w:r w:rsidRPr="00F56D8B">
        <w:rPr>
          <w:rFonts w:ascii="Arial" w:hAnsi="Arial" w:cs="Arial"/>
        </w:rPr>
        <w:fldChar w:fldCharType="begin"/>
      </w:r>
      <w:ins w:id="269" w:author="Sam Lo" w:date="2017-02-02T17:19:00Z">
        <w:r w:rsidR="00917EF4">
          <w:rPr>
            <w:rFonts w:ascii="Arial" w:hAnsi="Arial" w:cs="Arial"/>
          </w:rPr>
          <w:instrText xml:space="preserve"> ADDIN ZOTERO_ITEM CSL_CITATION {"citationID":"1rtb2pok4n","properties":{"formattedCitation":"[23]","plainCitation":"[23]"},"citationItems":[{"id":3560,"uris":["http://zotero.org/users/1792213/items/RRWVABFA"],"uri":["http://zotero.org/users/1792213/items/RRWVABFA"],"itemData":{"id":3560,"type":"chapter","title":"Chapter 3 - Near-Sea-Level Langley Calibration Algorithm","container-title":"Ground-based Aerosol Optical Depth Measurement","page":"31- 37","ISBN":"978-981-287-100-8","author":[{"literal":"Jedol Dayou"},{"literal":"Jackson Hian Wui Chang"},{"literal":"Justin Sentian"}]}}],"schema":"https://github.com/citation-style-language/schema/raw/master/csl-citation.json"} </w:instrText>
        </w:r>
      </w:ins>
      <w:del w:id="270" w:author="Sam Lo" w:date="2017-02-02T11:57:00Z">
        <w:r w:rsidR="00B95532" w:rsidRPr="00F56D8B" w:rsidDel="0029363E">
          <w:rPr>
            <w:rFonts w:ascii="Arial" w:hAnsi="Arial" w:cs="Arial"/>
          </w:rPr>
          <w:delInstrText xml:space="preserve"> ADDIN ZOTERO_ITEM CSL_CITATION {"citationID":"1rtb2pok4n","properties":{"formattedCitation":"[17]","plainCitation":"[17]"},"citationItems":[{"id":3560,"uris":["http://zotero.org/users/1792213/items/RRWVABFA"],"uri":["http://zotero.org/users/1792213/items/RRWVABFA"],"itemData":{"id":3560,"type":"chapter","title":"Chapter 3 - Near-Sea-Level Langley Calibration Algorithm","container-title":"Ground-based Aerosol Optical Depth Measurement","page":"31- 37","ISBN":"978-981-287-100-8","author":[{"literal":"Jedol Dayou"},{"literal":"Jackson Hian Wui Chang"},{"literal":"Justin Sentian"}]}}],"schema":"https://github.com/citation-style-language/schema/raw/master/csl-citation.json"} </w:delInstrText>
        </w:r>
      </w:del>
      <w:r w:rsidRPr="00F56D8B">
        <w:rPr>
          <w:rFonts w:ascii="Arial" w:hAnsi="Arial" w:cs="Arial"/>
        </w:rPr>
        <w:fldChar w:fldCharType="separate"/>
      </w:r>
      <w:ins w:id="271" w:author="Sam Lo" w:date="2017-02-02T17:19:00Z">
        <w:r w:rsidR="00917EF4">
          <w:rPr>
            <w:rFonts w:ascii="Arial" w:hAnsi="Arial" w:cs="Arial"/>
          </w:rPr>
          <w:t>[23]</w:t>
        </w:r>
      </w:ins>
      <w:del w:id="272" w:author="Sam Lo" w:date="2017-02-02T11:57:00Z">
        <w:r w:rsidR="00B95532" w:rsidRPr="00917EF4" w:rsidDel="0029363E">
          <w:rPr>
            <w:rFonts w:ascii="Arial" w:hAnsi="Arial" w:cs="Arial"/>
          </w:rPr>
          <w:delText>[17]</w:delText>
        </w:r>
      </w:del>
      <w:r w:rsidRPr="00F56D8B">
        <w:rPr>
          <w:rFonts w:ascii="Arial" w:hAnsi="Arial" w:cs="Arial"/>
        </w:rPr>
        <w:fldChar w:fldCharType="end"/>
      </w:r>
      <w:r w:rsidRPr="00F56D8B">
        <w:rPr>
          <w:rFonts w:ascii="Arial" w:hAnsi="Arial" w:cs="Arial"/>
        </w:rPr>
        <w:t xml:space="preserve"> This method can be used in near sea-level location because it filters out any unstable atmospheric conditions by setting clearness sky indexes. The objectives of using this model are </w:t>
      </w:r>
      <w:ins w:id="273" w:author="Sam Lo" w:date="2017-02-02T12:21:00Z">
        <w:r w:rsidR="007F41A2">
          <w:rPr>
            <w:rFonts w:ascii="Arial" w:hAnsi="Arial" w:cs="Arial"/>
          </w:rPr>
          <w:t xml:space="preserve">1: </w:t>
        </w:r>
      </w:ins>
      <w:r w:rsidRPr="00F56D8B">
        <w:rPr>
          <w:rFonts w:ascii="Arial" w:hAnsi="Arial" w:cs="Arial"/>
        </w:rPr>
        <w:t xml:space="preserve">to determine the clearness of the sky and </w:t>
      </w:r>
      <w:ins w:id="274" w:author="Sam Lo" w:date="2017-02-02T12:21:00Z">
        <w:r w:rsidR="007F41A2">
          <w:rPr>
            <w:rFonts w:ascii="Arial" w:hAnsi="Arial" w:cs="Arial"/>
          </w:rPr>
          <w:t xml:space="preserve">2: </w:t>
        </w:r>
      </w:ins>
      <w:r w:rsidRPr="00F56D8B">
        <w:rPr>
          <w:rFonts w:ascii="Arial" w:hAnsi="Arial" w:cs="Arial"/>
        </w:rPr>
        <w:t>the effects of aerosols to air pollution. The advantage of using Perez-</w:t>
      </w:r>
      <w:proofErr w:type="spellStart"/>
      <w:r w:rsidRPr="00F56D8B">
        <w:rPr>
          <w:rFonts w:ascii="Arial" w:hAnsi="Arial" w:cs="Arial"/>
        </w:rPr>
        <w:t>Dumortier</w:t>
      </w:r>
      <w:proofErr w:type="spellEnd"/>
      <w:r w:rsidRPr="00F56D8B">
        <w:rPr>
          <w:rFonts w:ascii="Arial" w:hAnsi="Arial" w:cs="Arial"/>
        </w:rPr>
        <w:t xml:space="preserve"> model is it can calibrate data in near sea-level locations, which means it can filter out excessive data. However, this </w:t>
      </w:r>
      <w:ins w:id="275" w:author="Sam Lo" w:date="2017-02-02T15:28:00Z">
        <w:r w:rsidR="00861A46">
          <w:rPr>
            <w:rFonts w:ascii="Arial" w:hAnsi="Arial" w:cs="Arial"/>
          </w:rPr>
          <w:t xml:space="preserve">will </w:t>
        </w:r>
      </w:ins>
      <w:r w:rsidRPr="00F56D8B">
        <w:rPr>
          <w:rFonts w:ascii="Arial" w:hAnsi="Arial" w:cs="Arial"/>
        </w:rPr>
        <w:t>require</w:t>
      </w:r>
      <w:del w:id="276" w:author="Sam Lo" w:date="2017-02-02T15:28:00Z">
        <w:r w:rsidRPr="00F56D8B" w:rsidDel="00861A46">
          <w:rPr>
            <w:rFonts w:ascii="Arial" w:hAnsi="Arial" w:cs="Arial"/>
          </w:rPr>
          <w:delText>s</w:delText>
        </w:r>
      </w:del>
      <w:r w:rsidRPr="00F56D8B">
        <w:rPr>
          <w:rFonts w:ascii="Arial" w:hAnsi="Arial" w:cs="Arial"/>
        </w:rPr>
        <w:t xml:space="preserve"> monthly analysis to find out the </w:t>
      </w:r>
      <w:del w:id="277" w:author="Sam Lo" w:date="2017-02-02T12:21:00Z">
        <w:r w:rsidRPr="00F56D8B" w:rsidDel="007F41A2">
          <w:rPr>
            <w:rFonts w:ascii="Arial" w:hAnsi="Arial" w:cs="Arial"/>
          </w:rPr>
          <w:delText>best calibrated</w:delText>
        </w:r>
      </w:del>
      <w:ins w:id="278" w:author="Sam Lo" w:date="2017-02-02T12:21:00Z">
        <w:r w:rsidR="007F41A2" w:rsidRPr="00F56D8B">
          <w:rPr>
            <w:rFonts w:ascii="Arial" w:hAnsi="Arial" w:cs="Arial"/>
          </w:rPr>
          <w:t>best-calibrated</w:t>
        </w:r>
      </w:ins>
      <w:r w:rsidRPr="00F56D8B">
        <w:rPr>
          <w:rFonts w:ascii="Arial" w:hAnsi="Arial" w:cs="Arial"/>
        </w:rPr>
        <w:t xml:space="preserve"> data.</w:t>
      </w:r>
    </w:p>
    <w:p w14:paraId="2A61A5D6" w14:textId="39611B83" w:rsidR="00A0289A" w:rsidRPr="00F56D8B" w:rsidRDefault="00A0289A" w:rsidP="00F56D8B">
      <w:pPr>
        <w:pStyle w:val="Normal1"/>
        <w:jc w:val="both"/>
        <w:rPr>
          <w:rFonts w:ascii="Arial" w:hAnsi="Arial" w:cs="Arial"/>
        </w:rPr>
      </w:pPr>
      <w:r w:rsidRPr="00F56D8B">
        <w:rPr>
          <w:rFonts w:ascii="Arial" w:hAnsi="Arial" w:cs="Arial"/>
        </w:rPr>
        <w:t xml:space="preserve">The Perez Model uses solar irradiance data and solar zenith angle </w:t>
      </w:r>
      <m:oMath>
        <m:r>
          <w:rPr>
            <w:rFonts w:ascii="Cambria Math" w:hAnsi="Cambria Math" w:cs="Arial"/>
          </w:rPr>
          <m:t>θ</m:t>
        </m:r>
      </m:oMath>
      <w:r w:rsidRPr="00F56D8B">
        <w:rPr>
          <w:rFonts w:ascii="Arial" w:hAnsi="Arial" w:cs="Arial"/>
        </w:rPr>
        <w:t xml:space="preserve"> in radians to classify the clearness of the sky with the clearness index </w:t>
      </w:r>
      <w:r w:rsidRPr="00F56D8B">
        <w:rPr>
          <w:rFonts w:ascii="Arial" w:hAnsi="Arial" w:cs="Arial"/>
        </w:rPr>
        <w:sym w:font="Symbol" w:char="0065"/>
      </w:r>
      <w:r w:rsidRPr="00F56D8B">
        <w:rPr>
          <w:rFonts w:ascii="Arial" w:hAnsi="Arial" w:cs="Arial"/>
        </w:rPr>
        <w:fldChar w:fldCharType="begin"/>
      </w:r>
      <w:ins w:id="279" w:author="Sam Lo" w:date="2017-02-02T17:19:00Z">
        <w:r w:rsidR="00917EF4">
          <w:rPr>
            <w:rFonts w:ascii="Arial" w:hAnsi="Arial" w:cs="Arial"/>
          </w:rPr>
          <w:instrText xml:space="preserve"> ADDIN ZOTERO_ITEM CSL_CITATION {"citationID":"2pbt0hm4cr","properties":{"formattedCitation":"[23]","plainCitation":"[23]"},"citationItems":[{"id":3560,"uris":["http://zotero.org/users/1792213/items/RRWVABFA"],"uri":["http://zotero.org/users/1792213/items/RRWVABFA"],"itemData":{"id":3560,"type":"chapter","title":"Chapter 3 - Near-Sea-Level Langley Calibration Algorithm","container-title":"Ground-based Aerosol Optical Depth Measurement","page":"31- 37","ISBN":"978-981-287-100-8","author":[{"literal":"Jedol Dayou"},{"literal":"Jackson Hian Wui Chang"},{"literal":"Justin Sentian"}]}}],"schema":"https://github.com/citation-style-language/schema/raw/master/csl-citation.json"} </w:instrText>
        </w:r>
      </w:ins>
      <w:del w:id="280" w:author="Sam Lo" w:date="2017-02-02T11:57:00Z">
        <w:r w:rsidR="00B95532" w:rsidRPr="00F56D8B" w:rsidDel="0029363E">
          <w:rPr>
            <w:rFonts w:ascii="Arial" w:hAnsi="Arial" w:cs="Arial"/>
          </w:rPr>
          <w:delInstrText xml:space="preserve"> ADDIN ZOTERO_ITEM CSL_CITATION {"citationID":"2pbt0hm4cr","properties":{"formattedCitation":"[17]","plainCitation":"[17]"},"citationItems":[{"id":3560,"uris":["http://zotero.org/users/1792213/items/RRWVABFA"],"uri":["http://zotero.org/users/1792213/items/RRWVABFA"],"itemData":{"id":3560,"type":"chapter","title":"Chapter 3 - Near-Sea-Level Langley Calibration Algorithm","container-title":"Ground-based Aerosol Optical Depth Measurement","page":"31- 37","ISBN":"978-981-287-100-8","author":[{"literal":"Jedol Dayou"},{"literal":"Jackson Hian Wui Chang"},{"literal":"Justin Sentian"}]}}],"schema":"https://github.com/citation-style-language/schema/raw/master/csl-citation.json"} </w:delInstrText>
        </w:r>
      </w:del>
      <w:r w:rsidRPr="00F56D8B">
        <w:rPr>
          <w:rFonts w:ascii="Arial" w:hAnsi="Arial" w:cs="Arial"/>
        </w:rPr>
        <w:fldChar w:fldCharType="separate"/>
      </w:r>
      <w:ins w:id="281" w:author="Sam Lo" w:date="2017-02-02T17:19:00Z">
        <w:r w:rsidR="00917EF4">
          <w:rPr>
            <w:rFonts w:ascii="Arial" w:hAnsi="Arial" w:cs="Arial"/>
          </w:rPr>
          <w:t>[23]</w:t>
        </w:r>
      </w:ins>
      <w:del w:id="282" w:author="Sam Lo" w:date="2017-02-02T11:57:00Z">
        <w:r w:rsidR="00B95532" w:rsidRPr="00917EF4" w:rsidDel="0029363E">
          <w:rPr>
            <w:rFonts w:ascii="Arial" w:hAnsi="Arial" w:cs="Arial"/>
          </w:rPr>
          <w:delText>[17]</w:delText>
        </w:r>
      </w:del>
      <w:r w:rsidRPr="00F56D8B">
        <w:rPr>
          <w:rFonts w:ascii="Arial" w:hAnsi="Arial" w:cs="Arial"/>
        </w:rPr>
        <w:fldChar w:fldCharType="end"/>
      </w:r>
      <w:r w:rsidRPr="00F56D8B">
        <w:rPr>
          <w:rFonts w:ascii="Arial" w:hAnsi="Arial" w:cs="Arial"/>
        </w:rPr>
        <w:fldChar w:fldCharType="begin"/>
      </w:r>
      <w:ins w:id="283" w:author="Sam Lo" w:date="2017-02-02T17:19:00Z">
        <w:r w:rsidR="00917EF4">
          <w:rPr>
            <w:rFonts w:ascii="Arial" w:hAnsi="Arial" w:cs="Arial"/>
          </w:rPr>
          <w:instrText xml:space="preserve"> ADDIN ZOTERO_ITEM CSL_CITATION {"citationID":"nq5vt9p6r","properties":{"formattedCitation":"[24]","plainCitation":"[24]"},"citationItems":[{"id":3562,"uris":["http://zotero.org/users/1792213/items/WIUQIRPD"],"uri":["http://zotero.org/users/1792213/items/WIUQIRPD"],"itemData":{"id":3562,"type":"article-journal","title":"Modelling daylight availability and irradiance components from direct and global irradiance","author":[{"family":"Perez","given":"R"},{"family":"Ineichen","given":"P"},{"family":"Seals","given":"R"}]}}],"schema":"https://github.com/citation-style-language/schema/raw/master/csl-citation.json"} </w:instrText>
        </w:r>
      </w:ins>
      <w:del w:id="284" w:author="Sam Lo" w:date="2017-02-02T11:57:00Z">
        <w:r w:rsidR="00B95532" w:rsidRPr="00F56D8B" w:rsidDel="0029363E">
          <w:rPr>
            <w:rFonts w:ascii="Arial" w:hAnsi="Arial" w:cs="Arial"/>
          </w:rPr>
          <w:delInstrText xml:space="preserve"> ADDIN ZOTERO_ITEM CSL_CITATION {"citationID":"nq5vt9p6r","properties":{"formattedCitation":"[18]","plainCitation":"[18]"},"citationItems":[{"id":3562,"uris":["http://zotero.org/users/1792213/items/WIUQIRPD"],"uri":["http://zotero.org/users/1792213/items/WIUQIRPD"],"itemData":{"id":3562,"type":"article-journal","title":"Modelling daylight availability and irradiance components from direct and global irradiance","author":[{"family":"Perez","given":"R"},{"family":"Ineichen","given":"P"},{"family":"Seals","given":"R"}]}}],"schema":"https://github.com/citation-style-language/schema/raw/master/csl-citation.json"} </w:delInstrText>
        </w:r>
      </w:del>
      <w:r w:rsidRPr="00F56D8B">
        <w:rPr>
          <w:rFonts w:ascii="Arial" w:hAnsi="Arial" w:cs="Arial"/>
        </w:rPr>
        <w:fldChar w:fldCharType="separate"/>
      </w:r>
      <w:ins w:id="285" w:author="Sam Lo" w:date="2017-02-02T17:19:00Z">
        <w:r w:rsidR="00917EF4">
          <w:rPr>
            <w:rFonts w:ascii="Arial" w:hAnsi="Arial" w:cs="Arial"/>
          </w:rPr>
          <w:t>[24]</w:t>
        </w:r>
      </w:ins>
      <w:del w:id="286" w:author="Sam Lo" w:date="2017-02-02T11:57:00Z">
        <w:r w:rsidR="00B95532" w:rsidRPr="00917EF4" w:rsidDel="0029363E">
          <w:rPr>
            <w:rFonts w:ascii="Arial" w:hAnsi="Arial" w:cs="Arial"/>
          </w:rPr>
          <w:delText>[18]</w:delText>
        </w:r>
      </w:del>
      <w:r w:rsidRPr="00F56D8B">
        <w:rPr>
          <w:rFonts w:ascii="Arial" w:hAnsi="Arial" w:cs="Arial"/>
        </w:rPr>
        <w:fldChar w:fldCharType="end"/>
      </w:r>
      <w:r w:rsidRPr="00F56D8B">
        <w:rPr>
          <w:rFonts w:ascii="Arial" w:hAnsi="Arial" w:cs="Arial"/>
        </w:rPr>
        <w:t>. The solar irradiance data includes global horizontal irradiance</w:t>
      </w:r>
      <m:oMath>
        <m:sSub>
          <m:sSubPr>
            <m:ctrlPr>
              <w:rPr>
                <w:rFonts w:ascii="Cambria Math" w:hAnsi="Cambria Math" w:cs="Arial"/>
                <w:i/>
              </w:rPr>
            </m:ctrlPr>
          </m:sSubPr>
          <m:e>
            <m:r>
              <w:rPr>
                <w:rFonts w:ascii="Cambria Math" w:hAnsi="Cambria Math" w:cs="Arial"/>
              </w:rPr>
              <m:t xml:space="preserve"> I</m:t>
            </m:r>
          </m:e>
          <m:sub>
            <m:r>
              <w:rPr>
                <w:rFonts w:ascii="Cambria Math" w:hAnsi="Cambria Math" w:cs="Arial"/>
              </w:rPr>
              <m:t>eg</m:t>
            </m:r>
          </m:sub>
        </m:sSub>
      </m:oMath>
      <w:r w:rsidRPr="00F56D8B">
        <w:rPr>
          <w:rFonts w:ascii="Arial" w:hAnsi="Arial" w:cs="Arial"/>
        </w:rPr>
        <w:t xml:space="preserve">, direct normal irradiance </w:t>
      </w:r>
      <m:oMath>
        <m:sSub>
          <m:sSubPr>
            <m:ctrlPr>
              <w:rPr>
                <w:rFonts w:ascii="Cambria Math" w:hAnsi="Cambria Math" w:cs="Arial"/>
                <w:i/>
              </w:rPr>
            </m:ctrlPr>
          </m:sSubPr>
          <m:e>
            <m:r>
              <w:rPr>
                <w:rFonts w:ascii="Cambria Math" w:hAnsi="Cambria Math" w:cs="Arial"/>
              </w:rPr>
              <m:t>I</m:t>
            </m:r>
          </m:e>
          <m:sub>
            <m:r>
              <w:rPr>
                <w:rFonts w:ascii="Cambria Math" w:hAnsi="Cambria Math" w:cs="Arial"/>
              </w:rPr>
              <m:t>dir</m:t>
            </m:r>
          </m:sub>
        </m:sSub>
      </m:oMath>
      <w:r w:rsidRPr="00F56D8B">
        <w:rPr>
          <w:rFonts w:ascii="Arial" w:hAnsi="Arial" w:cs="Arial"/>
        </w:rPr>
        <w:t>and diffuse horizontal irradiance</w:t>
      </w:r>
      <m:oMath>
        <m:r>
          <w:rPr>
            <w:rFonts w:ascii="Cambria Math" w:hAnsi="Cambria Math" w:cs="Arial"/>
          </w:rPr>
          <m:t xml:space="preserve"> </m:t>
        </m:r>
        <m:sSub>
          <m:sSubPr>
            <m:ctrlPr>
              <w:rPr>
                <w:rFonts w:ascii="Cambria Math" w:hAnsi="Cambria Math" w:cs="Arial"/>
                <w:i/>
              </w:rPr>
            </m:ctrlPr>
          </m:sSubPr>
          <m:e>
            <w:del w:id="287" w:author="Sam Lo" w:date="2017-02-02T12:22:00Z">
              <m:r>
                <w:rPr>
                  <w:rFonts w:ascii="Arial" w:hAnsi="Arial" w:cs="Arial"/>
                </w:rPr>
                <m:t>I</m:t>
              </m:r>
            </w:del>
            <w:ins w:id="288" w:author="Sam Lo" w:date="2017-02-02T12:22:00Z">
              <m:r>
                <w:rPr>
                  <w:rFonts w:ascii="Cambria Math" w:hAnsi="Cambria Math" w:cs="Cambria Math"/>
                </w:rPr>
                <m:t>I</m:t>
              </m:r>
            </w:ins>
          </m:e>
          <m:sub>
            <m:r>
              <w:rPr>
                <w:rFonts w:ascii="Cambria Math" w:hAnsi="Cambria Math" w:cs="Arial"/>
              </w:rPr>
              <m:t>ed</m:t>
            </m:r>
          </m:sub>
        </m:sSub>
      </m:oMath>
      <w:r w:rsidRPr="00F56D8B">
        <w:rPr>
          <w:rFonts w:ascii="Arial" w:hAnsi="Arial" w:cs="Arial"/>
        </w:rPr>
        <w:t xml:space="preserve">. The clearness index </w:t>
      </w:r>
      <w:r w:rsidRPr="00F56D8B">
        <w:rPr>
          <w:rFonts w:ascii="Arial" w:hAnsi="Arial" w:cs="Arial"/>
        </w:rPr>
        <w:sym w:font="Symbol" w:char="0065"/>
      </w:r>
      <m:oMath>
        <m:r>
          <m:rPr>
            <m:sty m:val="p"/>
          </m:rPr>
          <w:rPr>
            <w:rFonts w:ascii="Cambria Math" w:hAnsi="Cambria Math" w:cs="Arial"/>
          </w:rPr>
          <m:t xml:space="preserve"> </m:t>
        </m:r>
      </m:oMath>
      <w:r w:rsidRPr="00F56D8B">
        <w:rPr>
          <w:rFonts w:ascii="Arial" w:hAnsi="Arial" w:cs="Arial"/>
        </w:rPr>
        <w:t xml:space="preserve">is defined as in Equation </w:t>
      </w:r>
      <w:ins w:id="289" w:author="Sam Lo" w:date="2017-02-02T12:22:00Z">
        <w:r w:rsidR="007F41A2">
          <w:rPr>
            <w:rFonts w:ascii="Arial" w:hAnsi="Arial" w:cs="Arial"/>
          </w:rPr>
          <w:t>8</w:t>
        </w:r>
      </w:ins>
      <w:del w:id="290" w:author="Sam Lo" w:date="2017-02-02T12:22:00Z">
        <w:r w:rsidRPr="00F56D8B" w:rsidDel="007F41A2">
          <w:rPr>
            <w:rFonts w:ascii="Arial" w:hAnsi="Arial" w:cs="Arial"/>
          </w:rPr>
          <w:delText>11</w:delText>
        </w:r>
      </w:del>
      <w:r w:rsidRPr="00F56D8B">
        <w:rPr>
          <w:rFonts w:ascii="Arial" w:hAnsi="Arial" w:cs="Arial"/>
        </w:rPr>
        <w:t xml:space="preserve">. </w:t>
      </w:r>
    </w:p>
    <w:p w14:paraId="7F23D9C5" w14:textId="77777777" w:rsidR="00A0289A" w:rsidRPr="00F56D8B" w:rsidRDefault="00A0289A" w:rsidP="00F56D8B">
      <w:pPr>
        <w:pStyle w:val="Normal1"/>
        <w:jc w:val="both"/>
        <w:rPr>
          <w:rFonts w:ascii="Arial" w:hAnsi="Arial" w:cs="Arial"/>
        </w:rPr>
      </w:pPr>
    </w:p>
    <w:p w14:paraId="1D6646A7" w14:textId="357DC085" w:rsidR="00A0289A" w:rsidRPr="00F56D8B" w:rsidRDefault="00EA0934" w:rsidP="00F56D8B">
      <w:pPr>
        <w:jc w:val="both"/>
        <w:rPr>
          <w:rFonts w:ascii="Arial" w:hAnsi="Arial" w:cs="Arial"/>
        </w:rPr>
      </w:pPr>
      <m:oMath>
        <m:r>
          <m:rPr>
            <m:sty m:val="p"/>
          </m:rPr>
          <w:rPr>
            <w:rFonts w:ascii="Cambria Math" w:hAnsi="Cambria Math" w:cs="Arial"/>
          </w:rPr>
          <m:t xml:space="preserve">ε= </m:t>
        </m:r>
        <m:f>
          <m:fPr>
            <m:ctrlPr>
              <w:rPr>
                <w:rFonts w:ascii="Cambria Math" w:hAnsi="Cambria Math" w:cs="Arial"/>
              </w:rPr>
            </m:ctrlPr>
          </m:fPr>
          <m:num>
            <m:sSub>
              <m:sSubPr>
                <m:ctrlPr>
                  <w:rPr>
                    <w:rFonts w:ascii="Cambria Math" w:hAnsi="Cambria Math" w:cs="Arial"/>
                  </w:rPr>
                </m:ctrlPr>
              </m:sSubPr>
              <m:e>
                <m:r>
                  <m:rPr>
                    <m:sty m:val="p"/>
                  </m:rPr>
                  <w:rPr>
                    <w:rFonts w:ascii="Cambria Math" w:hAnsi="Cambria Math" w:cs="Arial"/>
                  </w:rPr>
                  <m:t>((</m:t>
                </m:r>
                <m:r>
                  <w:rPr>
                    <w:rFonts w:ascii="Cambria Math" w:hAnsi="Cambria Math" w:cs="Arial"/>
                  </w:rPr>
                  <m:t>I</m:t>
                </m:r>
              </m:e>
              <m:sub>
                <m:r>
                  <w:rPr>
                    <w:rFonts w:ascii="Cambria Math" w:hAnsi="Cambria Math" w:cs="Arial"/>
                  </w:rPr>
                  <m:t>ed</m:t>
                </m:r>
              </m:sub>
            </m:sSub>
            <m:r>
              <m:rPr>
                <m:sty m:val="p"/>
              </m:rPr>
              <w:rPr>
                <w:rFonts w:ascii="Cambria Math" w:hAnsi="Cambria Math" w:cs="Arial"/>
              </w:rPr>
              <m:t xml:space="preserve">+ </m:t>
            </m:r>
            <m:sSub>
              <m:sSubPr>
                <m:ctrlPr>
                  <w:rPr>
                    <w:rFonts w:ascii="Cambria Math" w:hAnsi="Cambria Math" w:cs="Arial"/>
                  </w:rPr>
                </m:ctrlPr>
              </m:sSubPr>
              <m:e>
                <m:r>
                  <w:rPr>
                    <w:rFonts w:ascii="Cambria Math" w:hAnsi="Cambria Math" w:cs="Arial"/>
                  </w:rPr>
                  <m:t>I</m:t>
                </m:r>
              </m:e>
              <m:sub>
                <m:r>
                  <w:rPr>
                    <w:rFonts w:ascii="Cambria Math" w:hAnsi="Cambria Math" w:cs="Arial"/>
                  </w:rPr>
                  <m:t>dir</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I</m:t>
                </m:r>
              </m:e>
              <m:sub>
                <m:r>
                  <w:rPr>
                    <w:rFonts w:ascii="Cambria Math" w:hAnsi="Cambria Math" w:cs="Arial"/>
                  </w:rPr>
                  <m:t>ed</m:t>
                </m:r>
              </m:sub>
            </m:sSub>
            <m:r>
              <m:rPr>
                <m:sty m:val="p"/>
              </m:rPr>
              <w:rPr>
                <w:rFonts w:ascii="Cambria Math" w:hAnsi="Cambria Math" w:cs="Arial"/>
              </w:rPr>
              <m:t>)+1.041</m:t>
            </m:r>
            <m:sSup>
              <m:sSupPr>
                <m:ctrlPr>
                  <w:rPr>
                    <w:rFonts w:ascii="Cambria Math" w:hAnsi="Cambria Math" w:cs="Arial"/>
                  </w:rPr>
                </m:ctrlPr>
              </m:sSupPr>
              <m:e>
                <m:r>
                  <w:rPr>
                    <w:rFonts w:ascii="Cambria Math" w:hAnsi="Cambria Math" w:cs="Arial"/>
                  </w:rPr>
                  <m:t>θ</m:t>
                </m:r>
              </m:e>
              <m:sup>
                <m:r>
                  <m:rPr>
                    <m:sty m:val="p"/>
                  </m:rPr>
                  <w:rPr>
                    <w:rFonts w:ascii="Cambria Math" w:hAnsi="Cambria Math" w:cs="Arial"/>
                  </w:rPr>
                  <m:t>3</m:t>
                </m:r>
              </m:sup>
            </m:sSup>
          </m:num>
          <m:den>
            <m:r>
              <m:rPr>
                <m:sty m:val="p"/>
              </m:rPr>
              <w:rPr>
                <w:rFonts w:ascii="Cambria Math" w:hAnsi="Cambria Math" w:cs="Arial"/>
              </w:rPr>
              <m:t>1+1.041</m:t>
            </m:r>
            <m:sSup>
              <m:sSupPr>
                <m:ctrlPr>
                  <w:rPr>
                    <w:rFonts w:ascii="Cambria Math" w:hAnsi="Cambria Math" w:cs="Arial"/>
                  </w:rPr>
                </m:ctrlPr>
              </m:sSupPr>
              <m:e>
                <m:r>
                  <w:rPr>
                    <w:rFonts w:ascii="Cambria Math" w:hAnsi="Cambria Math" w:cs="Arial"/>
                  </w:rPr>
                  <m:t>θ</m:t>
                </m:r>
              </m:e>
              <m:sup>
                <m:r>
                  <m:rPr>
                    <m:sty m:val="p"/>
                  </m:rPr>
                  <w:rPr>
                    <w:rFonts w:ascii="Cambria Math" w:hAnsi="Cambria Math" w:cs="Arial"/>
                  </w:rPr>
                  <m:t>3</m:t>
                </m:r>
              </m:sup>
            </m:sSup>
          </m:den>
        </m:f>
      </m:oMath>
      <w:r w:rsidR="00DD11C0" w:rsidRPr="00F56D8B">
        <w:rPr>
          <w:rFonts w:ascii="Arial" w:hAnsi="Arial" w:cs="Arial"/>
        </w:rPr>
        <w:t xml:space="preserve">      (Equation 8</w:t>
      </w:r>
      <w:r w:rsidR="00A0289A" w:rsidRPr="00F56D8B">
        <w:rPr>
          <w:rFonts w:ascii="Arial" w:hAnsi="Arial" w:cs="Arial"/>
        </w:rPr>
        <w:t>)</w:t>
      </w:r>
    </w:p>
    <w:p w14:paraId="77B13C12" w14:textId="77777777" w:rsidR="00A0289A" w:rsidRPr="00F56D8B" w:rsidRDefault="00A0289A" w:rsidP="00F56D8B">
      <w:pPr>
        <w:pStyle w:val="Normal1"/>
        <w:jc w:val="both"/>
        <w:rPr>
          <w:rFonts w:ascii="Arial" w:hAnsi="Arial" w:cs="Arial"/>
        </w:rPr>
      </w:pPr>
    </w:p>
    <w:p w14:paraId="655A82B6" w14:textId="74482D69" w:rsidR="00A0289A" w:rsidRPr="00F56D8B" w:rsidRDefault="00A0289A" w:rsidP="00F56D8B">
      <w:pPr>
        <w:pStyle w:val="Normal1"/>
        <w:jc w:val="both"/>
        <w:rPr>
          <w:rFonts w:ascii="Arial" w:hAnsi="Arial" w:cs="Arial"/>
        </w:rPr>
      </w:pPr>
      <w:r w:rsidRPr="00F56D8B">
        <w:rPr>
          <w:rFonts w:ascii="Arial" w:hAnsi="Arial" w:cs="Arial"/>
        </w:rPr>
        <w:t xml:space="preserve">The solar irradiance is measured in </w:t>
      </w:r>
      <m:oMath>
        <m:r>
          <w:rPr>
            <w:rFonts w:ascii="Cambria Math" w:hAnsi="Cambria Math" w:cs="Arial"/>
          </w:rPr>
          <m:t>W/</m:t>
        </m:r>
        <m:sSup>
          <m:sSupPr>
            <m:ctrlPr>
              <w:rPr>
                <w:rFonts w:ascii="Cambria Math" w:hAnsi="Cambria Math" w:cs="Arial"/>
                <w:i/>
              </w:rPr>
            </m:ctrlPr>
          </m:sSupPr>
          <m:e>
            <m:r>
              <w:rPr>
                <w:rFonts w:ascii="Cambria Math" w:hAnsi="Cambria Math" w:cs="Arial"/>
              </w:rPr>
              <m:t>AU</m:t>
            </m:r>
          </m:e>
          <m:sup>
            <m:r>
              <w:rPr>
                <w:rFonts w:ascii="Cambria Math" w:hAnsi="Cambria Math" w:cs="Arial"/>
              </w:rPr>
              <m:t>2</m:t>
            </m:r>
          </m:sup>
        </m:sSup>
      </m:oMath>
      <w:r w:rsidRPr="00F56D8B">
        <w:rPr>
          <w:rFonts w:ascii="Arial" w:hAnsi="Arial" w:cs="Arial"/>
        </w:rPr>
        <w:t xml:space="preserve">, and the distance between the sun photometer and the sun is 1 astronomical unit (1 AU). </w:t>
      </w:r>
      <w:r w:rsidRPr="00F56D8B">
        <w:rPr>
          <w:rFonts w:ascii="Arial" w:hAnsi="Arial" w:cs="Arial"/>
        </w:rPr>
        <w:fldChar w:fldCharType="begin"/>
      </w:r>
      <w:ins w:id="291" w:author="Sam Lo" w:date="2017-02-02T17:19:00Z">
        <w:r w:rsidR="00917EF4">
          <w:rPr>
            <w:rFonts w:ascii="Arial" w:hAnsi="Arial" w:cs="Arial"/>
          </w:rPr>
          <w:instrText xml:space="preserve"> ADDIN ZOTERO_ITEM CSL_CITATION {"citationID":"a1gji7B1","properties":{"formattedCitation":"[25]","plainCitation":"[25]"},"citationItems":[{"id":2750,"uris":["http://zotero.org/users/1792213/items/I6NGE4ZJ"],"uri":["http://zotero.org/users/1792213/items/I6NGE4ZJ"],"itemData":{"id":2750,"type":"article-journal","title":"Simple Solar Spectral Model for Direct and Diffuse Irradiance on Horizontal and Tilted Planes at the Earth's Surface for Cloudless Atmospheres","container-title":"Journal of Climate and Applied Meteorology","page":"87-97","volume":"25","issue":"1","source":"journals.ametsoc.org (Atypon)","abstract":"In a previous work, we described a simple model for calculating direct normal and diffuse horizontal spectral solar irradiance for cloudless sky conditions. In this paper, we present a new simple model (SPCTRAL2) that incorporates improvements to the simple model approach and an algorithm for calculating spectral irradiance on tilted surfaces. The model was developed using comparisons with rigorous radiative transfer codes and limited outdoor measurements. SPCTRAL2 produces terrestrial spectra between 0.3 and 4.0 μm with a resolution of approximately 10 nm. Inputs to the model include the solar zenith angle, the collector tilt angle, atmospheric turbidity, the amount of precipitable water vapor and ozone, surface pressure, and ground albedo. A major goal of this work is to provide researchers with the capability to calculate spectral irradiance for different atmospheric conditions and different solar collector geometries using microcomputers.","DOI":"10.1175/1520-0450(1986)025&lt;0087:SSSMFD&gt;2.0.CO;2","ISSN":"0733-3021","journalAbbreviation":"J. Climate Appl. Meteor.","author":[{"family":"Bird","given":"Richard E."},{"family":"Riordan","given":"Carol"}],"issued":{"date-parts":[["1986",1,1]]}}}],"schema":"https://github.com/citation-style-language/schema/raw/master/csl-citation.json"} </w:instrText>
        </w:r>
      </w:ins>
      <w:del w:id="292" w:author="Sam Lo" w:date="2017-02-02T11:57:00Z">
        <w:r w:rsidR="00B95532" w:rsidRPr="00F56D8B" w:rsidDel="0029363E">
          <w:rPr>
            <w:rFonts w:ascii="Arial" w:hAnsi="Arial" w:cs="Arial"/>
          </w:rPr>
          <w:delInstrText xml:space="preserve"> ADDIN ZOTERO_ITEM CSL_CITATION {"citationID":"a1gji7B1","properties":{"formattedCitation":"[19]","plainCitation":"[19]"},"citationItems":[{"id":2750,"uris":["http://zotero.org/users/1792213/items/I6NGE4ZJ"],"uri":["http://zotero.org/users/1792213/items/I6NGE4ZJ"],"itemData":{"id":2750,"type":"article-journal","title":"Simple Solar Spectral Model for Direct and Diffuse Irradiance on Horizontal and Tilted Planes at the Earth's Surface for Cloudless Atmospheres","container-title":"Journal of Climate and Applied Meteorology","page":"87-97","volume":"25","issue":"1","source":"journals.ametsoc.org (Atypon)","abstract":"In a previous work, we described a simple model for calculating direct normal and diffuse horizontal spectral solar irradiance for cloudless sky conditions. In this paper, we present a new simple model (SPCTRAL2) that incorporates improvements to the simple model approach and an algorithm for calculating spectral irradiance on tilted surfaces. The model was developed using comparisons with rigorous radiative transfer codes and limited outdoor measurements. SPCTRAL2 produces terrestrial spectra between 0.3 and 4.0 μm with a resolution of approximately 10 nm. Inputs to the model include the solar zenith angle, the collector tilt angle, atmospheric turbidity, the amount of precipitable water vapor and ozone, surface pressure, and ground albedo. A major goal of this work is to provide researchers with the capability to calculate spectral irradiance for different atmospheric conditions and different solar collector geometries using microcomputers.","DOI":"10.1175/1520-0450(1986)025&lt;0087:SSSMFD&gt;2.0.CO;2","ISSN":"0733-3021","journalAbbreviation":"J. Climate Appl. Meteor.","author":[{"family":"Bird","given":"Richard E."},{"family":"Riordan","given":"Carol"}],"issued":{"date-parts":[["1986",1,1]]}}}],"schema":"https://github.com/citation-style-language/schema/raw/master/csl-citation.json"} </w:delInstrText>
        </w:r>
      </w:del>
      <w:r w:rsidRPr="00F56D8B">
        <w:rPr>
          <w:rFonts w:ascii="Arial" w:hAnsi="Arial" w:cs="Arial"/>
        </w:rPr>
        <w:fldChar w:fldCharType="separate"/>
      </w:r>
      <w:ins w:id="293" w:author="Sam Lo" w:date="2017-02-02T17:19:00Z">
        <w:r w:rsidR="00917EF4">
          <w:rPr>
            <w:rFonts w:ascii="Arial" w:hAnsi="Arial" w:cs="Arial"/>
          </w:rPr>
          <w:t>[25]</w:t>
        </w:r>
      </w:ins>
      <w:del w:id="294" w:author="Sam Lo" w:date="2017-02-02T11:57:00Z">
        <w:r w:rsidR="00B95532" w:rsidRPr="00917EF4" w:rsidDel="0029363E">
          <w:rPr>
            <w:rFonts w:ascii="Arial" w:hAnsi="Arial" w:cs="Arial"/>
          </w:rPr>
          <w:delText>[19]</w:delText>
        </w:r>
      </w:del>
      <w:r w:rsidRPr="00F56D8B">
        <w:rPr>
          <w:rFonts w:ascii="Arial" w:hAnsi="Arial" w:cs="Arial"/>
        </w:rPr>
        <w:fldChar w:fldCharType="end"/>
      </w:r>
      <w:r w:rsidRPr="00F56D8B">
        <w:rPr>
          <w:rFonts w:ascii="Arial" w:hAnsi="Arial" w:cs="Arial"/>
        </w:rPr>
        <w:t xml:space="preserve">Therefore, the solar irradiance data can be presented in terms of voltage. The sun photometer will be mounted on a tracking device, which can track the direction of the sun. This means that the voltage data related to solar irradiance will be depending on the properties of the photodiode sensors. Photodiodes and light emitting diodes are sensors that will detect the voltage from the sun, and they have specification on their viewing angle </w:t>
      </w:r>
      <m:oMath>
        <m:r>
          <w:rPr>
            <w:rFonts w:ascii="Cambria Math" w:hAnsi="Cambria Math" w:cs="Arial"/>
          </w:rPr>
          <m:t>δ</m:t>
        </m:r>
      </m:oMath>
      <w:r w:rsidRPr="00F56D8B">
        <w:rPr>
          <w:rFonts w:ascii="Arial" w:hAnsi="Arial" w:cs="Arial"/>
        </w:rPr>
        <w:t xml:space="preserve">. The viewing angle </w:t>
      </w:r>
      <m:oMath>
        <m:r>
          <w:rPr>
            <w:rFonts w:ascii="Cambria Math" w:hAnsi="Cambria Math" w:cs="Arial"/>
          </w:rPr>
          <m:t>δ</m:t>
        </m:r>
      </m:oMath>
      <w:r w:rsidRPr="00F56D8B">
        <w:rPr>
          <w:rFonts w:ascii="Arial" w:hAnsi="Arial" w:cs="Arial"/>
        </w:rPr>
        <w:t xml:space="preserve"> of sensor is the angle the sensor can detect from incoming light</w:t>
      </w:r>
      <w:r w:rsidRPr="00F56D8B">
        <w:rPr>
          <w:rFonts w:ascii="Arial" w:hAnsi="Arial" w:cs="Arial"/>
        </w:rPr>
        <w:fldChar w:fldCharType="begin"/>
      </w:r>
      <w:ins w:id="295" w:author="Sam Lo" w:date="2017-02-02T17:19:00Z">
        <w:r w:rsidR="00917EF4">
          <w:rPr>
            <w:rFonts w:ascii="Arial" w:hAnsi="Arial" w:cs="Arial"/>
          </w:rPr>
          <w:instrText xml:space="preserve"> ADDIN ZOTERO_ITEM CSL_CITATION {"citationID":"AiTfAeMx","properties":{"formattedCitation":"[26]","plainCitation":"[26]"},"citationItems":[{"id":3658,"uris":["http://zotero.org/users/1792213/items/BGNTQVCE"],"uri":["http://zotero.org/users/1792213/items/BGNTQVCE"],"itemData":{"id":3658,"type":"article","title":"High Efficiency LED in Ø 3  mm Tinted Diffused Package.pdf","URL":"http://www.farnell.com/datasheets/1864142.pdf?_ga=1.156583551.596898551.1364680808","author":[{"literal":"Vishay"}],"accessed":{"date-parts":[["2017",1,27]]}}}],"schema":"https://github.com/citation-style-language/schema/raw/master/csl-citation.json"} </w:instrText>
        </w:r>
      </w:ins>
      <w:del w:id="296" w:author="Sam Lo" w:date="2017-02-02T11:57:00Z">
        <w:r w:rsidR="00176BB1" w:rsidRPr="00F56D8B" w:rsidDel="0029363E">
          <w:rPr>
            <w:rFonts w:ascii="Arial" w:hAnsi="Arial" w:cs="Arial"/>
          </w:rPr>
          <w:delInstrText xml:space="preserve"> ADDIN ZOTERO_ITEM CSL_CITATION {"citationID":"AiTfAeMx","properties":{"formattedCitation":"[20]","plainCitation":"[20]"},"citationItems":[{"id":3658,"uris":["http://zotero.org/users/1792213/items/BGNTQVCE"],"uri":["http://zotero.org/users/1792213/items/BGNTQVCE"],"itemData":{"id":3658,"type":"article","title":"High Efficiency LED in Ø 3  mm Tinted Diffused Package.pdf","URL":"http://www.farnell.com/datasheets/1864142.pdf?_ga=1.156583551.596898551.1364680808","author":[{"literal":"Vishay"}],"accessed":{"date-parts":[["2017",1,27]]}}}],"schema":"https://github.com/citation-style-language/schema/raw/master/csl-citation.json"} </w:delInstrText>
        </w:r>
      </w:del>
      <w:r w:rsidRPr="00F56D8B">
        <w:rPr>
          <w:rFonts w:ascii="Arial" w:hAnsi="Arial" w:cs="Arial"/>
        </w:rPr>
        <w:fldChar w:fldCharType="separate"/>
      </w:r>
      <w:ins w:id="297" w:author="Sam Lo" w:date="2017-02-02T17:19:00Z">
        <w:r w:rsidR="00917EF4">
          <w:rPr>
            <w:rFonts w:ascii="Arial" w:hAnsi="Arial" w:cs="Arial"/>
          </w:rPr>
          <w:t>[26]</w:t>
        </w:r>
      </w:ins>
      <w:del w:id="298" w:author="Sam Lo" w:date="2017-02-02T11:57:00Z">
        <w:r w:rsidR="00B95532" w:rsidRPr="00917EF4" w:rsidDel="0029363E">
          <w:rPr>
            <w:rFonts w:ascii="Arial" w:hAnsi="Arial" w:cs="Arial"/>
          </w:rPr>
          <w:delText>[20]</w:delText>
        </w:r>
      </w:del>
      <w:r w:rsidRPr="00F56D8B">
        <w:rPr>
          <w:rFonts w:ascii="Arial" w:hAnsi="Arial" w:cs="Arial"/>
        </w:rPr>
        <w:fldChar w:fldCharType="end"/>
      </w:r>
      <w:r w:rsidRPr="00F56D8B">
        <w:rPr>
          <w:rFonts w:ascii="Arial" w:hAnsi="Arial" w:cs="Arial"/>
        </w:rPr>
        <w:t xml:space="preserve">. The full detection beam is at the halfway line between two halves of the viewing angle. It will be the critical factor to determine the diffuse horizontal irradiance and the direct normal irradiance because the voltage data collected from the sensors is the total voltage of the direct horizontal voltage </w:t>
      </w:r>
      <m:oMath>
        <m:sSub>
          <m:sSubPr>
            <m:ctrlPr>
              <w:rPr>
                <w:rFonts w:ascii="Cambria Math" w:hAnsi="Cambria Math" w:cs="Arial"/>
                <w:i/>
              </w:rPr>
            </m:ctrlPr>
          </m:sSubPr>
          <m:e>
            <m:r>
              <w:rPr>
                <w:rFonts w:ascii="Cambria Math" w:hAnsi="Cambria Math" w:cs="Arial"/>
              </w:rPr>
              <m:t>V</m:t>
            </m:r>
          </m:e>
          <m:sub>
            <m:r>
              <w:rPr>
                <w:rFonts w:ascii="Cambria Math" w:hAnsi="Cambria Math" w:cs="Arial"/>
              </w:rPr>
              <m:t>dir</m:t>
            </m:r>
          </m:sub>
        </m:sSub>
      </m:oMath>
      <w:r w:rsidRPr="00F56D8B">
        <w:rPr>
          <w:rFonts w:ascii="Arial" w:hAnsi="Arial" w:cs="Arial"/>
        </w:rPr>
        <w:t>and diffused horizontal voltage</w:t>
      </w:r>
      <m:oMath>
        <m:sSub>
          <m:sSubPr>
            <m:ctrlPr>
              <w:rPr>
                <w:rFonts w:ascii="Cambria Math" w:hAnsi="Cambria Math" w:cs="Arial"/>
                <w:i/>
              </w:rPr>
            </m:ctrlPr>
          </m:sSubPr>
          <m:e>
            <m:r>
              <w:rPr>
                <w:rFonts w:ascii="Cambria Math" w:hAnsi="Cambria Math" w:cs="Arial"/>
              </w:rPr>
              <m:t xml:space="preserve"> V</m:t>
            </m:r>
          </m:e>
          <m:sub>
            <m:r>
              <w:rPr>
                <w:rFonts w:ascii="Cambria Math" w:hAnsi="Cambria Math" w:cs="Arial"/>
              </w:rPr>
              <m:t>ed</m:t>
            </m:r>
          </m:sub>
        </m:sSub>
      </m:oMath>
      <w:r w:rsidRPr="00F56D8B">
        <w:rPr>
          <w:rFonts w:ascii="Arial" w:hAnsi="Arial" w:cs="Arial"/>
        </w:rPr>
        <w:t xml:space="preserve">. The diffuse horizontal voltage </w:t>
      </w:r>
      <m:oMath>
        <m:sSub>
          <m:sSubPr>
            <m:ctrlPr>
              <w:rPr>
                <w:rFonts w:ascii="Cambria Math" w:hAnsi="Cambria Math" w:cs="Arial"/>
                <w:i/>
              </w:rPr>
            </m:ctrlPr>
          </m:sSubPr>
          <m:e>
            <m:r>
              <w:rPr>
                <w:rFonts w:ascii="Cambria Math" w:hAnsi="Cambria Math" w:cs="Arial"/>
              </w:rPr>
              <m:t xml:space="preserve"> V</m:t>
            </m:r>
          </m:e>
          <m:sub>
            <m:r>
              <w:rPr>
                <w:rFonts w:ascii="Cambria Math" w:hAnsi="Cambria Math" w:cs="Arial"/>
              </w:rPr>
              <m:t>ed</m:t>
            </m:r>
          </m:sub>
        </m:sSub>
      </m:oMath>
      <w:r w:rsidRPr="00F56D8B">
        <w:rPr>
          <w:rFonts w:ascii="Arial" w:hAnsi="Arial" w:cs="Arial"/>
        </w:rPr>
        <w:t xml:space="preserve"> can be calculated from the direct horizontal voltage </w:t>
      </w:r>
      <m:oMath>
        <m:sSub>
          <m:sSubPr>
            <m:ctrlPr>
              <w:rPr>
                <w:rFonts w:ascii="Cambria Math" w:hAnsi="Cambria Math" w:cs="Arial"/>
                <w:i/>
              </w:rPr>
            </m:ctrlPr>
          </m:sSubPr>
          <m:e>
            <m:r>
              <w:rPr>
                <w:rFonts w:ascii="Cambria Math" w:hAnsi="Cambria Math" w:cs="Arial"/>
              </w:rPr>
              <m:t>V</m:t>
            </m:r>
          </m:e>
          <m:sub>
            <m:r>
              <w:rPr>
                <w:rFonts w:ascii="Cambria Math" w:hAnsi="Cambria Math" w:cs="Arial"/>
              </w:rPr>
              <m:t>dir</m:t>
            </m:r>
          </m:sub>
        </m:sSub>
      </m:oMath>
      <w:r w:rsidRPr="00F56D8B">
        <w:rPr>
          <w:rFonts w:ascii="Arial" w:hAnsi="Arial" w:cs="Arial"/>
        </w:rPr>
        <w:t xml:space="preserve">, and global horizontal voltage </w:t>
      </w:r>
      <m:oMath>
        <m:sSub>
          <m:sSubPr>
            <m:ctrlPr>
              <w:rPr>
                <w:rFonts w:ascii="Cambria Math" w:hAnsi="Cambria Math" w:cs="Arial"/>
                <w:i/>
              </w:rPr>
            </m:ctrlPr>
          </m:sSubPr>
          <m:e>
            <m:r>
              <w:rPr>
                <w:rFonts w:ascii="Cambria Math" w:hAnsi="Cambria Math" w:cs="Arial"/>
              </w:rPr>
              <m:t>V</m:t>
            </m:r>
          </m:e>
          <m:sub>
            <m:r>
              <w:rPr>
                <w:rFonts w:ascii="Cambria Math" w:hAnsi="Cambria Math" w:cs="Arial"/>
              </w:rPr>
              <m:t>eg</m:t>
            </m:r>
          </m:sub>
        </m:sSub>
      </m:oMath>
      <w:r w:rsidRPr="00F56D8B">
        <w:rPr>
          <w:rFonts w:ascii="Arial" w:hAnsi="Arial" w:cs="Arial"/>
        </w:rPr>
        <w:t>, with two diffuse beams at half of the sensors’ viewing angle. It can be done on a clear day w</w:t>
      </w:r>
      <w:proofErr w:type="spellStart"/>
      <w:r w:rsidR="00DD11C0" w:rsidRPr="00F56D8B">
        <w:rPr>
          <w:rFonts w:ascii="Arial" w:hAnsi="Arial" w:cs="Arial"/>
        </w:rPr>
        <w:t>ithout</w:t>
      </w:r>
      <w:proofErr w:type="spellEnd"/>
      <w:r w:rsidR="00DD11C0" w:rsidRPr="00F56D8B">
        <w:rPr>
          <w:rFonts w:ascii="Arial" w:hAnsi="Arial" w:cs="Arial"/>
        </w:rPr>
        <w:t xml:space="preserve"> any aerosols. Equation 9</w:t>
      </w:r>
      <w:r w:rsidRPr="00F56D8B">
        <w:rPr>
          <w:rFonts w:ascii="Arial" w:hAnsi="Arial" w:cs="Arial"/>
        </w:rPr>
        <w:t xml:space="preserve"> shows the global horizontal voltage </w:t>
      </w:r>
      <m:oMath>
        <m:sSub>
          <m:sSubPr>
            <m:ctrlPr>
              <w:rPr>
                <w:rFonts w:ascii="Cambria Math" w:hAnsi="Cambria Math" w:cs="Arial"/>
                <w:i/>
              </w:rPr>
            </m:ctrlPr>
          </m:sSubPr>
          <m:e>
            <m:r>
              <w:rPr>
                <w:rFonts w:ascii="Cambria Math" w:hAnsi="Cambria Math" w:cs="Arial"/>
              </w:rPr>
              <m:t>V</m:t>
            </m:r>
          </m:e>
          <m:sub>
            <m:r>
              <w:rPr>
                <w:rFonts w:ascii="Cambria Math" w:hAnsi="Cambria Math" w:cs="Arial"/>
              </w:rPr>
              <m:t>eg</m:t>
            </m:r>
          </m:sub>
        </m:sSub>
      </m:oMath>
      <w:r w:rsidR="00DD11C0" w:rsidRPr="00F56D8B">
        <w:rPr>
          <w:rFonts w:ascii="Arial" w:hAnsi="Arial" w:cs="Arial"/>
        </w:rPr>
        <w:t xml:space="preserve"> and Equation 10</w:t>
      </w:r>
      <w:r w:rsidRPr="00F56D8B">
        <w:rPr>
          <w:rFonts w:ascii="Arial" w:hAnsi="Arial" w:cs="Arial"/>
        </w:rPr>
        <w:t xml:space="preserve"> shows the diffuse horizontal voltage </w:t>
      </w:r>
      <m:oMath>
        <m:sSub>
          <m:sSubPr>
            <m:ctrlPr>
              <w:rPr>
                <w:rFonts w:ascii="Cambria Math" w:hAnsi="Cambria Math" w:cs="Arial"/>
                <w:i/>
              </w:rPr>
            </m:ctrlPr>
          </m:sSubPr>
          <m:e>
            <m:r>
              <w:rPr>
                <w:rFonts w:ascii="Cambria Math" w:hAnsi="Cambria Math" w:cs="Arial"/>
              </w:rPr>
              <m:t>V</m:t>
            </m:r>
          </m:e>
          <m:sub>
            <m:r>
              <w:rPr>
                <w:rFonts w:ascii="Cambria Math" w:hAnsi="Cambria Math" w:cs="Arial"/>
              </w:rPr>
              <m:t>ed</m:t>
            </m:r>
          </m:sub>
        </m:sSub>
      </m:oMath>
    </w:p>
    <w:p w14:paraId="5C5569D7" w14:textId="77777777" w:rsidR="00A0289A" w:rsidRPr="00F56D8B" w:rsidRDefault="00A0289A" w:rsidP="00F56D8B">
      <w:pPr>
        <w:pStyle w:val="Normal1"/>
        <w:jc w:val="both"/>
        <w:rPr>
          <w:rFonts w:ascii="Arial" w:hAnsi="Arial" w:cs="Arial"/>
        </w:rPr>
      </w:pPr>
    </w:p>
    <w:p w14:paraId="53CA4242" w14:textId="5EE98F8B" w:rsidR="00A0289A" w:rsidRPr="00F56D8B" w:rsidRDefault="004871A0" w:rsidP="00F56D8B">
      <w:pPr>
        <w:pStyle w:val="Normal1"/>
        <w:jc w:val="both"/>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eg</m:t>
            </m:r>
          </m:sub>
        </m:sSub>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V</m:t>
                </m:r>
              </m:e>
              <m:sub>
                <m:r>
                  <w:rPr>
                    <w:rFonts w:ascii="Cambria Math" w:hAnsi="Cambria Math" w:cs="Arial"/>
                  </w:rPr>
                  <m:t>dir</m:t>
                </m:r>
              </m:sub>
            </m:sSub>
          </m:e>
          <m:sup>
            <m:r>
              <w:rPr>
                <w:rFonts w:ascii="Cambria Math" w:hAnsi="Cambria Math" w:cs="Arial"/>
              </w:rPr>
              <m:t>2</m:t>
            </m:r>
          </m:sup>
        </m:sSup>
        <m:func>
          <m:funcPr>
            <m:ctrlPr>
              <w:rPr>
                <w:rFonts w:ascii="Cambria Math" w:hAnsi="Cambria Math" w:cs="Arial"/>
                <w:i/>
              </w:rPr>
            </m:ctrlPr>
          </m:funcPr>
          <m:fName>
            <m:func>
              <m:funcPr>
                <m:ctrlPr>
                  <w:rPr>
                    <w:rFonts w:ascii="Cambria Math" w:hAnsi="Cambria Math" w:cs="Arial"/>
                  </w:rPr>
                </m:ctrlPr>
              </m:funcPr>
              <m:fName>
                <m:r>
                  <m:rPr>
                    <m:sty m:val="p"/>
                  </m:rPr>
                  <w:rPr>
                    <w:rFonts w:ascii="Cambria Math" w:hAnsi="Cambria Math" w:cs="Arial"/>
                  </w:rPr>
                  <m:t>sin</m:t>
                </m:r>
              </m:fName>
              <m:e>
                <m:d>
                  <m:dPr>
                    <m:ctrlPr>
                      <w:rPr>
                        <w:rFonts w:ascii="Cambria Math" w:hAnsi="Cambria Math" w:cs="Arial"/>
                        <w:i/>
                      </w:rPr>
                    </m:ctrlPr>
                  </m:dPr>
                  <m:e>
                    <m:f>
                      <m:fPr>
                        <m:ctrlPr>
                          <w:rPr>
                            <w:rFonts w:ascii="Cambria Math" w:hAnsi="Cambria Math" w:cs="Arial"/>
                            <w:i/>
                          </w:rPr>
                        </m:ctrlPr>
                      </m:fPr>
                      <m:num>
                        <m:r>
                          <w:rPr>
                            <w:rFonts w:ascii="Cambria Math" w:hAnsi="Cambria Math" w:cs="Arial"/>
                          </w:rPr>
                          <m:t>δ</m:t>
                        </m:r>
                      </m:num>
                      <m:den>
                        <m:r>
                          <w:rPr>
                            <w:rFonts w:ascii="Cambria Math" w:hAnsi="Cambria Math" w:cs="Arial"/>
                          </w:rPr>
                          <m:t>2</m:t>
                        </m:r>
                      </m:den>
                    </m:f>
                  </m:e>
                </m:d>
              </m:e>
            </m:func>
            <m:r>
              <m:rPr>
                <m:sty m:val="p"/>
              </m:rPr>
              <w:rPr>
                <w:rFonts w:ascii="Cambria Math" w:hAnsi="Cambria Math" w:cs="Arial"/>
              </w:rPr>
              <m:t xml:space="preserve"> cos</m:t>
            </m:r>
          </m:fName>
          <m:e>
            <m:d>
              <m:dPr>
                <m:ctrlPr>
                  <w:rPr>
                    <w:rFonts w:ascii="Cambria Math" w:hAnsi="Cambria Math" w:cs="Arial"/>
                    <w:i/>
                  </w:rPr>
                </m:ctrlPr>
              </m:dPr>
              <m:e>
                <m:f>
                  <m:fPr>
                    <m:ctrlPr>
                      <w:rPr>
                        <w:rFonts w:ascii="Cambria Math" w:hAnsi="Cambria Math" w:cs="Arial"/>
                        <w:i/>
                      </w:rPr>
                    </m:ctrlPr>
                  </m:fPr>
                  <m:num>
                    <m:r>
                      <w:rPr>
                        <w:rFonts w:ascii="Cambria Math" w:hAnsi="Cambria Math" w:cs="Arial"/>
                      </w:rPr>
                      <m:t>δ</m:t>
                    </m:r>
                  </m:num>
                  <m:den>
                    <m:r>
                      <w:rPr>
                        <w:rFonts w:ascii="Cambria Math" w:hAnsi="Cambria Math" w:cs="Arial"/>
                      </w:rPr>
                      <m:t>2</m:t>
                    </m:r>
                  </m:den>
                </m:f>
              </m:e>
            </m:d>
          </m:e>
        </m:func>
        <m:r>
          <w:rPr>
            <w:rFonts w:ascii="Cambria Math" w:hAnsi="Cambria Math" w:cs="Arial"/>
          </w:rPr>
          <m:t xml:space="preserve">= </m:t>
        </m:r>
        <m:sSub>
          <m:sSubPr>
            <m:ctrlPr>
              <w:rPr>
                <w:rFonts w:ascii="Cambria Math" w:hAnsi="Cambria Math" w:cs="Arial"/>
                <w:i/>
              </w:rPr>
            </m:ctrlPr>
          </m:sSubPr>
          <m:e>
            <m:r>
              <w:rPr>
                <w:rFonts w:ascii="Cambria Math" w:hAnsi="Cambria Math" w:cs="Arial"/>
              </w:rPr>
              <m:t>V</m:t>
            </m:r>
          </m:e>
          <m:sub>
            <m:r>
              <w:rPr>
                <w:rFonts w:ascii="Cambria Math" w:hAnsi="Cambria Math" w:cs="Arial"/>
              </w:rPr>
              <m:t>ed</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V</m:t>
            </m:r>
          </m:e>
          <m:sub>
            <m:r>
              <w:rPr>
                <w:rFonts w:ascii="Cambria Math" w:hAnsi="Cambria Math" w:cs="Arial"/>
              </w:rPr>
              <m:t>d</m:t>
            </m:r>
            <w:ins w:id="299" w:author="Sam Lo" w:date="2017-02-02T12:47:00Z">
              <m:r>
                <w:rPr>
                  <w:rFonts w:ascii="Cambria Math" w:hAnsi="Cambria Math" w:cs="Cambria Math"/>
                </w:rPr>
                <m:t>i</m:t>
              </m:r>
            </w:ins>
            <w:del w:id="300" w:author="Sam Lo" w:date="2017-02-02T12:47:00Z">
              <m:r>
                <w:rPr>
                  <w:rFonts w:ascii="Arial" w:hAnsi="Arial" w:cs="Arial"/>
                </w:rPr>
                <m:t>i</m:t>
              </m:r>
            </w:del>
            <m:r>
              <w:rPr>
                <w:rFonts w:ascii="Cambria Math" w:hAnsi="Cambria Math" w:cs="Arial"/>
              </w:rPr>
              <m:t>r</m:t>
            </m:r>
          </m:sub>
        </m:sSub>
      </m:oMath>
      <w:r w:rsidR="00DD11C0" w:rsidRPr="00F56D8B">
        <w:rPr>
          <w:rFonts w:ascii="Arial" w:hAnsi="Arial" w:cs="Arial"/>
        </w:rPr>
        <w:t xml:space="preserve">     (Equation 9</w:t>
      </w:r>
      <w:r w:rsidR="00A0289A" w:rsidRPr="00F56D8B">
        <w:rPr>
          <w:rFonts w:ascii="Arial" w:hAnsi="Arial" w:cs="Arial"/>
        </w:rPr>
        <w:t>)</w:t>
      </w:r>
    </w:p>
    <w:p w14:paraId="115CC010" w14:textId="030E83F9" w:rsidR="00A0289A" w:rsidRPr="00F56D8B" w:rsidDel="00667F77" w:rsidRDefault="004871A0" w:rsidP="00F56D8B">
      <w:pPr>
        <w:pStyle w:val="Normal1"/>
        <w:jc w:val="both"/>
        <w:rPr>
          <w:del w:id="301" w:author="Sam Lo" w:date="2017-02-02T12:46:00Z"/>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ed</m:t>
            </m:r>
          </m:sub>
        </m:sSub>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V</m:t>
                </m:r>
              </m:e>
              <m:sub>
                <m:r>
                  <w:rPr>
                    <w:rFonts w:ascii="Cambria Math" w:hAnsi="Cambria Math" w:cs="Arial"/>
                  </w:rPr>
                  <m:t>dir</m:t>
                </m:r>
              </m:sub>
            </m:sSub>
          </m:e>
          <m:sup>
            <m:r>
              <w:rPr>
                <w:rFonts w:ascii="Cambria Math" w:hAnsi="Cambria Math" w:cs="Arial"/>
              </w:rPr>
              <m:t>2</m:t>
            </m:r>
          </m:sup>
        </m:sSup>
        <m:func>
          <m:funcPr>
            <m:ctrlPr>
              <w:rPr>
                <w:rFonts w:ascii="Cambria Math" w:hAnsi="Cambria Math" w:cs="Arial"/>
                <w:i/>
              </w:rPr>
            </m:ctrlPr>
          </m:funcPr>
          <m:fName>
            <m:func>
              <m:funcPr>
                <m:ctrlPr>
                  <w:rPr>
                    <w:rFonts w:ascii="Cambria Math" w:hAnsi="Cambria Math" w:cs="Arial"/>
                  </w:rPr>
                </m:ctrlPr>
              </m:funcPr>
              <m:fName>
                <m:r>
                  <m:rPr>
                    <m:sty m:val="p"/>
                  </m:rPr>
                  <w:rPr>
                    <w:rFonts w:ascii="Cambria Math" w:hAnsi="Cambria Math" w:cs="Arial"/>
                  </w:rPr>
                  <m:t>sin</m:t>
                </m:r>
              </m:fName>
              <m:e>
                <m:d>
                  <m:dPr>
                    <m:ctrlPr>
                      <w:rPr>
                        <w:rFonts w:ascii="Cambria Math" w:hAnsi="Cambria Math" w:cs="Arial"/>
                        <w:i/>
                      </w:rPr>
                    </m:ctrlPr>
                  </m:dPr>
                  <m:e>
                    <m:f>
                      <m:fPr>
                        <m:ctrlPr>
                          <w:rPr>
                            <w:rFonts w:ascii="Cambria Math" w:hAnsi="Cambria Math" w:cs="Arial"/>
                            <w:i/>
                          </w:rPr>
                        </m:ctrlPr>
                      </m:fPr>
                      <m:num>
                        <m:r>
                          <w:rPr>
                            <w:rFonts w:ascii="Cambria Math" w:hAnsi="Cambria Math" w:cs="Arial"/>
                          </w:rPr>
                          <m:t>δ</m:t>
                        </m:r>
                      </m:num>
                      <m:den>
                        <m:r>
                          <w:rPr>
                            <w:rFonts w:ascii="Cambria Math" w:hAnsi="Cambria Math" w:cs="Arial"/>
                          </w:rPr>
                          <m:t>2</m:t>
                        </m:r>
                      </m:den>
                    </m:f>
                  </m:e>
                </m:d>
              </m:e>
            </m:func>
            <m:r>
              <m:rPr>
                <m:sty m:val="p"/>
              </m:rPr>
              <w:rPr>
                <w:rFonts w:ascii="Cambria Math" w:hAnsi="Cambria Math" w:cs="Arial"/>
              </w:rPr>
              <m:t xml:space="preserve"> cos</m:t>
            </m:r>
          </m:fName>
          <m:e>
            <m:d>
              <m:dPr>
                <m:ctrlPr>
                  <w:rPr>
                    <w:rFonts w:ascii="Cambria Math" w:hAnsi="Cambria Math" w:cs="Arial"/>
                    <w:i/>
                  </w:rPr>
                </m:ctrlPr>
              </m:dPr>
              <m:e>
                <m:f>
                  <m:fPr>
                    <m:ctrlPr>
                      <w:rPr>
                        <w:rFonts w:ascii="Cambria Math" w:hAnsi="Cambria Math" w:cs="Arial"/>
                        <w:i/>
                      </w:rPr>
                    </m:ctrlPr>
                  </m:fPr>
                  <m:num>
                    <m:r>
                      <w:rPr>
                        <w:rFonts w:ascii="Cambria Math" w:hAnsi="Cambria Math" w:cs="Arial"/>
                      </w:rPr>
                      <m:t>δ</m:t>
                    </m:r>
                  </m:num>
                  <m:den>
                    <m:r>
                      <w:rPr>
                        <w:rFonts w:ascii="Cambria Math" w:hAnsi="Cambria Math" w:cs="Arial"/>
                      </w:rPr>
                      <m:t>2</m:t>
                    </m:r>
                  </m:den>
                </m:f>
              </m:e>
            </m:d>
          </m:e>
        </m:func>
        <m:r>
          <w:rPr>
            <w:rFonts w:ascii="Cambria Math" w:hAnsi="Cambria Math" w:cs="Arial"/>
          </w:rPr>
          <m:t>-</m:t>
        </m:r>
      </m:oMath>
      <w:r w:rsidR="00A0289A" w:rsidRPr="00F56D8B">
        <w:rPr>
          <w:rFonts w:ascii="Arial" w:hAnsi="Arial" w:cs="Arial"/>
        </w:rPr>
        <w:t xml:space="preserve"> </w:t>
      </w:r>
      <m:oMath>
        <m:sSub>
          <m:sSubPr>
            <m:ctrlPr>
              <w:rPr>
                <w:rFonts w:ascii="Cambria Math" w:hAnsi="Cambria Math" w:cs="Arial"/>
                <w:i/>
              </w:rPr>
            </m:ctrlPr>
          </m:sSubPr>
          <m:e>
            <m:r>
              <w:rPr>
                <w:rFonts w:ascii="Cambria Math" w:hAnsi="Cambria Math" w:cs="Arial"/>
              </w:rPr>
              <m:t>V</m:t>
            </m:r>
          </m:e>
          <m:sub>
            <m:r>
              <w:rPr>
                <w:rFonts w:ascii="Cambria Math" w:hAnsi="Cambria Math" w:cs="Arial"/>
              </w:rPr>
              <m:t>dir</m:t>
            </m:r>
          </m:sub>
        </m:sSub>
        <w:ins w:id="302" w:author="Sam Lo" w:date="2017-02-02T12:46:00Z">
          <m:r>
            <w:rPr>
              <w:rFonts w:ascii="Cambria Math" w:hAnsi="Cambria Math" w:cs="Arial"/>
            </w:rPr>
            <m:t xml:space="preserve">                     </m:t>
          </m:r>
        </w:ins>
      </m:oMath>
    </w:p>
    <w:p w14:paraId="2E40D060" w14:textId="5046548E" w:rsidR="00A0289A" w:rsidRPr="00F56D8B" w:rsidRDefault="00A0289A" w:rsidP="00F56D8B">
      <w:pPr>
        <w:pStyle w:val="Normal1"/>
        <w:jc w:val="both"/>
        <w:rPr>
          <w:rFonts w:ascii="Arial" w:hAnsi="Arial" w:cs="Arial"/>
        </w:rPr>
      </w:pPr>
      <w:del w:id="303" w:author="Sam Lo" w:date="2017-02-02T12:46:00Z">
        <m:oMath>
          <m:r>
            <w:rPr>
              <w:rFonts w:ascii="Cambria Math" w:hAnsi="Cambria Math" w:cs="Arial"/>
            </w:rPr>
            <m:t xml:space="preserve">        </m:t>
          </m:r>
        </m:oMath>
        <w:r w:rsidRPr="00F56D8B" w:rsidDel="00667F77">
          <w:rPr>
            <w:rFonts w:ascii="Arial" w:hAnsi="Arial" w:cs="Arial"/>
          </w:rPr>
          <w:delText xml:space="preserve">= </w:delText>
        </w:r>
        <m:oMath>
          <m:sSub>
            <m:sSubPr>
              <m:ctrlPr>
                <w:rPr>
                  <w:rFonts w:ascii="Cambria Math" w:hAnsi="Cambria Math" w:cs="Arial"/>
                  <w:i/>
                </w:rPr>
              </m:ctrlPr>
            </m:sSubPr>
            <m:e>
              <m:r>
                <w:rPr>
                  <w:rFonts w:ascii="Cambria Math" w:hAnsi="Cambria Math" w:cs="Arial"/>
                </w:rPr>
                <m:t>V</m:t>
              </m:r>
            </m:e>
            <m:sub>
              <m:r>
                <w:rPr>
                  <w:rFonts w:ascii="Cambria Math" w:hAnsi="Cambria Math" w:cs="Arial"/>
                </w:rPr>
                <m:t>dir</m:t>
              </m:r>
            </m:sub>
          </m:sSub>
          <m:r>
            <w:rPr>
              <w:rFonts w:ascii="Cambria Math" w:hAnsi="Cambria Math" w:cs="Arial"/>
            </w:rPr>
            <m:t>(</m:t>
          </m:r>
          <m:func>
            <m:funcPr>
              <m:ctrlPr>
                <w:rPr>
                  <w:rFonts w:ascii="Cambria Math" w:hAnsi="Cambria Math" w:cs="Arial"/>
                  <w:i/>
                </w:rPr>
              </m:ctrlPr>
            </m:funcPr>
            <m:fName>
              <m:func>
                <m:funcPr>
                  <m:ctrlPr>
                    <w:rPr>
                      <w:rFonts w:ascii="Cambria Math" w:hAnsi="Cambria Math" w:cs="Arial"/>
                    </w:rPr>
                  </m:ctrlPr>
                </m:funcPr>
                <m:fName>
                  <m:sSub>
                    <m:sSubPr>
                      <m:ctrlPr>
                        <w:rPr>
                          <w:rFonts w:ascii="Cambria Math" w:hAnsi="Cambria Math" w:cs="Arial"/>
                          <w:i/>
                        </w:rPr>
                      </m:ctrlPr>
                    </m:sSubPr>
                    <m:e>
                      <m:r>
                        <w:rPr>
                          <w:rFonts w:ascii="Cambria Math" w:hAnsi="Cambria Math" w:cs="Arial"/>
                        </w:rPr>
                        <m:t>V</m:t>
                      </m:r>
                    </m:e>
                    <m:sub>
                      <m:r>
                        <w:rPr>
                          <w:rFonts w:ascii="Cambria Math" w:hAnsi="Cambria Math" w:cs="Arial"/>
                        </w:rPr>
                        <m:t>dir</m:t>
                      </m:r>
                    </m:sub>
                  </m:sSub>
                  <m:r>
                    <m:rPr>
                      <m:sty m:val="p"/>
                    </m:rPr>
                    <w:rPr>
                      <w:rFonts w:ascii="Cambria Math" w:hAnsi="Cambria Math" w:cs="Arial"/>
                    </w:rPr>
                    <m:t>sin</m:t>
                  </m:r>
                </m:fName>
                <m:e>
                  <m:d>
                    <m:dPr>
                      <m:ctrlPr>
                        <w:rPr>
                          <w:rFonts w:ascii="Cambria Math" w:hAnsi="Cambria Math" w:cs="Arial"/>
                          <w:i/>
                        </w:rPr>
                      </m:ctrlPr>
                    </m:dPr>
                    <m:e>
                      <m:f>
                        <m:fPr>
                          <m:ctrlPr>
                            <w:rPr>
                              <w:rFonts w:ascii="Cambria Math" w:hAnsi="Cambria Math" w:cs="Arial"/>
                              <w:i/>
                            </w:rPr>
                          </m:ctrlPr>
                        </m:fPr>
                        <m:num>
                          <m:r>
                            <w:rPr>
                              <w:rFonts w:ascii="Cambria Math" w:hAnsi="Cambria Math" w:cs="Arial"/>
                            </w:rPr>
                            <m:t>δ</m:t>
                          </m:r>
                        </m:num>
                        <m:den>
                          <m:r>
                            <w:rPr>
                              <w:rFonts w:ascii="Cambria Math" w:hAnsi="Cambria Math" w:cs="Arial"/>
                            </w:rPr>
                            <m:t>2</m:t>
                          </m:r>
                        </m:den>
                      </m:f>
                    </m:e>
                  </m:d>
                </m:e>
              </m:func>
              <m:r>
                <m:rPr>
                  <m:sty m:val="p"/>
                </m:rPr>
                <w:rPr>
                  <w:rFonts w:ascii="Cambria Math" w:hAnsi="Cambria Math" w:cs="Arial"/>
                </w:rPr>
                <m:t xml:space="preserve"> cos</m:t>
              </m:r>
            </m:fName>
            <m:e>
              <m:d>
                <m:dPr>
                  <m:ctrlPr>
                    <w:rPr>
                      <w:rFonts w:ascii="Cambria Math" w:hAnsi="Cambria Math" w:cs="Arial"/>
                      <w:i/>
                    </w:rPr>
                  </m:ctrlPr>
                </m:dPr>
                <m:e>
                  <m:f>
                    <m:fPr>
                      <m:ctrlPr>
                        <w:rPr>
                          <w:rFonts w:ascii="Cambria Math" w:hAnsi="Cambria Math" w:cs="Arial"/>
                          <w:i/>
                        </w:rPr>
                      </m:ctrlPr>
                    </m:fPr>
                    <m:num>
                      <m:r>
                        <w:rPr>
                          <w:rFonts w:ascii="Cambria Math" w:hAnsi="Cambria Math" w:cs="Arial"/>
                        </w:rPr>
                        <m:t>δ</m:t>
                      </m:r>
                    </m:num>
                    <m:den>
                      <m:r>
                        <w:rPr>
                          <w:rFonts w:ascii="Cambria Math" w:hAnsi="Cambria Math" w:cs="Arial"/>
                        </w:rPr>
                        <m:t>2</m:t>
                      </m:r>
                    </m:den>
                  </m:f>
                </m:e>
              </m:d>
            </m:e>
          </m:func>
          <m:r>
            <w:rPr>
              <w:rFonts w:ascii="Cambria Math" w:hAnsi="Cambria Math" w:cs="Arial"/>
            </w:rPr>
            <m:t>-1)</m:t>
          </m:r>
        </m:oMath>
        <w:r w:rsidR="00DD11C0" w:rsidRPr="00F56D8B" w:rsidDel="00667F77">
          <w:rPr>
            <w:rFonts w:ascii="Arial" w:hAnsi="Arial" w:cs="Arial"/>
          </w:rPr>
          <w:delText xml:space="preserve">   </w:delText>
        </w:r>
      </w:del>
      <w:r w:rsidR="00DD11C0" w:rsidRPr="00F56D8B">
        <w:rPr>
          <w:rFonts w:ascii="Arial" w:hAnsi="Arial" w:cs="Arial"/>
        </w:rPr>
        <w:t>(Equation 10</w:t>
      </w:r>
      <w:r w:rsidRPr="00F56D8B">
        <w:rPr>
          <w:rFonts w:ascii="Arial" w:hAnsi="Arial" w:cs="Arial"/>
        </w:rPr>
        <w:t>)</w:t>
      </w:r>
    </w:p>
    <w:p w14:paraId="0786ACF3" w14:textId="77777777" w:rsidR="00A0289A" w:rsidRPr="00F56D8B" w:rsidRDefault="00A0289A" w:rsidP="00F56D8B">
      <w:pPr>
        <w:pStyle w:val="Normal1"/>
        <w:jc w:val="both"/>
        <w:rPr>
          <w:rFonts w:ascii="Arial" w:hAnsi="Arial" w:cs="Arial"/>
        </w:rPr>
      </w:pPr>
    </w:p>
    <w:p w14:paraId="54A590FC" w14:textId="77777777" w:rsidR="00A0289A" w:rsidRPr="00F56D8B" w:rsidRDefault="00DD11C0" w:rsidP="00F56D8B">
      <w:pPr>
        <w:pStyle w:val="Normal1"/>
        <w:jc w:val="both"/>
        <w:rPr>
          <w:rFonts w:ascii="Arial" w:hAnsi="Arial" w:cs="Arial"/>
        </w:rPr>
      </w:pPr>
      <w:r w:rsidRPr="00F56D8B">
        <w:rPr>
          <w:rFonts w:ascii="Arial" w:hAnsi="Arial" w:cs="Arial"/>
        </w:rPr>
        <w:t>Rearranging equation 10</w:t>
      </w:r>
      <w:r w:rsidR="00A0289A" w:rsidRPr="00F56D8B">
        <w:rPr>
          <w:rFonts w:ascii="Arial" w:hAnsi="Arial" w:cs="Arial"/>
        </w:rPr>
        <w:t xml:space="preserve"> in terms of voltage gives: </w:t>
      </w:r>
    </w:p>
    <w:p w14:paraId="6EB801EA" w14:textId="77777777" w:rsidR="00A0289A" w:rsidRPr="00F56D8B" w:rsidRDefault="00A0289A" w:rsidP="00F56D8B">
      <w:pPr>
        <w:pStyle w:val="Normal1"/>
        <w:jc w:val="both"/>
        <w:rPr>
          <w:rFonts w:ascii="Arial" w:hAnsi="Arial" w:cs="Arial"/>
        </w:rPr>
      </w:pPr>
    </w:p>
    <w:p w14:paraId="242E5D34" w14:textId="77777777" w:rsidR="00A0289A" w:rsidRPr="00F56D8B" w:rsidRDefault="00A0289A" w:rsidP="00F56D8B">
      <w:pPr>
        <w:jc w:val="both"/>
        <w:rPr>
          <w:rFonts w:ascii="Arial" w:hAnsi="Arial" w:cs="Arial"/>
        </w:rPr>
      </w:pPr>
      <m:oMath>
        <m:r>
          <m:rPr>
            <m:sty m:val="p"/>
          </m:rPr>
          <w:rPr>
            <w:rFonts w:ascii="Cambria Math" w:hAnsi="Cambria Math" w:cs="Arial"/>
          </w:rPr>
          <m:t>ε</m:t>
        </m:r>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eg</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ed</m:t>
                </m:r>
              </m:sub>
            </m:sSub>
            <m:r>
              <w:rPr>
                <w:rFonts w:ascii="Cambria Math" w:hAnsi="Cambria Math" w:cs="Arial"/>
              </w:rPr>
              <m:t>)+1.041</m:t>
            </m:r>
            <m:sSup>
              <m:sSupPr>
                <m:ctrlPr>
                  <w:rPr>
                    <w:rFonts w:ascii="Cambria Math" w:hAnsi="Cambria Math" w:cs="Arial"/>
                    <w:i/>
                  </w:rPr>
                </m:ctrlPr>
              </m:sSupPr>
              <m:e>
                <m:r>
                  <w:rPr>
                    <w:rFonts w:ascii="Cambria Math" w:hAnsi="Cambria Math" w:cs="Arial"/>
                  </w:rPr>
                  <m:t>θ</m:t>
                </m:r>
              </m:e>
              <m:sup>
                <m:r>
                  <w:rPr>
                    <w:rFonts w:ascii="Cambria Math" w:hAnsi="Cambria Math" w:cs="Arial"/>
                  </w:rPr>
                  <m:t>3</m:t>
                </m:r>
              </m:sup>
            </m:sSup>
          </m:num>
          <m:den>
            <m:r>
              <w:rPr>
                <w:rFonts w:ascii="Cambria Math" w:hAnsi="Cambria Math" w:cs="Arial"/>
              </w:rPr>
              <m:t>1+1.041</m:t>
            </m:r>
            <m:sSup>
              <m:sSupPr>
                <m:ctrlPr>
                  <w:rPr>
                    <w:rFonts w:ascii="Cambria Math" w:hAnsi="Cambria Math" w:cs="Arial"/>
                    <w:i/>
                  </w:rPr>
                </m:ctrlPr>
              </m:sSupPr>
              <m:e>
                <m:r>
                  <w:rPr>
                    <w:rFonts w:ascii="Cambria Math" w:hAnsi="Cambria Math" w:cs="Arial"/>
                  </w:rPr>
                  <m:t>θ</m:t>
                </m:r>
              </m:e>
              <m:sup>
                <m:r>
                  <w:rPr>
                    <w:rFonts w:ascii="Cambria Math" w:hAnsi="Cambria Math" w:cs="Arial"/>
                  </w:rPr>
                  <m:t>3</m:t>
                </m:r>
              </m:sup>
            </m:sSup>
          </m:den>
        </m:f>
        <m:r>
          <w:rPr>
            <w:rFonts w:ascii="Cambria Math" w:hAnsi="Cambria Math" w:cs="Arial"/>
          </w:rPr>
          <m:t xml:space="preserve">      </m:t>
        </m:r>
      </m:oMath>
      <w:r w:rsidR="00DD11C0" w:rsidRPr="00F56D8B">
        <w:rPr>
          <w:rFonts w:ascii="Arial" w:hAnsi="Arial" w:cs="Arial"/>
        </w:rPr>
        <w:t>(Equation 11</w:t>
      </w:r>
      <w:r w:rsidRPr="00F56D8B">
        <w:rPr>
          <w:rFonts w:ascii="Arial" w:hAnsi="Arial" w:cs="Arial"/>
        </w:rPr>
        <w:t>)</w:t>
      </w:r>
    </w:p>
    <w:p w14:paraId="21BA5CA6" w14:textId="77777777" w:rsidR="00A0289A" w:rsidRPr="00F56D8B" w:rsidRDefault="00A0289A" w:rsidP="00F56D8B">
      <w:pPr>
        <w:jc w:val="both"/>
        <w:rPr>
          <w:rFonts w:ascii="Arial" w:hAnsi="Arial" w:cs="Arial"/>
        </w:rPr>
      </w:pPr>
    </w:p>
    <w:p w14:paraId="05810E18" w14:textId="77777777" w:rsidR="00A0289A" w:rsidRPr="00F56D8B" w:rsidRDefault="00A0289A" w:rsidP="00F56D8B">
      <w:pPr>
        <w:jc w:val="both"/>
        <w:rPr>
          <w:rFonts w:ascii="Arial" w:hAnsi="Arial" w:cs="Arial"/>
        </w:rPr>
      </w:pPr>
    </w:p>
    <w:p w14:paraId="430674A1" w14:textId="569C60EB" w:rsidR="00A0289A" w:rsidRPr="00F56D8B" w:rsidRDefault="00A0289A" w:rsidP="00F56D8B">
      <w:pPr>
        <w:jc w:val="both"/>
        <w:rPr>
          <w:rFonts w:ascii="Arial" w:hAnsi="Arial" w:cs="Arial"/>
        </w:rPr>
      </w:pPr>
      <w:r w:rsidRPr="00F56D8B">
        <w:rPr>
          <w:rFonts w:ascii="Arial" w:hAnsi="Arial" w:cs="Arial"/>
        </w:rPr>
        <w:t xml:space="preserve">The </w:t>
      </w:r>
      <w:proofErr w:type="spellStart"/>
      <w:r w:rsidRPr="00F56D8B">
        <w:rPr>
          <w:rFonts w:ascii="Arial" w:hAnsi="Arial" w:cs="Arial"/>
        </w:rPr>
        <w:t>Dumortier</w:t>
      </w:r>
      <w:proofErr w:type="spellEnd"/>
      <w:r w:rsidRPr="00F56D8B">
        <w:rPr>
          <w:rFonts w:ascii="Arial" w:hAnsi="Arial" w:cs="Arial"/>
        </w:rPr>
        <w:t xml:space="preserve"> Model uses cloud ratio (CR) and Nebulosity index (NI) to indicate the clearness of the sky</w:t>
      </w:r>
      <w:r w:rsidRPr="00F56D8B">
        <w:rPr>
          <w:rFonts w:ascii="Arial" w:hAnsi="Arial" w:cs="Arial"/>
        </w:rPr>
        <w:fldChar w:fldCharType="begin"/>
      </w:r>
      <w:ins w:id="304" w:author="Sam Lo" w:date="2017-02-02T17:19:00Z">
        <w:r w:rsidR="00917EF4">
          <w:rPr>
            <w:rFonts w:ascii="Arial" w:hAnsi="Arial" w:cs="Arial"/>
          </w:rPr>
          <w:instrText xml:space="preserve"> ADDIN ZOTERO_ITEM CSL_CITATION {"citationID":"if5ah2lav","properties":{"formattedCitation":"[23]","plainCitation":"[23]"},"citationItems":[{"id":3560,"uris":["http://zotero.org/users/1792213/items/RRWVABFA"],"uri":["http://zotero.org/users/1792213/items/RRWVABFA"],"itemData":{"id":3560,"type":"chapter","title":"Chapter 3 - Near-Sea-Level Langley Calibration Algorithm","container-title":"Ground-based Aerosol Optical Depth Measurement","page":"31- 37","ISBN":"978-981-287-100-8","author":[{"literal":"Jedol Dayou"},{"literal":"Jackson Hian Wui Chang"},{"literal":"Justin Sentian"}]}}],"schema":"https://github.com/citation-style-language/schema/raw/master/csl-citation.json"} </w:instrText>
        </w:r>
      </w:ins>
      <w:del w:id="305" w:author="Sam Lo" w:date="2017-02-02T11:57:00Z">
        <w:r w:rsidR="00B95532" w:rsidRPr="00F56D8B" w:rsidDel="0029363E">
          <w:rPr>
            <w:rFonts w:ascii="Arial" w:hAnsi="Arial" w:cs="Arial"/>
          </w:rPr>
          <w:delInstrText xml:space="preserve"> ADDIN ZOTERO_ITEM CSL_CITATION {"citationID":"if5ah2lav","properties":{"formattedCitation":"[17]","plainCitation":"[17]"},"citationItems":[{"id":3560,"uris":["http://zotero.org/users/1792213/items/RRWVABFA"],"uri":["http://zotero.org/users/1792213/items/RRWVABFA"],"itemData":{"id":3560,"type":"chapter","title":"Chapter 3 - Near-Sea-Level Langley Calibration Algorithm","container-title":"Ground-based Aerosol Optical Depth Measurement","page":"31- 37","ISBN":"978-981-287-100-8","author":[{"literal":"Jedol Dayou"},{"literal":"Jackson Hian Wui Chang"},{"literal":"Justin Sentian"}]}}],"schema":"https://github.com/citation-style-language/schema/raw/master/csl-citation.json"} </w:delInstrText>
        </w:r>
      </w:del>
      <w:r w:rsidRPr="00F56D8B">
        <w:rPr>
          <w:rFonts w:ascii="Arial" w:hAnsi="Arial" w:cs="Arial"/>
        </w:rPr>
        <w:fldChar w:fldCharType="separate"/>
      </w:r>
      <w:ins w:id="306" w:author="Sam Lo" w:date="2017-02-02T17:19:00Z">
        <w:r w:rsidR="00917EF4">
          <w:rPr>
            <w:rFonts w:ascii="Arial" w:hAnsi="Arial" w:cs="Arial"/>
          </w:rPr>
          <w:t>[23]</w:t>
        </w:r>
      </w:ins>
      <w:del w:id="307" w:author="Sam Lo" w:date="2017-02-02T11:57:00Z">
        <w:r w:rsidR="00B95532" w:rsidRPr="00917EF4" w:rsidDel="0029363E">
          <w:rPr>
            <w:rFonts w:ascii="Arial" w:hAnsi="Arial" w:cs="Arial"/>
          </w:rPr>
          <w:delText>[17]</w:delText>
        </w:r>
      </w:del>
      <w:r w:rsidRPr="00F56D8B">
        <w:rPr>
          <w:rFonts w:ascii="Arial" w:hAnsi="Arial" w:cs="Arial"/>
        </w:rPr>
        <w:fldChar w:fldCharType="end"/>
      </w:r>
      <w:r w:rsidRPr="00F56D8B">
        <w:rPr>
          <w:rFonts w:ascii="Arial" w:hAnsi="Arial" w:cs="Arial"/>
        </w:rPr>
        <w:fldChar w:fldCharType="begin"/>
      </w:r>
      <w:r w:rsidR="00B95532" w:rsidRPr="00F56D8B">
        <w:rPr>
          <w:rFonts w:ascii="Arial" w:hAnsi="Arial" w:cs="Arial"/>
        </w:rPr>
        <w:instrText xml:space="preserve"> ADDIN ZOTERO_ITEM CSL_CITATION {"citationID":"1hi5a3lbln","properties":{"formattedCitation":"[5]","plainCitation":"[5]","dontUpdate":true},"citationItems":[{"id":3561,"uris":["http://zotero.org/users/1792213/items/MIZQATCT"],"uri":["http://zotero.org/users/1792213/items/MIZQATCT"],"itemData":{"id":3561,"type":"article-journal","title":"Estimation of exterior vertical daylight for the humid tropic of Kota Kinabula city in Easy Malaysia","author":[{"literal":"Djamila H. Ming"}]}}],"schema":"https://github.com/citation-style-language/schema/raw/master/csl-citation.json"} </w:instrText>
      </w:r>
      <w:r w:rsidRPr="00F56D8B">
        <w:rPr>
          <w:rFonts w:ascii="Arial" w:hAnsi="Arial" w:cs="Arial"/>
        </w:rPr>
        <w:fldChar w:fldCharType="separate"/>
      </w:r>
      <w:r w:rsidRPr="00F56D8B">
        <w:rPr>
          <w:rFonts w:ascii="Arial" w:hAnsi="Arial" w:cs="Arial"/>
        </w:rPr>
        <w:t>[4]</w:t>
      </w:r>
      <w:r w:rsidRPr="00F56D8B">
        <w:rPr>
          <w:rFonts w:ascii="Arial" w:hAnsi="Arial" w:cs="Arial"/>
        </w:rPr>
        <w:fldChar w:fldCharType="end"/>
      </w:r>
      <w:r w:rsidRPr="00F56D8B">
        <w:rPr>
          <w:rFonts w:ascii="Arial" w:hAnsi="Arial" w:cs="Arial"/>
        </w:rPr>
        <w:t xml:space="preserve">. Solar elevation angle, air mass, and voltages calculated in Equation 12 and equation 13 are data, which can compute the model. Solar elevation angle and air mass determine the clear sky </w:t>
      </w:r>
      <w:proofErr w:type="spellStart"/>
      <w:r w:rsidRPr="00F56D8B">
        <w:rPr>
          <w:rFonts w:ascii="Arial" w:hAnsi="Arial" w:cs="Arial"/>
        </w:rPr>
        <w:t>illuminance</w:t>
      </w:r>
      <w:proofErr w:type="spellEnd"/>
      <w:r w:rsidRPr="00F56D8B">
        <w:rPr>
          <w:rFonts w:ascii="Arial" w:hAnsi="Arial" w:cs="Arial"/>
        </w:rPr>
        <w:t xml:space="preserve"> </w:t>
      </w:r>
      <m:oMath>
        <m:sSub>
          <m:sSubPr>
            <m:ctrlPr>
              <w:rPr>
                <w:rFonts w:ascii="Cambria Math" w:hAnsi="Cambria Math" w:cs="Arial"/>
                <w:i/>
              </w:rPr>
            </m:ctrlPr>
          </m:sSubPr>
          <m:e>
            <m:r>
              <w:rPr>
                <w:rFonts w:ascii="Cambria Math" w:hAnsi="Cambria Math" w:cs="Arial"/>
              </w:rPr>
              <m:t>I</m:t>
            </m:r>
          </m:e>
          <m:sub>
            <m:r>
              <w:rPr>
                <w:rFonts w:ascii="Cambria Math" w:hAnsi="Cambria Math" w:cs="Arial"/>
              </w:rPr>
              <m:t>d</m:t>
            </m:r>
            <w:del w:id="308" w:author="Sam Lo" w:date="2017-02-02T14:59:00Z">
              <m:r>
                <w:rPr>
                  <w:rFonts w:ascii="Cambria Math" w:hAnsi="Cambria Math" w:cs="Arial"/>
                </w:rPr>
                <m:t>,</m:t>
              </m:r>
            </w:del>
            <m:r>
              <w:rPr>
                <w:rFonts w:ascii="Cambria Math" w:hAnsi="Cambria Math" w:cs="Arial"/>
              </w:rPr>
              <m:t>cl</m:t>
            </m:r>
          </m:sub>
        </m:sSub>
      </m:oMath>
      <w:proofErr w:type="gramStart"/>
      <w:r w:rsidRPr="00F56D8B">
        <w:rPr>
          <w:rFonts w:ascii="Arial" w:hAnsi="Arial" w:cs="Arial"/>
        </w:rPr>
        <w:t xml:space="preserve"> ,</w:t>
      </w:r>
      <w:proofErr w:type="gramEnd"/>
      <w:r w:rsidRPr="00F56D8B">
        <w:rPr>
          <w:rFonts w:ascii="Arial" w:hAnsi="Arial" w:cs="Arial"/>
        </w:rPr>
        <w:t xml:space="preserve"> and the Rayleigh scattering coefficient </w:t>
      </w:r>
      <m:oMath>
        <m:sSub>
          <m:sSubPr>
            <m:ctrlPr>
              <w:rPr>
                <w:rFonts w:ascii="Cambria Math" w:hAnsi="Cambria Math" w:cs="Arial"/>
                <w:i/>
              </w:rPr>
            </m:ctrlPr>
          </m:sSubPr>
          <m:e>
            <m:r>
              <w:rPr>
                <w:rFonts w:ascii="Cambria Math" w:hAnsi="Cambria Math" w:cs="Arial"/>
              </w:rPr>
              <m:t>A</m:t>
            </m:r>
          </m:e>
          <m:sub>
            <m:r>
              <w:rPr>
                <w:rFonts w:ascii="Cambria Math" w:hAnsi="Cambria Math" w:cs="Arial"/>
              </w:rPr>
              <m:t>r</m:t>
            </m:r>
          </m:sub>
        </m:sSub>
      </m:oMath>
      <w:r w:rsidRPr="00F56D8B">
        <w:rPr>
          <w:rFonts w:ascii="Arial" w:hAnsi="Arial" w:cs="Arial"/>
        </w:rPr>
        <w:t>. This gives CR and NI in equation 15 and equation 16 respectively.</w:t>
      </w:r>
    </w:p>
    <w:p w14:paraId="69B50A05" w14:textId="77777777" w:rsidR="00A0289A" w:rsidRPr="00F56D8B" w:rsidRDefault="00A0289A" w:rsidP="00F56D8B">
      <w:pPr>
        <w:jc w:val="both"/>
        <w:rPr>
          <w:rFonts w:ascii="Arial" w:hAnsi="Arial" w:cs="Arial"/>
        </w:rPr>
      </w:pPr>
    </w:p>
    <w:p w14:paraId="614E513C" w14:textId="77777777" w:rsidR="00A0289A" w:rsidRPr="00F56D8B" w:rsidRDefault="00A0289A" w:rsidP="00F56D8B">
      <w:pPr>
        <w:jc w:val="both"/>
        <w:rPr>
          <w:rFonts w:ascii="Arial" w:hAnsi="Arial" w:cs="Arial"/>
        </w:rPr>
      </w:pPr>
      <m:oMath>
        <m:r>
          <m:rPr>
            <m:sty m:val="p"/>
          </m:rPr>
          <w:rPr>
            <w:rFonts w:ascii="Cambria Math" w:hAnsi="Cambria Math" w:cs="Arial"/>
          </w:rPr>
          <m:t>CR</m:t>
        </m:r>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I</m:t>
                </m:r>
              </m:e>
              <m:sub>
                <m:r>
                  <w:rPr>
                    <w:rFonts w:ascii="Cambria Math" w:hAnsi="Cambria Math" w:cs="Arial"/>
                  </w:rPr>
                  <m:t>d</m:t>
                </m:r>
                <w:del w:id="309" w:author="Sam Lo" w:date="2017-02-02T14:59:00Z">
                  <m:r>
                    <w:rPr>
                      <w:rFonts w:ascii="Cambria Math" w:hAnsi="Cambria Math" w:cs="Arial"/>
                    </w:rPr>
                    <m:t>,</m:t>
                  </m:r>
                </w:del>
                <m:r>
                  <w:rPr>
                    <w:rFonts w:ascii="Cambria Math" w:hAnsi="Cambria Math" w:cs="Arial"/>
                  </w:rPr>
                  <m:t>cl</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d</m:t>
                </m:r>
                <w:del w:id="310" w:author="Sam Lo" w:date="2017-02-02T14:59:00Z">
                  <m:r>
                    <w:rPr>
                      <w:rFonts w:ascii="Cambria Math" w:hAnsi="Cambria Math" w:cs="Arial"/>
                    </w:rPr>
                    <m:t>,</m:t>
                  </m:r>
                </w:del>
                <m:r>
                  <w:rPr>
                    <w:rFonts w:ascii="Cambria Math" w:hAnsi="Cambria Math" w:cs="Arial"/>
                  </w:rPr>
                  <m:t>cl</m:t>
                </m:r>
              </m:sub>
            </m:sSub>
            <m:r>
              <w:rPr>
                <w:rFonts w:ascii="Cambria Math" w:hAnsi="Cambria Math" w:cs="Arial"/>
              </w:rPr>
              <m:t>+</m:t>
            </m:r>
            <m:r>
              <m:rPr>
                <m:sty m:val="p"/>
              </m:rPr>
              <w:rPr>
                <w:rFonts w:ascii="Cambria Math" w:hAnsi="Cambria Math" w:cs="Arial"/>
              </w:rPr>
              <m:t>exp⁡</m:t>
            </m:r>
            <m:r>
              <w:rPr>
                <w:rFonts w:ascii="Cambria Math" w:hAnsi="Cambria Math" w:cs="Arial"/>
              </w:rPr>
              <m:t>(-4m</m:t>
            </m:r>
            <m:sSub>
              <m:sSubPr>
                <m:ctrlPr>
                  <w:rPr>
                    <w:rFonts w:ascii="Cambria Math" w:hAnsi="Cambria Math" w:cs="Arial"/>
                    <w:i/>
                  </w:rPr>
                </m:ctrlPr>
              </m:sSubPr>
              <m:e>
                <m:r>
                  <w:rPr>
                    <w:rFonts w:ascii="Cambria Math" w:hAnsi="Cambria Math" w:cs="Arial"/>
                  </w:rPr>
                  <m:t>A</m:t>
                </m:r>
              </m:e>
              <m:sub>
                <m:r>
                  <w:rPr>
                    <w:rFonts w:ascii="Cambria Math" w:hAnsi="Cambria Math" w:cs="Arial"/>
                  </w:rPr>
                  <m:t>r</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φ</m:t>
                </m:r>
              </m:e>
            </m:func>
          </m:den>
        </m:f>
      </m:oMath>
      <w:r w:rsidR="00DD11C0" w:rsidRPr="00F56D8B">
        <w:rPr>
          <w:rFonts w:ascii="Arial" w:hAnsi="Arial" w:cs="Arial"/>
        </w:rPr>
        <w:t xml:space="preserve">   (Equation 12</w:t>
      </w:r>
      <w:r w:rsidRPr="00F56D8B">
        <w:rPr>
          <w:rFonts w:ascii="Arial" w:hAnsi="Arial" w:cs="Arial"/>
        </w:rPr>
        <w:t>)</w:t>
      </w:r>
    </w:p>
    <w:p w14:paraId="148F4876" w14:textId="77777777" w:rsidR="00A0289A" w:rsidRPr="00F56D8B" w:rsidRDefault="00A0289A" w:rsidP="00F56D8B">
      <w:pPr>
        <w:jc w:val="both"/>
        <w:rPr>
          <w:rFonts w:ascii="Arial" w:hAnsi="Arial" w:cs="Arial"/>
        </w:rPr>
      </w:pPr>
    </w:p>
    <w:p w14:paraId="57DB8C4A" w14:textId="77777777" w:rsidR="00A0289A" w:rsidRPr="00F56D8B" w:rsidRDefault="00A0289A" w:rsidP="00F56D8B">
      <w:pPr>
        <w:jc w:val="both"/>
        <w:rPr>
          <w:rFonts w:ascii="Arial" w:hAnsi="Arial" w:cs="Arial"/>
        </w:rPr>
      </w:pPr>
      <m:oMath>
        <m:r>
          <m:rPr>
            <m:sty m:val="p"/>
          </m:rPr>
          <w:rPr>
            <w:rFonts w:ascii="Cambria Math" w:hAnsi="Cambria Math" w:cs="Arial"/>
          </w:rPr>
          <m:t>NI</m:t>
        </m:r>
        <m:r>
          <w:rPr>
            <w:rFonts w:ascii="Cambria Math" w:hAnsi="Cambria Math" w:cs="Arial"/>
          </w:rPr>
          <m:t xml:space="preserve">= </m:t>
        </m:r>
        <m:f>
          <m:fPr>
            <m:ctrlPr>
              <w:rPr>
                <w:rFonts w:ascii="Cambria Math" w:hAnsi="Cambria Math" w:cs="Arial"/>
                <w:i/>
              </w:rPr>
            </m:ctrlPr>
          </m:fPr>
          <m:num>
            <m:r>
              <w:rPr>
                <w:rFonts w:ascii="Cambria Math" w:hAnsi="Cambria Math" w:cs="Arial"/>
              </w:rPr>
              <m:t>1-</m:t>
            </m:r>
            <m:sSub>
              <m:sSubPr>
                <m:ctrlPr>
                  <w:rPr>
                    <w:rFonts w:ascii="Cambria Math" w:hAnsi="Cambria Math" w:cs="Arial"/>
                    <w:i/>
                  </w:rPr>
                </m:ctrlPr>
              </m:sSubPr>
              <m:e>
                <m:r>
                  <w:rPr>
                    <w:rFonts w:ascii="Cambria Math" w:hAnsi="Cambria Math" w:cs="Arial"/>
                  </w:rPr>
                  <m:t>V</m:t>
                </m:r>
              </m:e>
              <m:sub>
                <m:r>
                  <w:rPr>
                    <w:rFonts w:ascii="Cambria Math" w:hAnsi="Cambria Math" w:cs="Arial"/>
                  </w:rPr>
                  <m:t>ed</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eg</m:t>
                </m:r>
              </m:sub>
            </m:sSub>
          </m:num>
          <m:den>
            <m:r>
              <w:rPr>
                <w:rFonts w:ascii="Cambria Math" w:hAnsi="Cambria Math" w:cs="Arial"/>
              </w:rPr>
              <m:t>1-CR</m:t>
            </m:r>
          </m:den>
        </m:f>
      </m:oMath>
      <w:r w:rsidR="00DD11C0" w:rsidRPr="00F56D8B">
        <w:rPr>
          <w:rFonts w:ascii="Arial" w:hAnsi="Arial" w:cs="Arial"/>
        </w:rPr>
        <w:t xml:space="preserve">     (Equation 13</w:t>
      </w:r>
      <w:r w:rsidRPr="00F56D8B">
        <w:rPr>
          <w:rFonts w:ascii="Arial" w:hAnsi="Arial" w:cs="Arial"/>
        </w:rPr>
        <w:t>)</w:t>
      </w:r>
    </w:p>
    <w:p w14:paraId="1CA1E048" w14:textId="77777777" w:rsidR="00A0289A" w:rsidRPr="00F56D8B" w:rsidRDefault="00DD11C0" w:rsidP="00F56D8B">
      <w:pPr>
        <w:jc w:val="both"/>
        <w:rPr>
          <w:rFonts w:ascii="Arial" w:hAnsi="Arial" w:cs="Arial"/>
        </w:rPr>
      </w:pPr>
      <w:r w:rsidRPr="00F56D8B">
        <w:rPr>
          <w:rFonts w:ascii="Arial" w:hAnsi="Arial" w:cs="Arial"/>
        </w:rPr>
        <w:t>Rearranging the equation 11 and 13</w:t>
      </w:r>
      <w:r w:rsidR="00A0289A" w:rsidRPr="00F56D8B">
        <w:rPr>
          <w:rFonts w:ascii="Arial" w:hAnsi="Arial" w:cs="Arial"/>
        </w:rPr>
        <w:t xml:space="preserve"> can give the relations between the clearness sky index and the Nebulosity Index by using the ratio between global horizontal voltage and the diffuse horizontal voltage. This concludes that the two indexes are directly proportional to each other.</w:t>
      </w:r>
    </w:p>
    <w:p w14:paraId="0925E521" w14:textId="77777777" w:rsidR="00A0289A" w:rsidRPr="00F56D8B" w:rsidRDefault="004871A0" w:rsidP="00F56D8B">
      <w:pPr>
        <w:jc w:val="both"/>
        <w:rPr>
          <w:rFonts w:ascii="Arial" w:hAnsi="Arial" w:cs="Arial"/>
        </w:rPr>
      </w:pPr>
      <m:oMath>
        <m:f>
          <m:fPr>
            <m:ctrlPr>
              <w:rPr>
                <w:rFonts w:ascii="Cambria Math" w:hAnsi="Cambria Math" w:cs="Arial"/>
                <w:i/>
              </w:rPr>
            </m:ctrlPr>
          </m:fPr>
          <m:num>
            <m:r>
              <w:rPr>
                <w:rFonts w:ascii="Cambria Math" w:hAnsi="Cambria Math" w:cs="Arial"/>
              </w:rPr>
              <m:t>1</m:t>
            </m:r>
          </m:num>
          <m:den>
            <m:r>
              <w:rPr>
                <w:rFonts w:ascii="Cambria Math" w:hAnsi="Cambria Math" w:cs="Arial"/>
              </w:rPr>
              <m:t>1-NI(1-CR)</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V</m:t>
            </m:r>
          </m:e>
          <m:sub>
            <m:r>
              <w:rPr>
                <w:rFonts w:ascii="Cambria Math" w:hAnsi="Cambria Math" w:cs="Arial"/>
              </w:rPr>
              <m:t>eg</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ed</m:t>
            </m:r>
          </m:sub>
        </m:sSub>
      </m:oMath>
      <w:r w:rsidR="00DD11C0" w:rsidRPr="00F56D8B">
        <w:rPr>
          <w:rFonts w:ascii="Arial" w:hAnsi="Arial" w:cs="Arial"/>
        </w:rPr>
        <w:t xml:space="preserve">  (Equation 14</w:t>
      </w:r>
      <w:r w:rsidR="00A0289A" w:rsidRPr="00F56D8B">
        <w:rPr>
          <w:rFonts w:ascii="Arial" w:hAnsi="Arial" w:cs="Arial"/>
        </w:rPr>
        <w:t>)</w:t>
      </w:r>
    </w:p>
    <w:p w14:paraId="0DD3D498" w14:textId="77777777" w:rsidR="00A0289A" w:rsidRPr="00F56D8B" w:rsidRDefault="00A0289A" w:rsidP="00F56D8B">
      <w:pPr>
        <w:jc w:val="both"/>
        <w:rPr>
          <w:rFonts w:ascii="Arial" w:hAnsi="Arial" w:cs="Arial"/>
        </w:rPr>
      </w:pPr>
    </w:p>
    <w:p w14:paraId="128F8823" w14:textId="77777777" w:rsidR="00A0289A" w:rsidRPr="00F56D8B" w:rsidRDefault="004871A0" w:rsidP="00F56D8B">
      <w:pPr>
        <w:jc w:val="both"/>
        <w:rPr>
          <w:rFonts w:ascii="Arial" w:hAnsi="Arial" w:cs="Arial"/>
        </w:rPr>
      </w:pPr>
      <m:oMath>
        <m:d>
          <m:dPr>
            <m:ctrlPr>
              <w:rPr>
                <w:rFonts w:ascii="Cambria Math" w:hAnsi="Cambria Math" w:cs="Arial"/>
                <w:i/>
              </w:rPr>
            </m:ctrlPr>
          </m:dPr>
          <m:e>
            <m:r>
              <w:rPr>
                <w:rFonts w:ascii="Cambria Math" w:hAnsi="Cambria Math" w:cs="Arial"/>
              </w:rPr>
              <m:t>1+1.041</m:t>
            </m:r>
            <m:sSup>
              <m:sSupPr>
                <m:ctrlPr>
                  <w:rPr>
                    <w:rFonts w:ascii="Cambria Math" w:hAnsi="Cambria Math" w:cs="Arial"/>
                    <w:i/>
                  </w:rPr>
                </m:ctrlPr>
              </m:sSupPr>
              <m:e>
                <m:r>
                  <w:rPr>
                    <w:rFonts w:ascii="Cambria Math" w:hAnsi="Cambria Math" w:cs="Arial"/>
                  </w:rPr>
                  <m:t>θ</m:t>
                </m:r>
              </m:e>
              <m:sup>
                <m:r>
                  <w:rPr>
                    <w:rFonts w:ascii="Cambria Math" w:hAnsi="Cambria Math" w:cs="Arial"/>
                  </w:rPr>
                  <m:t>3</m:t>
                </m:r>
              </m:sup>
            </m:sSup>
            <m:ctrlPr>
              <w:rPr>
                <w:rFonts w:ascii="Cambria Math" w:hAnsi="Cambria Math" w:cs="Arial"/>
              </w:rPr>
            </m:ctrlPr>
          </m:e>
        </m:d>
        <m:r>
          <m:rPr>
            <m:sty m:val="p"/>
          </m:rPr>
          <w:rPr>
            <w:rFonts w:ascii="Cambria Math" w:hAnsi="Cambria Math" w:cs="Arial"/>
          </w:rPr>
          <m:t>ε-</m:t>
        </m:r>
        <m:r>
          <w:rPr>
            <w:rFonts w:ascii="Cambria Math" w:hAnsi="Cambria Math" w:cs="Arial"/>
          </w:rPr>
          <m:t>1.041</m:t>
        </m:r>
        <m:sSup>
          <m:sSupPr>
            <m:ctrlPr>
              <w:rPr>
                <w:rFonts w:ascii="Cambria Math" w:hAnsi="Cambria Math" w:cs="Arial"/>
                <w:i/>
              </w:rPr>
            </m:ctrlPr>
          </m:sSupPr>
          <m:e>
            <m:r>
              <w:rPr>
                <w:rFonts w:ascii="Cambria Math" w:hAnsi="Cambria Math" w:cs="Arial"/>
              </w:rPr>
              <m:t>θ</m:t>
            </m:r>
          </m:e>
          <m:sup>
            <m:r>
              <w:rPr>
                <w:rFonts w:ascii="Cambria Math" w:hAnsi="Cambria Math" w:cs="Arial"/>
              </w:rPr>
              <m:t>3</m:t>
            </m:r>
          </m:sup>
        </m:sSup>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1-NI</m:t>
            </m:r>
            <m:d>
              <m:dPr>
                <m:ctrlPr>
                  <w:rPr>
                    <w:rFonts w:ascii="Cambria Math" w:hAnsi="Cambria Math" w:cs="Arial"/>
                    <w:i/>
                  </w:rPr>
                </m:ctrlPr>
              </m:dPr>
              <m:e>
                <m:r>
                  <w:rPr>
                    <w:rFonts w:ascii="Cambria Math" w:hAnsi="Cambria Math" w:cs="Arial"/>
                  </w:rPr>
                  <m:t>1-CR</m:t>
                </m:r>
              </m:e>
            </m:d>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V</m:t>
            </m:r>
          </m:e>
          <m:sub>
            <m:r>
              <w:rPr>
                <w:rFonts w:ascii="Cambria Math" w:hAnsi="Cambria Math" w:cs="Arial"/>
              </w:rPr>
              <m:t>eg</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ed</m:t>
            </m:r>
          </m:sub>
        </m:sSub>
      </m:oMath>
      <w:r w:rsidR="00DD11C0" w:rsidRPr="00F56D8B">
        <w:rPr>
          <w:rFonts w:ascii="Arial" w:hAnsi="Arial" w:cs="Arial"/>
        </w:rPr>
        <w:t xml:space="preserve">    (Equation 15</w:t>
      </w:r>
      <w:r w:rsidR="00A0289A" w:rsidRPr="00F56D8B">
        <w:rPr>
          <w:rFonts w:ascii="Arial" w:hAnsi="Arial" w:cs="Arial"/>
        </w:rPr>
        <w:t>)</w:t>
      </w:r>
    </w:p>
    <w:p w14:paraId="2766740B" w14:textId="77777777" w:rsidR="00A0289A" w:rsidRPr="00F56D8B" w:rsidRDefault="00A0289A" w:rsidP="00F56D8B">
      <w:pPr>
        <w:jc w:val="both"/>
        <w:rPr>
          <w:rFonts w:ascii="Arial" w:hAnsi="Arial" w:cs="Arial"/>
        </w:rPr>
      </w:pPr>
    </w:p>
    <w:p w14:paraId="207E8EDC" w14:textId="77777777" w:rsidR="00A0289A" w:rsidRPr="00F56D8B" w:rsidRDefault="00A0289A" w:rsidP="00F56D8B">
      <w:pPr>
        <w:jc w:val="both"/>
        <w:rPr>
          <w:rFonts w:ascii="Arial" w:hAnsi="Arial" w:cs="Arial"/>
        </w:rPr>
      </w:pPr>
    </w:p>
    <w:p w14:paraId="323B3EA0" w14:textId="53417E1F" w:rsidR="00A0289A" w:rsidRPr="00F56D8B" w:rsidRDefault="00A0289A" w:rsidP="00F56D8B">
      <w:pPr>
        <w:jc w:val="both"/>
        <w:rPr>
          <w:rFonts w:ascii="Arial" w:hAnsi="Arial" w:cs="Arial"/>
        </w:rPr>
      </w:pPr>
      <w:r w:rsidRPr="00F56D8B">
        <w:rPr>
          <w:rFonts w:ascii="Arial" w:hAnsi="Arial" w:cs="Arial"/>
        </w:rPr>
        <w:t>The sun photometer can integrate with these models. This can identify the clearness of the sky with conditional statements in software programming. The values of indices determine the clearness of sky in the atmosphere. This determines the level of air pollution and aerosols optical depth in the atmosphere, as described in Table 2.</w:t>
      </w:r>
      <w:r w:rsidRPr="00F56D8B">
        <w:rPr>
          <w:rFonts w:ascii="Arial" w:hAnsi="Arial" w:cs="Arial"/>
        </w:rPr>
        <w:fldChar w:fldCharType="begin"/>
      </w:r>
      <w:ins w:id="311" w:author="Sam Lo" w:date="2017-02-02T17:19:00Z">
        <w:r w:rsidR="00917EF4">
          <w:rPr>
            <w:rFonts w:ascii="Arial" w:hAnsi="Arial" w:cs="Arial"/>
          </w:rPr>
          <w:instrText xml:space="preserve"> ADDIN ZOTERO_ITEM CSL_CITATION {"citationID":"112fcvlut4","properties":{"formattedCitation":"[24]","plainCitation":"[24]"},"citationItems":[{"id":3562,"uris":["http://zotero.org/users/1792213/items/WIUQIRPD"],"uri":["http://zotero.org/users/1792213/items/WIUQIRPD"],"itemData":{"id":3562,"type":"article-journal","title":"Modelling daylight availability and irradiance components from direct and global irradiance","author":[{"family":"Perez","given":"R"},{"family":"Ineichen","given":"P"},{"family":"Seals","given":"R"}]}}],"schema":"https://github.com/citation-style-language/schema/raw/master/csl-citation.json"} </w:instrText>
        </w:r>
      </w:ins>
      <w:del w:id="312" w:author="Sam Lo" w:date="2017-02-02T11:57:00Z">
        <w:r w:rsidR="00B95532" w:rsidRPr="00F56D8B" w:rsidDel="0029363E">
          <w:rPr>
            <w:rFonts w:ascii="Arial" w:hAnsi="Arial" w:cs="Arial"/>
          </w:rPr>
          <w:delInstrText xml:space="preserve"> ADDIN ZOTERO_ITEM CSL_CITATION {"citationID":"112fcvlut4","properties":{"formattedCitation":"[18]","plainCitation":"[18]"},"citationItems":[{"id":3562,"uris":["http://zotero.org/users/1792213/items/WIUQIRPD"],"uri":["http://zotero.org/users/1792213/items/WIUQIRPD"],"itemData":{"id":3562,"type":"article-journal","title":"Modelling daylight availability and irradiance components from direct and global irradiance","author":[{"family":"Perez","given":"R"},{"family":"Ineichen","given":"P"},{"family":"Seals","given":"R"}]}}],"schema":"https://github.com/citation-style-language/schema/raw/master/csl-citation.json"} </w:delInstrText>
        </w:r>
      </w:del>
      <w:r w:rsidRPr="00F56D8B">
        <w:rPr>
          <w:rFonts w:ascii="Arial" w:hAnsi="Arial" w:cs="Arial"/>
        </w:rPr>
        <w:fldChar w:fldCharType="separate"/>
      </w:r>
      <w:ins w:id="313" w:author="Sam Lo" w:date="2017-02-02T17:19:00Z">
        <w:r w:rsidR="00917EF4">
          <w:rPr>
            <w:rFonts w:ascii="Arial" w:hAnsi="Arial" w:cs="Arial"/>
          </w:rPr>
          <w:t>[24]</w:t>
        </w:r>
      </w:ins>
      <w:del w:id="314" w:author="Sam Lo" w:date="2017-02-02T11:57:00Z">
        <w:r w:rsidR="00B95532" w:rsidRPr="00917EF4" w:rsidDel="0029363E">
          <w:rPr>
            <w:rFonts w:ascii="Arial" w:hAnsi="Arial" w:cs="Arial"/>
          </w:rPr>
          <w:delText>[18]</w:delText>
        </w:r>
      </w:del>
      <w:r w:rsidRPr="00F56D8B">
        <w:rPr>
          <w:rFonts w:ascii="Arial" w:hAnsi="Arial" w:cs="Arial"/>
        </w:rPr>
        <w:fldChar w:fldCharType="end"/>
      </w:r>
    </w:p>
    <w:p w14:paraId="25DE5C83" w14:textId="77777777" w:rsidR="00A0289A" w:rsidRPr="00F56D8B" w:rsidRDefault="00A0289A" w:rsidP="00F56D8B">
      <w:pPr>
        <w:pStyle w:val="Normal1"/>
        <w:jc w:val="both"/>
        <w:rPr>
          <w:rFonts w:ascii="Arial" w:hAnsi="Arial" w:cs="Arial"/>
        </w:rPr>
      </w:pPr>
    </w:p>
    <w:p w14:paraId="5E8FE601" w14:textId="42F07511" w:rsidR="00A0289A" w:rsidRPr="00F56D8B" w:rsidRDefault="00A0289A" w:rsidP="00F56D8B">
      <w:pPr>
        <w:pStyle w:val="Caption"/>
        <w:keepNext/>
        <w:rPr>
          <w:rFonts w:ascii="Arial" w:hAnsi="Arial" w:cs="Arial"/>
          <w:color w:val="auto"/>
          <w:sz w:val="24"/>
          <w:szCs w:val="24"/>
        </w:rPr>
      </w:pPr>
      <w:r w:rsidRPr="00F56D8B">
        <w:rPr>
          <w:rFonts w:ascii="Arial" w:hAnsi="Arial" w:cs="Arial"/>
          <w:color w:val="auto"/>
          <w:sz w:val="24"/>
          <w:szCs w:val="24"/>
        </w:rPr>
        <w:t xml:space="preserve">Table </w:t>
      </w:r>
      <w:r w:rsidRPr="00F56D8B">
        <w:rPr>
          <w:rFonts w:ascii="Arial" w:hAnsi="Arial" w:cs="Arial"/>
          <w:color w:val="auto"/>
          <w:sz w:val="24"/>
          <w:szCs w:val="24"/>
        </w:rPr>
        <w:fldChar w:fldCharType="begin"/>
      </w:r>
      <w:r w:rsidRPr="00F56D8B">
        <w:rPr>
          <w:rFonts w:ascii="Arial" w:hAnsi="Arial" w:cs="Arial"/>
          <w:color w:val="auto"/>
          <w:sz w:val="24"/>
          <w:szCs w:val="24"/>
        </w:rPr>
        <w:instrText xml:space="preserve"> SEQ Table \* ARABIC </w:instrText>
      </w:r>
      <w:r w:rsidRPr="00F56D8B">
        <w:rPr>
          <w:rFonts w:ascii="Arial" w:hAnsi="Arial" w:cs="Arial"/>
          <w:color w:val="auto"/>
          <w:sz w:val="24"/>
          <w:szCs w:val="24"/>
        </w:rPr>
        <w:fldChar w:fldCharType="separate"/>
      </w:r>
      <w:r w:rsidR="0068668A" w:rsidRPr="00F56D8B">
        <w:rPr>
          <w:rFonts w:ascii="Arial" w:hAnsi="Arial" w:cs="Arial"/>
          <w:noProof/>
          <w:color w:val="auto"/>
          <w:sz w:val="24"/>
          <w:szCs w:val="24"/>
        </w:rPr>
        <w:t>2</w:t>
      </w:r>
      <w:r w:rsidRPr="00F56D8B">
        <w:rPr>
          <w:rFonts w:ascii="Arial" w:hAnsi="Arial" w:cs="Arial"/>
          <w:color w:val="auto"/>
          <w:sz w:val="24"/>
          <w:szCs w:val="24"/>
        </w:rPr>
        <w:fldChar w:fldCharType="end"/>
      </w:r>
      <w:r w:rsidRPr="00F56D8B">
        <w:rPr>
          <w:rFonts w:ascii="Arial" w:hAnsi="Arial" w:cs="Arial"/>
          <w:color w:val="auto"/>
          <w:sz w:val="24"/>
          <w:szCs w:val="24"/>
        </w:rPr>
        <w:t xml:space="preserve"> – Clearness Sky index with Perez-</w:t>
      </w:r>
      <w:proofErr w:type="spellStart"/>
      <w:r w:rsidRPr="00F56D8B">
        <w:rPr>
          <w:rFonts w:ascii="Arial" w:hAnsi="Arial" w:cs="Arial"/>
          <w:color w:val="auto"/>
          <w:sz w:val="24"/>
          <w:szCs w:val="24"/>
        </w:rPr>
        <w:t>Dumortier</w:t>
      </w:r>
      <w:proofErr w:type="spellEnd"/>
      <w:r w:rsidRPr="00F56D8B">
        <w:rPr>
          <w:rFonts w:ascii="Arial" w:hAnsi="Arial" w:cs="Arial"/>
          <w:color w:val="auto"/>
          <w:sz w:val="24"/>
          <w:szCs w:val="24"/>
        </w:rPr>
        <w:t xml:space="preserve"> Model</w:t>
      </w:r>
      <w:r w:rsidR="00176BB1" w:rsidRPr="00F56D8B">
        <w:rPr>
          <w:rFonts w:ascii="Arial" w:hAnsi="Arial" w:cs="Arial"/>
          <w:color w:val="auto"/>
          <w:sz w:val="24"/>
          <w:szCs w:val="24"/>
        </w:rPr>
        <w:fldChar w:fldCharType="begin"/>
      </w:r>
      <w:ins w:id="315" w:author="Sam Lo" w:date="2017-02-02T17:19:00Z">
        <w:r w:rsidR="00917EF4">
          <w:rPr>
            <w:rFonts w:ascii="Arial" w:hAnsi="Arial" w:cs="Arial"/>
            <w:color w:val="auto"/>
            <w:sz w:val="24"/>
            <w:szCs w:val="24"/>
          </w:rPr>
          <w:instrText xml:space="preserve"> ADDIN ZOTERO_ITEM CSL_CITATION {"citationID":"22cvrsm8sq","properties":{"formattedCitation":"[24]","plainCitation":"[24]"},"citationItems":[{"id":3562,"uris":["http://zotero.org/users/1792213/items/WIUQIRPD"],"uri":["http://zotero.org/users/1792213/items/WIUQIRPD"],"itemData":{"id":3562,"type":"article-journal","title":"Modelling daylight availability and irradiance components from direct and global irradiance","author":[{"family":"Perez","given":"R"},{"family":"Ineichen","given":"P"},{"family":"Seals","given":"R"}]}}],"schema":"https://github.com/citation-style-language/schema/raw/master/csl-citation.json"} </w:instrText>
        </w:r>
      </w:ins>
      <w:del w:id="316" w:author="Sam Lo" w:date="2017-02-02T11:57:00Z">
        <w:r w:rsidR="00176BB1" w:rsidRPr="00F56D8B" w:rsidDel="0029363E">
          <w:rPr>
            <w:rFonts w:ascii="Arial" w:hAnsi="Arial" w:cs="Arial"/>
            <w:color w:val="auto"/>
            <w:sz w:val="24"/>
            <w:szCs w:val="24"/>
          </w:rPr>
          <w:delInstrText xml:space="preserve"> ADDIN ZOTERO_ITEM CSL_CITATION {"citationID":"22cvrsm8sq","properties":{"formattedCitation":"[18]","plainCitation":"[18]"},"citationItems":[{"id":3562,"uris":["http://zotero.org/users/1792213/items/WIUQIRPD"],"uri":["http://zotero.org/users/1792213/items/WIUQIRPD"],"itemData":{"id":3562,"type":"article-journal","title":"Modelling daylight availability and irradiance components from direct and global irradiance","author":[{"family":"Perez","given":"R"},{"family":"Ineichen","given":"P"},{"family":"Seals","given":"R"}]}}],"schema":"https://github.com/citation-style-language/schema/raw/master/csl-citation.json"} </w:delInstrText>
        </w:r>
      </w:del>
      <w:r w:rsidR="00176BB1" w:rsidRPr="00F56D8B">
        <w:rPr>
          <w:rFonts w:ascii="Arial" w:hAnsi="Arial" w:cs="Arial"/>
          <w:color w:val="auto"/>
          <w:sz w:val="24"/>
          <w:szCs w:val="24"/>
        </w:rPr>
        <w:fldChar w:fldCharType="separate"/>
      </w:r>
      <w:ins w:id="317" w:author="Sam Lo" w:date="2017-02-02T17:19:00Z">
        <w:r w:rsidR="00917EF4">
          <w:rPr>
            <w:rFonts w:ascii="Arial" w:hAnsi="Arial" w:cs="Arial"/>
            <w:noProof/>
            <w:color w:val="auto"/>
            <w:sz w:val="24"/>
            <w:szCs w:val="24"/>
          </w:rPr>
          <w:t>[24]</w:t>
        </w:r>
      </w:ins>
      <w:del w:id="318" w:author="Sam Lo" w:date="2017-02-02T11:57:00Z">
        <w:r w:rsidR="00176BB1" w:rsidRPr="00917EF4" w:rsidDel="0029363E">
          <w:rPr>
            <w:rFonts w:ascii="Arial" w:hAnsi="Arial" w:cs="Arial"/>
            <w:noProof/>
            <w:color w:val="auto"/>
            <w:sz w:val="24"/>
            <w:szCs w:val="24"/>
          </w:rPr>
          <w:delText>[18]</w:delText>
        </w:r>
      </w:del>
      <w:r w:rsidR="00176BB1" w:rsidRPr="00F56D8B">
        <w:rPr>
          <w:rFonts w:ascii="Arial" w:hAnsi="Arial" w:cs="Arial"/>
          <w:color w:val="auto"/>
          <w:sz w:val="24"/>
          <w:szCs w:val="24"/>
        </w:rPr>
        <w:fldChar w:fldCharType="end"/>
      </w:r>
    </w:p>
    <w:tbl>
      <w:tblPr>
        <w:tblStyle w:val="TableGrid"/>
        <w:tblW w:w="0" w:type="auto"/>
        <w:tblInd w:w="-360" w:type="dxa"/>
        <w:tblLook w:val="04A0" w:firstRow="1" w:lastRow="0" w:firstColumn="1" w:lastColumn="0" w:noHBand="0" w:noVBand="1"/>
      </w:tblPr>
      <w:tblGrid>
        <w:gridCol w:w="1817"/>
        <w:gridCol w:w="1666"/>
        <w:gridCol w:w="1812"/>
        <w:gridCol w:w="1789"/>
        <w:gridCol w:w="1685"/>
      </w:tblGrid>
      <w:tr w:rsidR="00A0289A" w:rsidRPr="00F56D8B" w14:paraId="74859C51" w14:textId="77777777" w:rsidTr="00A0289A">
        <w:tc>
          <w:tcPr>
            <w:tcW w:w="8979" w:type="dxa"/>
            <w:gridSpan w:val="5"/>
            <w:tcBorders>
              <w:top w:val="single" w:sz="4" w:space="0" w:color="auto"/>
              <w:left w:val="single" w:sz="4" w:space="0" w:color="auto"/>
              <w:bottom w:val="single" w:sz="4" w:space="0" w:color="auto"/>
              <w:right w:val="single" w:sz="4" w:space="0" w:color="auto"/>
            </w:tcBorders>
            <w:hideMark/>
          </w:tcPr>
          <w:p w14:paraId="51779B17" w14:textId="77777777" w:rsidR="00A0289A" w:rsidRPr="00F56D8B" w:rsidRDefault="00A0289A" w:rsidP="00F56D8B">
            <w:pPr>
              <w:pStyle w:val="Normal1"/>
              <w:jc w:val="both"/>
              <w:rPr>
                <w:rFonts w:ascii="Arial" w:hAnsi="Arial" w:cs="Arial"/>
                <w:sz w:val="24"/>
                <w:szCs w:val="24"/>
                <w:lang w:val="en-GB" w:eastAsia="zh-CN"/>
              </w:rPr>
            </w:pPr>
            <w:r w:rsidRPr="00F56D8B">
              <w:rPr>
                <w:rFonts w:ascii="Arial" w:hAnsi="Arial" w:cs="Arial"/>
                <w:sz w:val="24"/>
                <w:szCs w:val="24"/>
                <w:lang w:val="en-GB" w:eastAsia="zh-CN"/>
              </w:rPr>
              <w:t>Clearness Sky index with Perez-</w:t>
            </w:r>
            <w:proofErr w:type="spellStart"/>
            <w:r w:rsidRPr="00F56D8B">
              <w:rPr>
                <w:rFonts w:ascii="Arial" w:hAnsi="Arial" w:cs="Arial"/>
                <w:sz w:val="24"/>
                <w:szCs w:val="24"/>
                <w:lang w:val="en-GB" w:eastAsia="zh-CN"/>
              </w:rPr>
              <w:t>Dumortier</w:t>
            </w:r>
            <w:proofErr w:type="spellEnd"/>
            <w:r w:rsidRPr="00F56D8B">
              <w:rPr>
                <w:rFonts w:ascii="Arial" w:hAnsi="Arial" w:cs="Arial"/>
                <w:sz w:val="24"/>
                <w:szCs w:val="24"/>
                <w:lang w:val="en-GB" w:eastAsia="zh-CN"/>
              </w:rPr>
              <w:t xml:space="preserve"> Model </w:t>
            </w:r>
          </w:p>
        </w:tc>
      </w:tr>
      <w:tr w:rsidR="00A0289A" w:rsidRPr="00F56D8B" w14:paraId="03CC28F3" w14:textId="77777777" w:rsidTr="00A0289A">
        <w:tc>
          <w:tcPr>
            <w:tcW w:w="3588" w:type="dxa"/>
            <w:gridSpan w:val="2"/>
            <w:tcBorders>
              <w:top w:val="single" w:sz="4" w:space="0" w:color="auto"/>
              <w:left w:val="single" w:sz="4" w:space="0" w:color="auto"/>
              <w:bottom w:val="single" w:sz="4" w:space="0" w:color="auto"/>
              <w:right w:val="single" w:sz="4" w:space="0" w:color="auto"/>
            </w:tcBorders>
            <w:hideMark/>
          </w:tcPr>
          <w:p w14:paraId="44CABCE5" w14:textId="77777777" w:rsidR="00A0289A" w:rsidRPr="00F56D8B" w:rsidRDefault="00A0289A" w:rsidP="00F56D8B">
            <w:pPr>
              <w:pStyle w:val="Normal1"/>
              <w:jc w:val="both"/>
              <w:rPr>
                <w:rFonts w:ascii="Arial" w:hAnsi="Arial" w:cs="Arial"/>
                <w:sz w:val="24"/>
                <w:szCs w:val="24"/>
                <w:lang w:val="en-GB" w:eastAsia="zh-CN"/>
              </w:rPr>
            </w:pPr>
            <w:r w:rsidRPr="00F56D8B">
              <w:rPr>
                <w:rFonts w:ascii="Arial" w:hAnsi="Arial" w:cs="Arial"/>
                <w:sz w:val="24"/>
                <w:szCs w:val="24"/>
                <w:lang w:val="en-GB" w:eastAsia="zh-CN"/>
              </w:rPr>
              <w:t xml:space="preserve"> Value of indices</w:t>
            </w:r>
          </w:p>
        </w:tc>
        <w:tc>
          <w:tcPr>
            <w:tcW w:w="3684" w:type="dxa"/>
            <w:gridSpan w:val="2"/>
            <w:tcBorders>
              <w:top w:val="single" w:sz="4" w:space="0" w:color="auto"/>
              <w:left w:val="single" w:sz="4" w:space="0" w:color="auto"/>
              <w:bottom w:val="single" w:sz="4" w:space="0" w:color="auto"/>
              <w:right w:val="single" w:sz="4" w:space="0" w:color="auto"/>
            </w:tcBorders>
            <w:hideMark/>
          </w:tcPr>
          <w:p w14:paraId="30BD8591" w14:textId="77777777" w:rsidR="00A0289A" w:rsidRPr="00F56D8B" w:rsidRDefault="00A0289A" w:rsidP="00F56D8B">
            <w:pPr>
              <w:pStyle w:val="Normal1"/>
              <w:jc w:val="both"/>
              <w:rPr>
                <w:rFonts w:ascii="Arial" w:hAnsi="Arial" w:cs="Arial"/>
                <w:sz w:val="24"/>
                <w:szCs w:val="24"/>
                <w:lang w:val="en-GB" w:eastAsia="zh-CN"/>
              </w:rPr>
            </w:pPr>
            <w:r w:rsidRPr="00F56D8B">
              <w:rPr>
                <w:rFonts w:ascii="Arial" w:hAnsi="Arial" w:cs="Arial"/>
                <w:sz w:val="24"/>
                <w:szCs w:val="24"/>
                <w:lang w:val="en-GB" w:eastAsia="zh-CN"/>
              </w:rPr>
              <w:t xml:space="preserve"> Sky Conditions</w:t>
            </w:r>
          </w:p>
        </w:tc>
        <w:tc>
          <w:tcPr>
            <w:tcW w:w="1707" w:type="dxa"/>
            <w:tcBorders>
              <w:top w:val="single" w:sz="4" w:space="0" w:color="auto"/>
              <w:left w:val="single" w:sz="4" w:space="0" w:color="auto"/>
              <w:bottom w:val="single" w:sz="4" w:space="0" w:color="auto"/>
              <w:right w:val="single" w:sz="4" w:space="0" w:color="auto"/>
            </w:tcBorders>
            <w:hideMark/>
          </w:tcPr>
          <w:p w14:paraId="71B9E67C" w14:textId="77777777" w:rsidR="00A0289A" w:rsidRPr="00F56D8B" w:rsidRDefault="00A0289A" w:rsidP="00F56D8B">
            <w:pPr>
              <w:pStyle w:val="Normal1"/>
              <w:jc w:val="both"/>
              <w:rPr>
                <w:rFonts w:ascii="Arial" w:hAnsi="Arial" w:cs="Arial"/>
                <w:sz w:val="24"/>
                <w:szCs w:val="24"/>
                <w:lang w:val="en-GB" w:eastAsia="zh-CN"/>
              </w:rPr>
            </w:pPr>
            <w:r w:rsidRPr="00F56D8B">
              <w:rPr>
                <w:rFonts w:ascii="Arial" w:hAnsi="Arial" w:cs="Arial"/>
                <w:sz w:val="24"/>
                <w:szCs w:val="24"/>
                <w:lang w:val="en-GB" w:eastAsia="zh-CN"/>
              </w:rPr>
              <w:t>Level of pollution</w:t>
            </w:r>
          </w:p>
        </w:tc>
      </w:tr>
      <w:tr w:rsidR="00A0289A" w:rsidRPr="00F56D8B" w14:paraId="0A35C825" w14:textId="77777777" w:rsidTr="00A0289A">
        <w:tc>
          <w:tcPr>
            <w:tcW w:w="1858" w:type="dxa"/>
            <w:tcBorders>
              <w:top w:val="single" w:sz="4" w:space="0" w:color="auto"/>
              <w:left w:val="single" w:sz="4" w:space="0" w:color="auto"/>
              <w:bottom w:val="single" w:sz="4" w:space="0" w:color="auto"/>
              <w:right w:val="single" w:sz="4" w:space="0" w:color="auto"/>
            </w:tcBorders>
            <w:hideMark/>
          </w:tcPr>
          <w:p w14:paraId="4A4B962B" w14:textId="77777777" w:rsidR="00A0289A" w:rsidRPr="00F56D8B" w:rsidRDefault="00A0289A" w:rsidP="00F56D8B">
            <w:pPr>
              <w:pStyle w:val="Normal1"/>
              <w:jc w:val="both"/>
              <w:rPr>
                <w:rFonts w:ascii="Arial" w:hAnsi="Arial" w:cs="Arial"/>
                <w:sz w:val="24"/>
                <w:szCs w:val="24"/>
                <w:lang w:val="en-GB" w:eastAsia="zh-CN"/>
              </w:rPr>
            </w:pPr>
            <w:r w:rsidRPr="00F56D8B">
              <w:rPr>
                <w:rFonts w:ascii="Arial" w:hAnsi="Arial" w:cs="Arial"/>
                <w:sz w:val="24"/>
                <w:szCs w:val="24"/>
                <w:lang w:val="en-GB" w:eastAsia="zh-CN"/>
              </w:rPr>
              <w:t xml:space="preserve">Clearness Index </w:t>
            </w:r>
            <w:r w:rsidRPr="00F56D8B">
              <w:rPr>
                <w:rFonts w:ascii="Arial" w:hAnsi="Arial" w:cs="Arial"/>
                <w:sz w:val="24"/>
                <w:szCs w:val="24"/>
                <w:lang w:val="en-GB" w:eastAsia="zh-CN"/>
              </w:rPr>
              <w:sym w:font="Symbol" w:char="0065"/>
            </w:r>
          </w:p>
        </w:tc>
        <w:tc>
          <w:tcPr>
            <w:tcW w:w="1730" w:type="dxa"/>
            <w:tcBorders>
              <w:top w:val="single" w:sz="4" w:space="0" w:color="auto"/>
              <w:left w:val="single" w:sz="4" w:space="0" w:color="auto"/>
              <w:bottom w:val="single" w:sz="4" w:space="0" w:color="auto"/>
              <w:right w:val="single" w:sz="4" w:space="0" w:color="auto"/>
            </w:tcBorders>
            <w:hideMark/>
          </w:tcPr>
          <w:p w14:paraId="50CCC9AF" w14:textId="77777777" w:rsidR="00A0289A" w:rsidRPr="00F56D8B" w:rsidRDefault="00A0289A" w:rsidP="00F56D8B">
            <w:pPr>
              <w:pStyle w:val="Normal1"/>
              <w:jc w:val="both"/>
              <w:rPr>
                <w:rFonts w:ascii="Arial" w:hAnsi="Arial" w:cs="Arial"/>
                <w:sz w:val="24"/>
                <w:szCs w:val="24"/>
                <w:lang w:val="en-GB" w:eastAsia="zh-CN"/>
              </w:rPr>
            </w:pPr>
            <w:r w:rsidRPr="00F56D8B">
              <w:rPr>
                <w:rFonts w:ascii="Arial" w:hAnsi="Arial" w:cs="Arial"/>
                <w:sz w:val="24"/>
                <w:szCs w:val="24"/>
                <w:lang w:val="en-GB" w:eastAsia="zh-CN"/>
              </w:rPr>
              <w:t>Value of NI</w:t>
            </w:r>
          </w:p>
        </w:tc>
        <w:tc>
          <w:tcPr>
            <w:tcW w:w="1877" w:type="dxa"/>
            <w:tcBorders>
              <w:top w:val="single" w:sz="4" w:space="0" w:color="auto"/>
              <w:left w:val="single" w:sz="4" w:space="0" w:color="auto"/>
              <w:bottom w:val="single" w:sz="4" w:space="0" w:color="auto"/>
              <w:right w:val="single" w:sz="4" w:space="0" w:color="auto"/>
            </w:tcBorders>
            <w:hideMark/>
          </w:tcPr>
          <w:p w14:paraId="5B622526" w14:textId="77777777" w:rsidR="00A0289A" w:rsidRPr="00F56D8B" w:rsidRDefault="00A0289A" w:rsidP="00F56D8B">
            <w:pPr>
              <w:pStyle w:val="Normal1"/>
              <w:jc w:val="both"/>
              <w:rPr>
                <w:rFonts w:ascii="Arial" w:hAnsi="Arial" w:cs="Arial"/>
                <w:sz w:val="24"/>
                <w:szCs w:val="24"/>
                <w:lang w:val="en-GB" w:eastAsia="zh-CN"/>
              </w:rPr>
            </w:pPr>
            <w:r w:rsidRPr="00F56D8B">
              <w:rPr>
                <w:rFonts w:ascii="Arial" w:hAnsi="Arial" w:cs="Arial"/>
                <w:sz w:val="24"/>
                <w:szCs w:val="24"/>
                <w:lang w:val="en-GB" w:eastAsia="zh-CN"/>
              </w:rPr>
              <w:t>Perez Model</w:t>
            </w:r>
          </w:p>
        </w:tc>
        <w:tc>
          <w:tcPr>
            <w:tcW w:w="1807" w:type="dxa"/>
            <w:tcBorders>
              <w:top w:val="single" w:sz="4" w:space="0" w:color="auto"/>
              <w:left w:val="single" w:sz="4" w:space="0" w:color="auto"/>
              <w:bottom w:val="single" w:sz="4" w:space="0" w:color="auto"/>
              <w:right w:val="single" w:sz="4" w:space="0" w:color="auto"/>
            </w:tcBorders>
            <w:hideMark/>
          </w:tcPr>
          <w:p w14:paraId="5F381631" w14:textId="77777777" w:rsidR="00A0289A" w:rsidRPr="00F56D8B" w:rsidRDefault="00A0289A" w:rsidP="00F56D8B">
            <w:pPr>
              <w:pStyle w:val="Normal1"/>
              <w:jc w:val="both"/>
              <w:rPr>
                <w:rFonts w:ascii="Arial" w:hAnsi="Arial" w:cs="Arial"/>
                <w:sz w:val="24"/>
                <w:szCs w:val="24"/>
                <w:lang w:val="en-GB" w:eastAsia="zh-CN"/>
              </w:rPr>
            </w:pPr>
            <w:proofErr w:type="spellStart"/>
            <w:r w:rsidRPr="00F56D8B">
              <w:rPr>
                <w:rFonts w:ascii="Arial" w:hAnsi="Arial" w:cs="Arial"/>
                <w:sz w:val="24"/>
                <w:szCs w:val="24"/>
                <w:lang w:val="en-GB" w:eastAsia="zh-CN"/>
              </w:rPr>
              <w:t>Dumortier</w:t>
            </w:r>
            <w:proofErr w:type="spellEnd"/>
            <w:r w:rsidRPr="00F56D8B">
              <w:rPr>
                <w:rFonts w:ascii="Arial" w:hAnsi="Arial" w:cs="Arial"/>
                <w:sz w:val="24"/>
                <w:szCs w:val="24"/>
                <w:lang w:val="en-GB" w:eastAsia="zh-CN"/>
              </w:rPr>
              <w:t xml:space="preserve"> Model</w:t>
            </w:r>
          </w:p>
        </w:tc>
        <w:tc>
          <w:tcPr>
            <w:tcW w:w="1707" w:type="dxa"/>
            <w:tcBorders>
              <w:top w:val="single" w:sz="4" w:space="0" w:color="auto"/>
              <w:left w:val="single" w:sz="4" w:space="0" w:color="auto"/>
              <w:bottom w:val="single" w:sz="4" w:space="0" w:color="auto"/>
              <w:right w:val="single" w:sz="4" w:space="0" w:color="auto"/>
            </w:tcBorders>
            <w:hideMark/>
          </w:tcPr>
          <w:p w14:paraId="05B84B84" w14:textId="77777777" w:rsidR="00A0289A" w:rsidRPr="00F56D8B" w:rsidRDefault="00A0289A" w:rsidP="00F56D8B">
            <w:pPr>
              <w:pStyle w:val="Normal1"/>
              <w:jc w:val="both"/>
              <w:rPr>
                <w:rFonts w:ascii="Arial" w:hAnsi="Arial" w:cs="Arial"/>
                <w:sz w:val="24"/>
                <w:szCs w:val="24"/>
                <w:lang w:val="en-GB" w:eastAsia="zh-CN"/>
              </w:rPr>
            </w:pPr>
            <w:r w:rsidRPr="00F56D8B">
              <w:rPr>
                <w:rFonts w:ascii="Arial" w:hAnsi="Arial" w:cs="Arial"/>
                <w:sz w:val="24"/>
                <w:szCs w:val="24"/>
                <w:lang w:val="en-GB" w:eastAsia="zh-CN"/>
              </w:rPr>
              <w:t>Processing unit integration</w:t>
            </w:r>
          </w:p>
        </w:tc>
      </w:tr>
      <w:tr w:rsidR="00A0289A" w:rsidRPr="00F56D8B" w14:paraId="5186F941" w14:textId="77777777" w:rsidTr="00A0289A">
        <w:tc>
          <w:tcPr>
            <w:tcW w:w="1858" w:type="dxa"/>
            <w:tcBorders>
              <w:top w:val="single" w:sz="4" w:space="0" w:color="auto"/>
              <w:left w:val="single" w:sz="4" w:space="0" w:color="auto"/>
              <w:bottom w:val="single" w:sz="4" w:space="0" w:color="auto"/>
              <w:right w:val="single" w:sz="4" w:space="0" w:color="auto"/>
            </w:tcBorders>
            <w:hideMark/>
          </w:tcPr>
          <w:p w14:paraId="4C4BE7F7" w14:textId="77777777" w:rsidR="00A0289A" w:rsidRPr="00F56D8B" w:rsidRDefault="00A0289A" w:rsidP="00F56D8B">
            <w:pPr>
              <w:pStyle w:val="Normal1"/>
              <w:jc w:val="both"/>
              <w:rPr>
                <w:rFonts w:ascii="Arial" w:hAnsi="Arial" w:cs="Arial"/>
                <w:sz w:val="24"/>
                <w:szCs w:val="24"/>
                <w:lang w:val="en-GB" w:eastAsia="zh-CN"/>
              </w:rPr>
            </w:pPr>
            <m:oMath>
              <m:r>
                <m:rPr>
                  <m:sty m:val="p"/>
                </m:rPr>
                <w:rPr>
                  <w:rFonts w:ascii="Cambria Math" w:hAnsi="Cambria Math" w:cs="Arial"/>
                  <w:sz w:val="24"/>
                  <w:szCs w:val="24"/>
                  <w:lang w:val="en-GB" w:eastAsia="zh-CN"/>
                </w:rPr>
                <m:t xml:space="preserve">         ε≥4.50</m:t>
              </m:r>
            </m:oMath>
            <w:r w:rsidRPr="00F56D8B">
              <w:rPr>
                <w:rFonts w:ascii="Arial" w:hAnsi="Arial" w:cs="Arial"/>
                <w:sz w:val="24"/>
                <w:szCs w:val="24"/>
                <w:lang w:val="en-GB" w:eastAsia="zh-CN"/>
              </w:rPr>
              <w:t xml:space="preserve"> </w:t>
            </w:r>
          </w:p>
        </w:tc>
        <w:tc>
          <w:tcPr>
            <w:tcW w:w="1730" w:type="dxa"/>
            <w:tcBorders>
              <w:top w:val="single" w:sz="4" w:space="0" w:color="auto"/>
              <w:left w:val="single" w:sz="4" w:space="0" w:color="auto"/>
              <w:bottom w:val="single" w:sz="4" w:space="0" w:color="auto"/>
              <w:right w:val="single" w:sz="4" w:space="0" w:color="auto"/>
            </w:tcBorders>
            <w:hideMark/>
          </w:tcPr>
          <w:p w14:paraId="170ED53C" w14:textId="77777777" w:rsidR="00A0289A" w:rsidRPr="00F56D8B" w:rsidRDefault="00A0289A" w:rsidP="00F56D8B">
            <w:pPr>
              <w:pStyle w:val="Normal1"/>
              <w:jc w:val="both"/>
              <w:rPr>
                <w:rFonts w:ascii="Arial" w:hAnsi="Arial" w:cs="Arial"/>
                <w:sz w:val="24"/>
                <w:szCs w:val="24"/>
                <w:lang w:val="en-GB" w:eastAsia="zh-CN"/>
              </w:rPr>
            </w:pPr>
            <w:r w:rsidRPr="00F56D8B">
              <w:rPr>
                <w:rFonts w:ascii="Arial" w:hAnsi="Arial" w:cs="Arial"/>
                <w:sz w:val="24"/>
                <w:szCs w:val="24"/>
                <w:lang w:val="en-GB" w:eastAsia="zh-CN"/>
              </w:rPr>
              <w:t>0.95 &lt; NI &lt; 1.00</w:t>
            </w:r>
          </w:p>
        </w:tc>
        <w:tc>
          <w:tcPr>
            <w:tcW w:w="1877" w:type="dxa"/>
            <w:tcBorders>
              <w:top w:val="single" w:sz="4" w:space="0" w:color="auto"/>
              <w:left w:val="single" w:sz="4" w:space="0" w:color="auto"/>
              <w:bottom w:val="single" w:sz="4" w:space="0" w:color="auto"/>
              <w:right w:val="single" w:sz="4" w:space="0" w:color="auto"/>
            </w:tcBorders>
            <w:hideMark/>
          </w:tcPr>
          <w:p w14:paraId="2F1724DB" w14:textId="77777777" w:rsidR="00A0289A" w:rsidRPr="00F56D8B" w:rsidRDefault="00A0289A" w:rsidP="00F56D8B">
            <w:pPr>
              <w:pStyle w:val="Normal1"/>
              <w:jc w:val="both"/>
              <w:rPr>
                <w:rFonts w:ascii="Arial" w:hAnsi="Arial" w:cs="Arial"/>
                <w:sz w:val="24"/>
                <w:szCs w:val="24"/>
                <w:lang w:val="en-GB" w:eastAsia="zh-CN"/>
              </w:rPr>
            </w:pPr>
            <w:r w:rsidRPr="00F56D8B">
              <w:rPr>
                <w:rFonts w:ascii="Arial" w:hAnsi="Arial" w:cs="Arial"/>
                <w:sz w:val="24"/>
                <w:szCs w:val="24"/>
                <w:lang w:val="en-GB" w:eastAsia="zh-CN"/>
              </w:rPr>
              <w:t>Clear sky</w:t>
            </w:r>
          </w:p>
        </w:tc>
        <w:tc>
          <w:tcPr>
            <w:tcW w:w="1807" w:type="dxa"/>
            <w:tcBorders>
              <w:top w:val="single" w:sz="4" w:space="0" w:color="auto"/>
              <w:left w:val="single" w:sz="4" w:space="0" w:color="auto"/>
              <w:bottom w:val="single" w:sz="4" w:space="0" w:color="auto"/>
              <w:right w:val="single" w:sz="4" w:space="0" w:color="auto"/>
            </w:tcBorders>
            <w:hideMark/>
          </w:tcPr>
          <w:p w14:paraId="25EDB908" w14:textId="77777777" w:rsidR="00A0289A" w:rsidRPr="00F56D8B" w:rsidRDefault="00A0289A" w:rsidP="00F56D8B">
            <w:pPr>
              <w:pStyle w:val="Normal1"/>
              <w:jc w:val="both"/>
              <w:rPr>
                <w:rFonts w:ascii="Arial" w:hAnsi="Arial" w:cs="Arial"/>
                <w:sz w:val="24"/>
                <w:szCs w:val="24"/>
                <w:lang w:val="en-GB" w:eastAsia="zh-CN"/>
              </w:rPr>
            </w:pPr>
            <w:r w:rsidRPr="00F56D8B">
              <w:rPr>
                <w:rFonts w:ascii="Arial" w:hAnsi="Arial" w:cs="Arial"/>
                <w:sz w:val="24"/>
                <w:szCs w:val="24"/>
                <w:lang w:val="en-GB" w:eastAsia="zh-CN"/>
              </w:rPr>
              <w:t>Blue</w:t>
            </w:r>
          </w:p>
        </w:tc>
        <w:tc>
          <w:tcPr>
            <w:tcW w:w="1707" w:type="dxa"/>
            <w:tcBorders>
              <w:top w:val="single" w:sz="4" w:space="0" w:color="auto"/>
              <w:left w:val="single" w:sz="4" w:space="0" w:color="auto"/>
              <w:bottom w:val="single" w:sz="4" w:space="0" w:color="auto"/>
              <w:right w:val="single" w:sz="4" w:space="0" w:color="auto"/>
            </w:tcBorders>
            <w:hideMark/>
          </w:tcPr>
          <w:p w14:paraId="2BE028B9" w14:textId="77777777" w:rsidR="00A0289A" w:rsidRPr="00F56D8B" w:rsidRDefault="00A0289A" w:rsidP="00F56D8B">
            <w:pPr>
              <w:pStyle w:val="Normal1"/>
              <w:jc w:val="both"/>
              <w:rPr>
                <w:rFonts w:ascii="Arial" w:hAnsi="Arial" w:cs="Arial"/>
                <w:sz w:val="24"/>
                <w:szCs w:val="24"/>
                <w:lang w:val="en-GB" w:eastAsia="zh-CN"/>
              </w:rPr>
            </w:pPr>
            <w:r w:rsidRPr="00F56D8B">
              <w:rPr>
                <w:rFonts w:ascii="Arial" w:hAnsi="Arial" w:cs="Arial"/>
                <w:sz w:val="24"/>
                <w:szCs w:val="24"/>
                <w:lang w:val="en-GB" w:eastAsia="zh-CN"/>
              </w:rPr>
              <w:t xml:space="preserve">Low </w:t>
            </w:r>
          </w:p>
        </w:tc>
      </w:tr>
      <w:tr w:rsidR="00A0289A" w:rsidRPr="00F56D8B" w14:paraId="2FABE6C2" w14:textId="77777777" w:rsidTr="00A0289A">
        <w:trPr>
          <w:trHeight w:val="58"/>
        </w:trPr>
        <w:tc>
          <w:tcPr>
            <w:tcW w:w="1858" w:type="dxa"/>
            <w:vMerge w:val="restart"/>
            <w:tcBorders>
              <w:top w:val="single" w:sz="4" w:space="0" w:color="auto"/>
              <w:left w:val="single" w:sz="4" w:space="0" w:color="auto"/>
              <w:bottom w:val="single" w:sz="4" w:space="0" w:color="auto"/>
              <w:right w:val="single" w:sz="4" w:space="0" w:color="auto"/>
            </w:tcBorders>
            <w:hideMark/>
          </w:tcPr>
          <w:p w14:paraId="4215075B" w14:textId="77777777" w:rsidR="00A0289A" w:rsidRPr="00F56D8B" w:rsidRDefault="00A0289A" w:rsidP="00F56D8B">
            <w:pPr>
              <w:pStyle w:val="Normal1"/>
              <w:jc w:val="both"/>
              <w:rPr>
                <w:rFonts w:ascii="Arial" w:hAnsi="Arial" w:cs="Arial"/>
                <w:sz w:val="24"/>
                <w:szCs w:val="24"/>
                <w:lang w:val="en-GB" w:eastAsia="zh-CN"/>
              </w:rPr>
            </w:pPr>
            <m:oMathPara>
              <m:oMath>
                <m:r>
                  <m:rPr>
                    <m:sty m:val="p"/>
                  </m:rPr>
                  <w:rPr>
                    <w:rFonts w:ascii="Cambria Math" w:hAnsi="Cambria Math" w:cs="Arial"/>
                    <w:sz w:val="24"/>
                    <w:szCs w:val="24"/>
                    <w:lang w:val="en-GB" w:eastAsia="zh-CN"/>
                  </w:rPr>
                  <m:t>1.23≤ ε</m:t>
                </m:r>
                <m:r>
                  <w:rPr>
                    <w:rFonts w:ascii="Cambria Math" w:hAnsi="Cambria Math" w:cs="Arial"/>
                    <w:sz w:val="24"/>
                    <w:szCs w:val="24"/>
                    <w:lang w:val="en-GB" w:eastAsia="zh-CN"/>
                  </w:rPr>
                  <m:t>&lt;4.50</m:t>
                </m:r>
              </m:oMath>
            </m:oMathPara>
          </w:p>
        </w:tc>
        <w:tc>
          <w:tcPr>
            <w:tcW w:w="1730" w:type="dxa"/>
            <w:tcBorders>
              <w:top w:val="single" w:sz="4" w:space="0" w:color="auto"/>
              <w:left w:val="single" w:sz="4" w:space="0" w:color="auto"/>
              <w:bottom w:val="single" w:sz="4" w:space="0" w:color="auto"/>
              <w:right w:val="single" w:sz="4" w:space="0" w:color="auto"/>
            </w:tcBorders>
            <w:hideMark/>
          </w:tcPr>
          <w:p w14:paraId="3BC8189B" w14:textId="77777777" w:rsidR="00A0289A" w:rsidRPr="00F56D8B" w:rsidRDefault="00A0289A" w:rsidP="00F56D8B">
            <w:pPr>
              <w:pStyle w:val="Normal1"/>
              <w:jc w:val="both"/>
              <w:rPr>
                <w:rFonts w:ascii="Arial" w:hAnsi="Arial" w:cs="Arial"/>
                <w:sz w:val="24"/>
                <w:szCs w:val="24"/>
                <w:lang w:val="en-GB" w:eastAsia="zh-CN"/>
              </w:rPr>
            </w:pPr>
            <w:r w:rsidRPr="00F56D8B">
              <w:rPr>
                <w:rFonts w:ascii="Arial" w:hAnsi="Arial" w:cs="Arial"/>
                <w:sz w:val="24"/>
                <w:szCs w:val="24"/>
                <w:lang w:val="en-GB" w:eastAsia="zh-CN"/>
              </w:rPr>
              <w:t>0.70 &lt; NI &lt; 0.95</w:t>
            </w:r>
          </w:p>
        </w:tc>
        <w:tc>
          <w:tcPr>
            <w:tcW w:w="1877" w:type="dxa"/>
            <w:vMerge w:val="restart"/>
            <w:tcBorders>
              <w:top w:val="single" w:sz="4" w:space="0" w:color="auto"/>
              <w:left w:val="single" w:sz="4" w:space="0" w:color="auto"/>
              <w:bottom w:val="single" w:sz="4" w:space="0" w:color="auto"/>
              <w:right w:val="single" w:sz="4" w:space="0" w:color="auto"/>
            </w:tcBorders>
            <w:hideMark/>
          </w:tcPr>
          <w:p w14:paraId="0664D764" w14:textId="77777777" w:rsidR="00A0289A" w:rsidRPr="00F56D8B" w:rsidRDefault="00A0289A" w:rsidP="00F56D8B">
            <w:pPr>
              <w:pStyle w:val="Normal1"/>
              <w:jc w:val="both"/>
              <w:rPr>
                <w:rFonts w:ascii="Arial" w:hAnsi="Arial" w:cs="Arial"/>
                <w:sz w:val="24"/>
                <w:szCs w:val="24"/>
                <w:lang w:val="en-GB" w:eastAsia="zh-CN"/>
              </w:rPr>
            </w:pPr>
            <w:r w:rsidRPr="00F56D8B">
              <w:rPr>
                <w:rFonts w:ascii="Arial" w:hAnsi="Arial" w:cs="Arial"/>
                <w:sz w:val="24"/>
                <w:szCs w:val="24"/>
                <w:lang w:val="en-GB" w:eastAsia="zh-CN"/>
              </w:rPr>
              <w:t xml:space="preserve">Partly cloudy </w:t>
            </w:r>
          </w:p>
        </w:tc>
        <w:tc>
          <w:tcPr>
            <w:tcW w:w="1807" w:type="dxa"/>
            <w:tcBorders>
              <w:top w:val="single" w:sz="4" w:space="0" w:color="auto"/>
              <w:left w:val="single" w:sz="4" w:space="0" w:color="auto"/>
              <w:bottom w:val="single" w:sz="4" w:space="0" w:color="auto"/>
              <w:right w:val="single" w:sz="4" w:space="0" w:color="auto"/>
            </w:tcBorders>
            <w:hideMark/>
          </w:tcPr>
          <w:p w14:paraId="65A7CC13" w14:textId="77777777" w:rsidR="00A0289A" w:rsidRPr="00F56D8B" w:rsidRDefault="00A0289A" w:rsidP="00F56D8B">
            <w:pPr>
              <w:pStyle w:val="Normal1"/>
              <w:jc w:val="both"/>
              <w:rPr>
                <w:rFonts w:ascii="Arial" w:hAnsi="Arial" w:cs="Arial"/>
                <w:sz w:val="24"/>
                <w:szCs w:val="24"/>
                <w:lang w:val="en-GB" w:eastAsia="zh-CN"/>
              </w:rPr>
            </w:pPr>
            <w:r w:rsidRPr="00F56D8B">
              <w:rPr>
                <w:rFonts w:ascii="Arial" w:hAnsi="Arial" w:cs="Arial"/>
                <w:sz w:val="24"/>
                <w:szCs w:val="24"/>
                <w:lang w:val="en-GB" w:eastAsia="zh-CN"/>
              </w:rPr>
              <w:t>Intermediate blue</w:t>
            </w:r>
          </w:p>
        </w:tc>
        <w:tc>
          <w:tcPr>
            <w:tcW w:w="1707" w:type="dxa"/>
            <w:tcBorders>
              <w:top w:val="single" w:sz="4" w:space="0" w:color="auto"/>
              <w:left w:val="single" w:sz="4" w:space="0" w:color="auto"/>
              <w:bottom w:val="single" w:sz="4" w:space="0" w:color="auto"/>
              <w:right w:val="single" w:sz="4" w:space="0" w:color="auto"/>
            </w:tcBorders>
            <w:hideMark/>
          </w:tcPr>
          <w:p w14:paraId="714CF04E" w14:textId="77777777" w:rsidR="00A0289A" w:rsidRPr="00F56D8B" w:rsidRDefault="00A0289A" w:rsidP="00F56D8B">
            <w:pPr>
              <w:pStyle w:val="Normal1"/>
              <w:jc w:val="both"/>
              <w:rPr>
                <w:rFonts w:ascii="Arial" w:hAnsi="Arial" w:cs="Arial"/>
                <w:sz w:val="24"/>
                <w:szCs w:val="24"/>
                <w:lang w:val="en-GB" w:eastAsia="zh-CN"/>
              </w:rPr>
            </w:pPr>
            <w:r w:rsidRPr="00F56D8B">
              <w:rPr>
                <w:rFonts w:ascii="Arial" w:hAnsi="Arial" w:cs="Arial"/>
                <w:sz w:val="24"/>
                <w:szCs w:val="24"/>
                <w:lang w:val="en-GB" w:eastAsia="zh-CN"/>
              </w:rPr>
              <w:t xml:space="preserve">Medium </w:t>
            </w:r>
            <w:proofErr w:type="gramStart"/>
            <w:r w:rsidRPr="00F56D8B">
              <w:rPr>
                <w:rFonts w:ascii="Arial" w:hAnsi="Arial" w:cs="Arial"/>
                <w:sz w:val="24"/>
                <w:szCs w:val="24"/>
                <w:lang w:val="en-GB" w:eastAsia="zh-CN"/>
              </w:rPr>
              <w:t xml:space="preserve">low  </w:t>
            </w:r>
            <w:proofErr w:type="gramEnd"/>
          </w:p>
        </w:tc>
      </w:tr>
      <w:tr w:rsidR="00A0289A" w:rsidRPr="00F56D8B" w14:paraId="18DD88C3" w14:textId="77777777" w:rsidTr="00A0289A">
        <w:trPr>
          <w:trHeight w:val="5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C07538" w14:textId="77777777" w:rsidR="00A0289A" w:rsidRPr="00F56D8B" w:rsidRDefault="00A0289A" w:rsidP="00F56D8B">
            <w:pPr>
              <w:jc w:val="both"/>
              <w:rPr>
                <w:rFonts w:ascii="Arial" w:hAnsi="Arial" w:cs="Arial"/>
                <w:sz w:val="24"/>
                <w:szCs w:val="24"/>
                <w:lang w:eastAsia="zh-CN"/>
              </w:rPr>
            </w:pPr>
          </w:p>
        </w:tc>
        <w:tc>
          <w:tcPr>
            <w:tcW w:w="1730" w:type="dxa"/>
            <w:tcBorders>
              <w:top w:val="single" w:sz="4" w:space="0" w:color="auto"/>
              <w:left w:val="single" w:sz="4" w:space="0" w:color="auto"/>
              <w:bottom w:val="single" w:sz="4" w:space="0" w:color="auto"/>
              <w:right w:val="single" w:sz="4" w:space="0" w:color="auto"/>
            </w:tcBorders>
            <w:hideMark/>
          </w:tcPr>
          <w:p w14:paraId="225DCFE5" w14:textId="77777777" w:rsidR="00A0289A" w:rsidRPr="00F56D8B" w:rsidRDefault="00A0289A" w:rsidP="00F56D8B">
            <w:pPr>
              <w:pStyle w:val="Normal1"/>
              <w:jc w:val="both"/>
              <w:rPr>
                <w:rFonts w:ascii="Arial" w:hAnsi="Arial" w:cs="Arial"/>
                <w:sz w:val="24"/>
                <w:szCs w:val="24"/>
                <w:lang w:val="en-GB" w:eastAsia="zh-CN"/>
              </w:rPr>
            </w:pPr>
            <w:r w:rsidRPr="00F56D8B">
              <w:rPr>
                <w:rFonts w:ascii="Arial" w:hAnsi="Arial" w:cs="Arial"/>
                <w:sz w:val="24"/>
                <w:szCs w:val="24"/>
                <w:lang w:val="en-GB" w:eastAsia="zh-CN"/>
              </w:rPr>
              <w:t>0.20 &lt; NI &lt; 0.70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FD430F" w14:textId="77777777" w:rsidR="00A0289A" w:rsidRPr="00F56D8B" w:rsidRDefault="00A0289A" w:rsidP="00F56D8B">
            <w:pPr>
              <w:jc w:val="both"/>
              <w:rPr>
                <w:rFonts w:ascii="Arial" w:hAnsi="Arial" w:cs="Arial"/>
                <w:sz w:val="24"/>
                <w:szCs w:val="24"/>
                <w:lang w:eastAsia="zh-CN"/>
              </w:rPr>
            </w:pPr>
          </w:p>
        </w:tc>
        <w:tc>
          <w:tcPr>
            <w:tcW w:w="1807" w:type="dxa"/>
            <w:tcBorders>
              <w:top w:val="single" w:sz="4" w:space="0" w:color="auto"/>
              <w:left w:val="single" w:sz="4" w:space="0" w:color="auto"/>
              <w:bottom w:val="single" w:sz="4" w:space="0" w:color="auto"/>
              <w:right w:val="single" w:sz="4" w:space="0" w:color="auto"/>
            </w:tcBorders>
            <w:hideMark/>
          </w:tcPr>
          <w:p w14:paraId="26025923" w14:textId="77777777" w:rsidR="00A0289A" w:rsidRPr="00F56D8B" w:rsidRDefault="00A0289A" w:rsidP="00F56D8B">
            <w:pPr>
              <w:pStyle w:val="Normal1"/>
              <w:jc w:val="both"/>
              <w:rPr>
                <w:rFonts w:ascii="Arial" w:hAnsi="Arial" w:cs="Arial"/>
                <w:sz w:val="24"/>
                <w:szCs w:val="24"/>
                <w:lang w:val="en-GB" w:eastAsia="zh-CN"/>
              </w:rPr>
            </w:pPr>
            <w:r w:rsidRPr="00F56D8B">
              <w:rPr>
                <w:rFonts w:ascii="Arial" w:hAnsi="Arial" w:cs="Arial"/>
                <w:sz w:val="24"/>
                <w:szCs w:val="24"/>
                <w:lang w:val="en-GB" w:eastAsia="zh-CN"/>
              </w:rPr>
              <w:t>Intermediate mean</w:t>
            </w:r>
          </w:p>
        </w:tc>
        <w:tc>
          <w:tcPr>
            <w:tcW w:w="1707" w:type="dxa"/>
            <w:tcBorders>
              <w:top w:val="single" w:sz="4" w:space="0" w:color="auto"/>
              <w:left w:val="single" w:sz="4" w:space="0" w:color="auto"/>
              <w:bottom w:val="single" w:sz="4" w:space="0" w:color="auto"/>
              <w:right w:val="single" w:sz="4" w:space="0" w:color="auto"/>
            </w:tcBorders>
            <w:hideMark/>
          </w:tcPr>
          <w:p w14:paraId="43226084" w14:textId="77777777" w:rsidR="00A0289A" w:rsidRPr="00F56D8B" w:rsidRDefault="00A0289A" w:rsidP="00F56D8B">
            <w:pPr>
              <w:pStyle w:val="Normal1"/>
              <w:jc w:val="both"/>
              <w:rPr>
                <w:rFonts w:ascii="Arial" w:hAnsi="Arial" w:cs="Arial"/>
                <w:sz w:val="24"/>
                <w:szCs w:val="24"/>
                <w:lang w:val="en-GB" w:eastAsia="zh-CN"/>
              </w:rPr>
            </w:pPr>
            <w:r w:rsidRPr="00F56D8B">
              <w:rPr>
                <w:rFonts w:ascii="Arial" w:hAnsi="Arial" w:cs="Arial"/>
                <w:sz w:val="24"/>
                <w:szCs w:val="24"/>
                <w:lang w:val="en-GB" w:eastAsia="zh-CN"/>
              </w:rPr>
              <w:t>Medium</w:t>
            </w:r>
          </w:p>
        </w:tc>
      </w:tr>
      <w:tr w:rsidR="00A0289A" w:rsidRPr="00F56D8B" w14:paraId="7BEA736E" w14:textId="77777777" w:rsidTr="00A0289A">
        <w:trPr>
          <w:trHeight w:val="5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D46E65" w14:textId="77777777" w:rsidR="00A0289A" w:rsidRPr="00F56D8B" w:rsidRDefault="00A0289A" w:rsidP="00F56D8B">
            <w:pPr>
              <w:jc w:val="both"/>
              <w:rPr>
                <w:rFonts w:ascii="Arial" w:hAnsi="Arial" w:cs="Arial"/>
                <w:sz w:val="24"/>
                <w:szCs w:val="24"/>
                <w:lang w:eastAsia="zh-CN"/>
              </w:rPr>
            </w:pPr>
          </w:p>
        </w:tc>
        <w:tc>
          <w:tcPr>
            <w:tcW w:w="1730" w:type="dxa"/>
            <w:tcBorders>
              <w:top w:val="single" w:sz="4" w:space="0" w:color="auto"/>
              <w:left w:val="single" w:sz="4" w:space="0" w:color="auto"/>
              <w:bottom w:val="single" w:sz="4" w:space="0" w:color="auto"/>
              <w:right w:val="single" w:sz="4" w:space="0" w:color="auto"/>
            </w:tcBorders>
            <w:hideMark/>
          </w:tcPr>
          <w:p w14:paraId="419BCC18" w14:textId="77777777" w:rsidR="00A0289A" w:rsidRPr="00F56D8B" w:rsidRDefault="00A0289A" w:rsidP="00F56D8B">
            <w:pPr>
              <w:pStyle w:val="Normal1"/>
              <w:jc w:val="both"/>
              <w:rPr>
                <w:rFonts w:ascii="Arial" w:hAnsi="Arial" w:cs="Arial"/>
                <w:sz w:val="24"/>
                <w:szCs w:val="24"/>
                <w:lang w:val="en-GB" w:eastAsia="zh-CN"/>
              </w:rPr>
            </w:pPr>
            <w:r w:rsidRPr="00F56D8B">
              <w:rPr>
                <w:rFonts w:ascii="Arial" w:hAnsi="Arial" w:cs="Arial"/>
                <w:sz w:val="24"/>
                <w:szCs w:val="24"/>
                <w:lang w:val="en-GB" w:eastAsia="zh-CN"/>
              </w:rPr>
              <w:t>0.05 &lt; NI &lt; 0.20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F17F6D" w14:textId="77777777" w:rsidR="00A0289A" w:rsidRPr="00F56D8B" w:rsidRDefault="00A0289A" w:rsidP="00F56D8B">
            <w:pPr>
              <w:jc w:val="both"/>
              <w:rPr>
                <w:rFonts w:ascii="Arial" w:hAnsi="Arial" w:cs="Arial"/>
                <w:sz w:val="24"/>
                <w:szCs w:val="24"/>
                <w:lang w:eastAsia="zh-CN"/>
              </w:rPr>
            </w:pPr>
          </w:p>
        </w:tc>
        <w:tc>
          <w:tcPr>
            <w:tcW w:w="1807" w:type="dxa"/>
            <w:tcBorders>
              <w:top w:val="single" w:sz="4" w:space="0" w:color="auto"/>
              <w:left w:val="single" w:sz="4" w:space="0" w:color="auto"/>
              <w:bottom w:val="single" w:sz="4" w:space="0" w:color="auto"/>
              <w:right w:val="single" w:sz="4" w:space="0" w:color="auto"/>
            </w:tcBorders>
            <w:hideMark/>
          </w:tcPr>
          <w:p w14:paraId="1BB22FBF" w14:textId="77777777" w:rsidR="00A0289A" w:rsidRPr="00F56D8B" w:rsidRDefault="00A0289A" w:rsidP="00F56D8B">
            <w:pPr>
              <w:pStyle w:val="Normal1"/>
              <w:jc w:val="both"/>
              <w:rPr>
                <w:rFonts w:ascii="Arial" w:hAnsi="Arial" w:cs="Arial"/>
                <w:sz w:val="24"/>
                <w:szCs w:val="24"/>
                <w:lang w:val="en-GB" w:eastAsia="zh-CN"/>
              </w:rPr>
            </w:pPr>
            <w:r w:rsidRPr="00F56D8B">
              <w:rPr>
                <w:rFonts w:ascii="Arial" w:hAnsi="Arial" w:cs="Arial"/>
                <w:sz w:val="24"/>
                <w:szCs w:val="24"/>
                <w:lang w:val="en-GB" w:eastAsia="zh-CN"/>
              </w:rPr>
              <w:t>Intermediate overcast</w:t>
            </w:r>
          </w:p>
        </w:tc>
        <w:tc>
          <w:tcPr>
            <w:tcW w:w="1707" w:type="dxa"/>
            <w:tcBorders>
              <w:top w:val="single" w:sz="4" w:space="0" w:color="auto"/>
              <w:left w:val="single" w:sz="4" w:space="0" w:color="auto"/>
              <w:bottom w:val="single" w:sz="4" w:space="0" w:color="auto"/>
              <w:right w:val="single" w:sz="4" w:space="0" w:color="auto"/>
            </w:tcBorders>
            <w:hideMark/>
          </w:tcPr>
          <w:p w14:paraId="1DDE803D" w14:textId="77777777" w:rsidR="00A0289A" w:rsidRPr="00F56D8B" w:rsidRDefault="00A0289A" w:rsidP="00F56D8B">
            <w:pPr>
              <w:pStyle w:val="Normal1"/>
              <w:jc w:val="both"/>
              <w:rPr>
                <w:rFonts w:ascii="Arial" w:hAnsi="Arial" w:cs="Arial"/>
                <w:sz w:val="24"/>
                <w:szCs w:val="24"/>
                <w:lang w:val="en-GB" w:eastAsia="zh-CN"/>
              </w:rPr>
            </w:pPr>
            <w:r w:rsidRPr="00F56D8B">
              <w:rPr>
                <w:rFonts w:ascii="Arial" w:hAnsi="Arial" w:cs="Arial"/>
                <w:sz w:val="24"/>
                <w:szCs w:val="24"/>
                <w:lang w:val="en-GB" w:eastAsia="zh-CN"/>
              </w:rPr>
              <w:t xml:space="preserve">Medium high </w:t>
            </w:r>
          </w:p>
        </w:tc>
      </w:tr>
      <w:tr w:rsidR="00A0289A" w:rsidRPr="00F56D8B" w14:paraId="0198A80B" w14:textId="77777777" w:rsidTr="00A0289A">
        <w:tc>
          <w:tcPr>
            <w:tcW w:w="1858" w:type="dxa"/>
            <w:tcBorders>
              <w:top w:val="single" w:sz="4" w:space="0" w:color="auto"/>
              <w:left w:val="single" w:sz="4" w:space="0" w:color="auto"/>
              <w:bottom w:val="single" w:sz="4" w:space="0" w:color="auto"/>
              <w:right w:val="single" w:sz="4" w:space="0" w:color="auto"/>
            </w:tcBorders>
            <w:hideMark/>
          </w:tcPr>
          <w:p w14:paraId="6C5B49E8" w14:textId="77777777" w:rsidR="00A0289A" w:rsidRPr="00F56D8B" w:rsidRDefault="00A0289A" w:rsidP="00F56D8B">
            <w:pPr>
              <w:pStyle w:val="Normal1"/>
              <w:jc w:val="both"/>
              <w:rPr>
                <w:rFonts w:ascii="Arial" w:hAnsi="Arial" w:cs="Arial"/>
                <w:sz w:val="24"/>
                <w:szCs w:val="24"/>
                <w:lang w:val="en-GB" w:eastAsia="zh-CN"/>
              </w:rPr>
            </w:pPr>
            <m:oMathPara>
              <m:oMath>
                <m:r>
                  <m:rPr>
                    <m:sty m:val="p"/>
                  </m:rPr>
                  <w:rPr>
                    <w:rFonts w:ascii="Cambria Math" w:hAnsi="Cambria Math" w:cs="Arial"/>
                    <w:sz w:val="24"/>
                    <w:szCs w:val="24"/>
                    <w:lang w:val="en-GB" w:eastAsia="zh-CN"/>
                  </w:rPr>
                  <m:t>ε ≤1.23</m:t>
                </m:r>
              </m:oMath>
            </m:oMathPara>
          </w:p>
        </w:tc>
        <w:tc>
          <w:tcPr>
            <w:tcW w:w="1730" w:type="dxa"/>
            <w:tcBorders>
              <w:top w:val="single" w:sz="4" w:space="0" w:color="auto"/>
              <w:left w:val="single" w:sz="4" w:space="0" w:color="auto"/>
              <w:bottom w:val="single" w:sz="4" w:space="0" w:color="auto"/>
              <w:right w:val="single" w:sz="4" w:space="0" w:color="auto"/>
            </w:tcBorders>
            <w:hideMark/>
          </w:tcPr>
          <w:p w14:paraId="052F285F" w14:textId="77777777" w:rsidR="00A0289A" w:rsidRPr="00F56D8B" w:rsidRDefault="00A0289A" w:rsidP="00F56D8B">
            <w:pPr>
              <w:pStyle w:val="Normal1"/>
              <w:jc w:val="both"/>
              <w:rPr>
                <w:rFonts w:ascii="Arial" w:hAnsi="Arial" w:cs="Arial"/>
                <w:sz w:val="24"/>
                <w:szCs w:val="24"/>
                <w:lang w:val="en-GB" w:eastAsia="zh-CN"/>
              </w:rPr>
            </w:pPr>
            <w:r w:rsidRPr="00F56D8B">
              <w:rPr>
                <w:rFonts w:ascii="Arial" w:hAnsi="Arial" w:cs="Arial"/>
                <w:sz w:val="24"/>
                <w:szCs w:val="24"/>
                <w:lang w:val="en-GB" w:eastAsia="zh-CN"/>
              </w:rPr>
              <w:t>0.00 &lt; NI &lt; 0.05</w:t>
            </w:r>
          </w:p>
        </w:tc>
        <w:tc>
          <w:tcPr>
            <w:tcW w:w="1877" w:type="dxa"/>
            <w:tcBorders>
              <w:top w:val="single" w:sz="4" w:space="0" w:color="auto"/>
              <w:left w:val="single" w:sz="4" w:space="0" w:color="auto"/>
              <w:bottom w:val="single" w:sz="4" w:space="0" w:color="auto"/>
              <w:right w:val="single" w:sz="4" w:space="0" w:color="auto"/>
            </w:tcBorders>
            <w:hideMark/>
          </w:tcPr>
          <w:p w14:paraId="7D2C64F4" w14:textId="77777777" w:rsidR="00A0289A" w:rsidRPr="00F56D8B" w:rsidRDefault="00A0289A" w:rsidP="00F56D8B">
            <w:pPr>
              <w:pStyle w:val="Normal1"/>
              <w:jc w:val="both"/>
              <w:rPr>
                <w:rFonts w:ascii="Arial" w:hAnsi="Arial" w:cs="Arial"/>
                <w:sz w:val="24"/>
                <w:szCs w:val="24"/>
                <w:lang w:val="en-GB" w:eastAsia="zh-CN"/>
              </w:rPr>
            </w:pPr>
            <w:r w:rsidRPr="00F56D8B">
              <w:rPr>
                <w:rFonts w:ascii="Arial" w:hAnsi="Arial" w:cs="Arial"/>
                <w:sz w:val="24"/>
                <w:szCs w:val="24"/>
                <w:lang w:val="en-GB" w:eastAsia="zh-CN"/>
              </w:rPr>
              <w:t>Cloudy</w:t>
            </w:r>
          </w:p>
        </w:tc>
        <w:tc>
          <w:tcPr>
            <w:tcW w:w="1807" w:type="dxa"/>
            <w:tcBorders>
              <w:top w:val="single" w:sz="4" w:space="0" w:color="auto"/>
              <w:left w:val="single" w:sz="4" w:space="0" w:color="auto"/>
              <w:bottom w:val="single" w:sz="4" w:space="0" w:color="auto"/>
              <w:right w:val="single" w:sz="4" w:space="0" w:color="auto"/>
            </w:tcBorders>
            <w:hideMark/>
          </w:tcPr>
          <w:p w14:paraId="2B29D76F" w14:textId="77777777" w:rsidR="00A0289A" w:rsidRPr="00F56D8B" w:rsidRDefault="00A0289A" w:rsidP="00F56D8B">
            <w:pPr>
              <w:pStyle w:val="Normal1"/>
              <w:jc w:val="both"/>
              <w:rPr>
                <w:rFonts w:ascii="Arial" w:hAnsi="Arial" w:cs="Arial"/>
                <w:sz w:val="24"/>
                <w:szCs w:val="24"/>
                <w:lang w:val="en-GB" w:eastAsia="zh-CN"/>
              </w:rPr>
            </w:pPr>
            <w:r w:rsidRPr="00F56D8B">
              <w:rPr>
                <w:rFonts w:ascii="Arial" w:hAnsi="Arial" w:cs="Arial"/>
                <w:sz w:val="24"/>
                <w:szCs w:val="24"/>
                <w:lang w:val="en-GB" w:eastAsia="zh-CN"/>
              </w:rPr>
              <w:t>Overcast</w:t>
            </w:r>
          </w:p>
        </w:tc>
        <w:tc>
          <w:tcPr>
            <w:tcW w:w="1707" w:type="dxa"/>
            <w:tcBorders>
              <w:top w:val="single" w:sz="4" w:space="0" w:color="auto"/>
              <w:left w:val="single" w:sz="4" w:space="0" w:color="auto"/>
              <w:bottom w:val="single" w:sz="4" w:space="0" w:color="auto"/>
              <w:right w:val="single" w:sz="4" w:space="0" w:color="auto"/>
            </w:tcBorders>
            <w:hideMark/>
          </w:tcPr>
          <w:p w14:paraId="7F3A7B49" w14:textId="77777777" w:rsidR="00A0289A" w:rsidRPr="00F56D8B" w:rsidRDefault="00A0289A" w:rsidP="00F56D8B">
            <w:pPr>
              <w:pStyle w:val="Normal1"/>
              <w:jc w:val="both"/>
              <w:rPr>
                <w:rFonts w:ascii="Arial" w:hAnsi="Arial" w:cs="Arial"/>
                <w:sz w:val="24"/>
                <w:szCs w:val="24"/>
                <w:lang w:val="en-GB" w:eastAsia="zh-CN"/>
              </w:rPr>
            </w:pPr>
            <w:r w:rsidRPr="00F56D8B">
              <w:rPr>
                <w:rFonts w:ascii="Arial" w:hAnsi="Arial" w:cs="Arial"/>
                <w:sz w:val="24"/>
                <w:szCs w:val="24"/>
                <w:lang w:val="en-GB" w:eastAsia="zh-CN"/>
              </w:rPr>
              <w:t xml:space="preserve">High </w:t>
            </w:r>
          </w:p>
        </w:tc>
      </w:tr>
    </w:tbl>
    <w:p w14:paraId="58735FAC" w14:textId="77777777" w:rsidR="00A0289A" w:rsidRPr="00F56D8B" w:rsidRDefault="00A0289A" w:rsidP="00F56D8B">
      <w:pPr>
        <w:pStyle w:val="Bibliography"/>
        <w:ind w:left="0" w:firstLine="0"/>
        <w:jc w:val="both"/>
        <w:rPr>
          <w:rFonts w:ascii="Arial" w:hAnsi="Arial" w:cs="Arial"/>
        </w:rPr>
      </w:pPr>
    </w:p>
    <w:p w14:paraId="5D2A33BB" w14:textId="77777777" w:rsidR="00D42A25" w:rsidRPr="00F56D8B" w:rsidRDefault="00D42A25" w:rsidP="00F56D8B">
      <w:pPr>
        <w:jc w:val="both"/>
        <w:rPr>
          <w:rFonts w:ascii="Arial" w:hAnsi="Arial" w:cs="Arial"/>
        </w:rPr>
      </w:pPr>
    </w:p>
    <w:p w14:paraId="370F87F7" w14:textId="77777777" w:rsidR="00DD11C0" w:rsidRPr="00F56D8B" w:rsidRDefault="00DD11C0" w:rsidP="00F56D8B">
      <w:pPr>
        <w:jc w:val="both"/>
        <w:rPr>
          <w:rFonts w:ascii="Arial" w:hAnsi="Arial" w:cs="Arial"/>
        </w:rPr>
      </w:pPr>
    </w:p>
    <w:p w14:paraId="69DFF24F" w14:textId="77777777" w:rsidR="00DD11C0" w:rsidRPr="00F56D8B" w:rsidRDefault="00DD11C0" w:rsidP="00F56D8B">
      <w:pPr>
        <w:jc w:val="both"/>
        <w:rPr>
          <w:rFonts w:ascii="Arial" w:hAnsi="Arial" w:cs="Arial"/>
        </w:rPr>
      </w:pPr>
    </w:p>
    <w:p w14:paraId="4F5FA9E6" w14:textId="77777777" w:rsidR="00705F68" w:rsidRPr="00F56D8B" w:rsidRDefault="00705F68" w:rsidP="00F56D8B">
      <w:pPr>
        <w:pStyle w:val="Heading1"/>
        <w:jc w:val="both"/>
        <w:rPr>
          <w:rFonts w:ascii="Arial" w:hAnsi="Arial" w:cs="Arial"/>
          <w:sz w:val="24"/>
          <w:szCs w:val="24"/>
        </w:rPr>
      </w:pPr>
      <w:bookmarkStart w:id="319" w:name="_Toc347617515"/>
      <w:r w:rsidRPr="00F56D8B">
        <w:rPr>
          <w:rFonts w:ascii="Arial" w:hAnsi="Arial" w:cs="Arial"/>
          <w:sz w:val="24"/>
          <w:szCs w:val="24"/>
        </w:rPr>
        <w:t>4. Feasibility analysis of sun photometers</w:t>
      </w:r>
      <w:bookmarkEnd w:id="319"/>
    </w:p>
    <w:p w14:paraId="2405B74B" w14:textId="77777777" w:rsidR="00705F68" w:rsidRPr="00F56D8B" w:rsidRDefault="00705F68" w:rsidP="00F56D8B">
      <w:pPr>
        <w:jc w:val="both"/>
        <w:rPr>
          <w:rFonts w:ascii="Arial" w:eastAsia="Times New Roman" w:hAnsi="Arial" w:cs="Arial"/>
        </w:rPr>
      </w:pPr>
    </w:p>
    <w:p w14:paraId="0A5590D1" w14:textId="3BEC48B7" w:rsidR="00705F68" w:rsidRPr="00F56D8B" w:rsidRDefault="00705F68" w:rsidP="00F56D8B">
      <w:pPr>
        <w:jc w:val="both"/>
        <w:rPr>
          <w:rFonts w:ascii="Arial" w:hAnsi="Arial" w:cs="Arial"/>
        </w:rPr>
      </w:pPr>
      <w:r w:rsidRPr="00F56D8B">
        <w:rPr>
          <w:rFonts w:ascii="Arial" w:hAnsi="Arial" w:cs="Arial"/>
        </w:rPr>
        <w:t xml:space="preserve">The objectives of this feasibility analysis are to identify the advantages and disadvantages of the sun photometers used in past experiments, analysing the feasibility of sun photometer in this research, and identify the research opportunities through integrating with radio communications. Sun photometers described in Section 4.1, Section 4.2, Section 4.3, Section 4.4, </w:t>
      </w:r>
      <w:r w:rsidR="00595B5E" w:rsidRPr="00F56D8B">
        <w:rPr>
          <w:rFonts w:ascii="Arial" w:hAnsi="Arial" w:cs="Arial"/>
        </w:rPr>
        <w:t xml:space="preserve">and </w:t>
      </w:r>
      <w:r w:rsidRPr="00F56D8B">
        <w:rPr>
          <w:rFonts w:ascii="Arial" w:hAnsi="Arial" w:cs="Arial"/>
        </w:rPr>
        <w:t xml:space="preserve">Section 4.5 have various features, which made them feasible for past experiments. </w:t>
      </w:r>
      <w:r w:rsidR="00EA0934" w:rsidRPr="00F56D8B">
        <w:rPr>
          <w:rFonts w:ascii="Arial" w:hAnsi="Arial" w:cs="Arial"/>
        </w:rPr>
        <w:t xml:space="preserve">Table 3 and Table 4 summarise the capabilities and applications of these sun photometers </w:t>
      </w:r>
    </w:p>
    <w:p w14:paraId="0FA149DE" w14:textId="77777777" w:rsidR="00705F68" w:rsidRPr="00F56D8B" w:rsidRDefault="00705F68" w:rsidP="00F56D8B">
      <w:pPr>
        <w:jc w:val="both"/>
        <w:rPr>
          <w:rFonts w:ascii="Arial" w:eastAsia="Times New Roman" w:hAnsi="Arial" w:cs="Arial"/>
        </w:rPr>
      </w:pPr>
    </w:p>
    <w:p w14:paraId="399B7602" w14:textId="72AE6C5E" w:rsidR="00705F68" w:rsidRPr="00F56D8B" w:rsidRDefault="00595B5E" w:rsidP="00F56D8B">
      <w:pPr>
        <w:pStyle w:val="Heading2"/>
        <w:ind w:left="0"/>
      </w:pPr>
      <w:bookmarkStart w:id="320" w:name="_Toc347617516"/>
      <w:r w:rsidRPr="00F56D8B">
        <w:t>4.1</w:t>
      </w:r>
      <w:r w:rsidR="00705F68" w:rsidRPr="00F56D8B">
        <w:t>. GLOBE Sun</w:t>
      </w:r>
      <w:r w:rsidR="00EA0934" w:rsidRPr="00F56D8B">
        <w:t xml:space="preserve"> </w:t>
      </w:r>
      <w:r w:rsidR="00705F68" w:rsidRPr="00F56D8B">
        <w:t>photometer</w:t>
      </w:r>
      <w:bookmarkEnd w:id="320"/>
    </w:p>
    <w:p w14:paraId="1C0AF296" w14:textId="77777777" w:rsidR="00705F68" w:rsidRPr="00F56D8B" w:rsidRDefault="00705F68" w:rsidP="00F56D8B">
      <w:pPr>
        <w:jc w:val="both"/>
        <w:rPr>
          <w:rFonts w:ascii="Arial" w:eastAsia="Times New Roman" w:hAnsi="Arial" w:cs="Arial"/>
        </w:rPr>
      </w:pPr>
    </w:p>
    <w:p w14:paraId="43AF6725" w14:textId="6F1488A4" w:rsidR="007F41A2" w:rsidRDefault="00341C23" w:rsidP="00F56D8B">
      <w:pPr>
        <w:jc w:val="both"/>
        <w:rPr>
          <w:ins w:id="321" w:author="Sam Lo" w:date="2017-02-02T12:21:00Z"/>
          <w:rFonts w:ascii="Arial" w:hAnsi="Arial" w:cs="Arial"/>
        </w:rPr>
      </w:pPr>
      <w:ins w:id="322" w:author="Sam Lo" w:date="2017-02-02T12:47:00Z">
        <w:r>
          <w:rPr>
            <w:rFonts w:ascii="Arial" w:hAnsi="Arial" w:cs="Arial"/>
          </w:rPr>
          <w:t xml:space="preserve">The </w:t>
        </w:r>
      </w:ins>
      <w:r w:rsidR="00705F68" w:rsidRPr="00F56D8B">
        <w:rPr>
          <w:rFonts w:ascii="Arial" w:hAnsi="Arial" w:cs="Arial"/>
        </w:rPr>
        <w:t>GLOBE Sun</w:t>
      </w:r>
      <w:r w:rsidR="00EA0934" w:rsidRPr="00F56D8B">
        <w:rPr>
          <w:rFonts w:ascii="Arial" w:hAnsi="Arial" w:cs="Arial"/>
        </w:rPr>
        <w:t xml:space="preserve"> </w:t>
      </w:r>
      <w:r w:rsidR="00705F68" w:rsidRPr="00F56D8B">
        <w:rPr>
          <w:rFonts w:ascii="Arial" w:hAnsi="Arial" w:cs="Arial"/>
        </w:rPr>
        <w:t>photometer is a two-channel mobile sun photometer made by David Brooks in Institute of Science Research and Education. It contains a green LED, which detects voltage response at 500nm and a red LED, which detects voltage response at 625nm. The hardware implementation of this sun</w:t>
      </w:r>
      <w:r w:rsidR="00EA0934" w:rsidRPr="00F56D8B">
        <w:rPr>
          <w:rFonts w:ascii="Arial" w:hAnsi="Arial" w:cs="Arial"/>
        </w:rPr>
        <w:t xml:space="preserve"> </w:t>
      </w:r>
      <w:r w:rsidR="00705F68" w:rsidRPr="00F56D8B">
        <w:rPr>
          <w:rFonts w:ascii="Arial" w:hAnsi="Arial" w:cs="Arial"/>
        </w:rPr>
        <w:t>photometer contains two trans</w:t>
      </w:r>
      <w:r w:rsidR="00EA0934" w:rsidRPr="00F56D8B">
        <w:rPr>
          <w:rFonts w:ascii="Arial" w:hAnsi="Arial" w:cs="Arial"/>
        </w:rPr>
        <w:t>-</w:t>
      </w:r>
      <w:r w:rsidR="00705F68" w:rsidRPr="00F56D8B">
        <w:rPr>
          <w:rFonts w:ascii="Arial" w:hAnsi="Arial" w:cs="Arial"/>
        </w:rPr>
        <w:t>impedance amplifiers with a toggle switch to select the voltage reading. A 9V battery supplies power to the sun</w:t>
      </w:r>
      <w:r w:rsidR="00EA0934" w:rsidRPr="00F56D8B">
        <w:rPr>
          <w:rFonts w:ascii="Arial" w:hAnsi="Arial" w:cs="Arial"/>
        </w:rPr>
        <w:t xml:space="preserve"> </w:t>
      </w:r>
      <w:r w:rsidR="00705F68" w:rsidRPr="00F56D8B">
        <w:rPr>
          <w:rFonts w:ascii="Arial" w:hAnsi="Arial" w:cs="Arial"/>
        </w:rPr>
        <w:t xml:space="preserve">photometer with a toggle switch to activate it. </w:t>
      </w:r>
      <w:r w:rsidR="00176BB1" w:rsidRPr="00F56D8B">
        <w:rPr>
          <w:rFonts w:ascii="Arial" w:hAnsi="Arial" w:cs="Arial"/>
        </w:rPr>
        <w:fldChar w:fldCharType="begin"/>
      </w:r>
      <w:ins w:id="323" w:author="Sam Lo" w:date="2017-02-02T17:19:00Z">
        <w:r w:rsidR="00917EF4">
          <w:rPr>
            <w:rFonts w:ascii="Arial" w:hAnsi="Arial" w:cs="Arial"/>
          </w:rPr>
          <w:instrText xml:space="preserve"> ADDIN ZOTERO_ITEM CSL_CITATION {"citationID":"1duuq9bh65","properties":{"formattedCitation":"[28]","plainCitation":"[28]"},"citationItems":[{"id":2763,"uris":["http://zotero.org/users/1792213/items/6AMV7BVE"],"uri":["http://zotero.org/users/1792213/items/6AMV7BVE"],"itemData":{"id":2763,"type":"webpage","title":"Building a GLOBE Sun Photometer","URL":"https://www.cs.drexel.edu/~dbrooks/globe/construction.htm","accessed":{"date-parts":[["2016",5,31]]}}}],"schema":"https://github.com/citation-style-language/schema/raw/master/csl-citation.json"} </w:instrText>
        </w:r>
      </w:ins>
      <w:del w:id="324" w:author="Sam Lo" w:date="2017-02-02T11:57:00Z">
        <w:r w:rsidR="00176BB1" w:rsidRPr="00F56D8B" w:rsidDel="0029363E">
          <w:rPr>
            <w:rFonts w:ascii="Arial" w:hAnsi="Arial" w:cs="Arial"/>
          </w:rPr>
          <w:delInstrText xml:space="preserve"> ADDIN ZOTERO_ITEM CSL_CITATION {"citationID":"1duuq9bh65","properties":{"formattedCitation":"[22]","plainCitation":"[22]"},"citationItems":[{"id":2763,"uris":["http://zotero.org/users/1792213/items/6AMV7BVE"],"uri":["http://zotero.org/users/1792213/items/6AMV7BVE"],"itemData":{"id":2763,"type":"webpage","title":"Building a GLOBE Sun Photometer","URL":"https://www.cs.drexel.edu/~dbrooks/globe/construction.htm","accessed":{"date-parts":[["2016",5,31]]}}}],"schema":"https://github.com/citation-style-language/schema/raw/master/csl-citation.json"} </w:delInstrText>
        </w:r>
      </w:del>
      <w:r w:rsidR="00176BB1" w:rsidRPr="00F56D8B">
        <w:rPr>
          <w:rFonts w:ascii="Arial" w:hAnsi="Arial" w:cs="Arial"/>
        </w:rPr>
        <w:fldChar w:fldCharType="separate"/>
      </w:r>
      <w:ins w:id="325" w:author="Sam Lo" w:date="2017-02-02T17:19:00Z">
        <w:r w:rsidR="00917EF4">
          <w:rPr>
            <w:rFonts w:ascii="Arial" w:hAnsi="Arial" w:cs="Arial"/>
            <w:noProof/>
          </w:rPr>
          <w:t>[28]</w:t>
        </w:r>
      </w:ins>
      <w:del w:id="326" w:author="Sam Lo" w:date="2017-02-02T11:57:00Z">
        <w:r w:rsidR="00176BB1" w:rsidRPr="00917EF4" w:rsidDel="0029363E">
          <w:rPr>
            <w:rFonts w:ascii="Arial" w:hAnsi="Arial" w:cs="Arial"/>
            <w:noProof/>
          </w:rPr>
          <w:delText>[22]</w:delText>
        </w:r>
      </w:del>
      <w:r w:rsidR="00176BB1" w:rsidRPr="00F56D8B">
        <w:rPr>
          <w:rFonts w:ascii="Arial" w:hAnsi="Arial" w:cs="Arial"/>
        </w:rPr>
        <w:fldChar w:fldCharType="end"/>
      </w:r>
      <w:r w:rsidR="00176BB1" w:rsidRPr="00F56D8B">
        <w:rPr>
          <w:rFonts w:ascii="Arial" w:hAnsi="Arial" w:cs="Arial"/>
        </w:rPr>
        <w:t xml:space="preserve"> </w:t>
      </w:r>
      <w:r w:rsidR="00705F68" w:rsidRPr="00F56D8B">
        <w:rPr>
          <w:rFonts w:ascii="Arial" w:hAnsi="Arial" w:cs="Arial"/>
        </w:rPr>
        <w:t>It costs $140 to order this sun</w:t>
      </w:r>
      <w:r w:rsidR="00EA0934" w:rsidRPr="00F56D8B">
        <w:rPr>
          <w:rFonts w:ascii="Arial" w:hAnsi="Arial" w:cs="Arial"/>
        </w:rPr>
        <w:t xml:space="preserve"> </w:t>
      </w:r>
      <w:r w:rsidR="00705F68" w:rsidRPr="00F56D8B">
        <w:rPr>
          <w:rFonts w:ascii="Arial" w:hAnsi="Arial" w:cs="Arial"/>
        </w:rPr>
        <w:t>photometer</w:t>
      </w:r>
      <w:ins w:id="327" w:author="Sam Lo" w:date="2017-02-02T12:20:00Z">
        <w:r w:rsidR="007F41A2">
          <w:rPr>
            <w:rFonts w:ascii="Arial" w:hAnsi="Arial" w:cs="Arial"/>
          </w:rPr>
          <w:t xml:space="preserve"> </w:t>
        </w:r>
        <w:r w:rsidR="007F41A2">
          <w:rPr>
            <w:rFonts w:ascii="Arial" w:hAnsi="Arial" w:cs="Arial"/>
          </w:rPr>
          <w:fldChar w:fldCharType="begin"/>
        </w:r>
      </w:ins>
      <w:ins w:id="328" w:author="Sam Lo" w:date="2017-02-02T17:19:00Z">
        <w:r w:rsidR="00917EF4">
          <w:rPr>
            <w:rFonts w:ascii="Arial" w:hAnsi="Arial" w:cs="Arial"/>
          </w:rPr>
          <w:instrText xml:space="preserve"> ADDIN ZOTERO_ITEM CSL_CITATION {"citationID":"1959k1ocgc","properties":{"formattedCitation":"[28]","plainCitation":"[28]"},"citationItems":[{"id":2763,"uris":["http://zotero.org/users/1792213/items/6AMV7BVE"],"uri":["http://zotero.org/users/1792213/items/6AMV7BVE"],"itemData":{"id":2763,"type":"webpage","title":"Building a GLOBE Sun Photometer","URL":"https://www.cs.drexel.edu/~dbrooks/globe/construction.htm","accessed":{"date-parts":[["2016",5,31]]}}}],"schema":"https://github.com/citation-style-language/schema/raw/master/csl-citation.json"} </w:instrText>
        </w:r>
      </w:ins>
      <w:r w:rsidR="007F41A2">
        <w:rPr>
          <w:rFonts w:ascii="Arial" w:hAnsi="Arial" w:cs="Arial"/>
        </w:rPr>
        <w:fldChar w:fldCharType="separate"/>
      </w:r>
      <w:ins w:id="329" w:author="Sam Lo" w:date="2017-02-02T17:19:00Z">
        <w:r w:rsidR="00917EF4">
          <w:rPr>
            <w:rFonts w:ascii="Arial" w:hAnsi="Arial" w:cs="Arial"/>
            <w:noProof/>
          </w:rPr>
          <w:t>[28]</w:t>
        </w:r>
      </w:ins>
      <w:ins w:id="330" w:author="Sam Lo" w:date="2017-02-02T12:20:00Z">
        <w:r w:rsidR="007F41A2">
          <w:rPr>
            <w:rFonts w:ascii="Arial" w:hAnsi="Arial" w:cs="Arial"/>
          </w:rPr>
          <w:fldChar w:fldCharType="end"/>
        </w:r>
      </w:ins>
      <w:r w:rsidR="00705F68" w:rsidRPr="00F56D8B">
        <w:rPr>
          <w:rFonts w:ascii="Arial" w:hAnsi="Arial" w:cs="Arial"/>
        </w:rPr>
        <w:t>. The advantage of using this sun</w:t>
      </w:r>
      <w:r w:rsidR="00EA0934" w:rsidRPr="00F56D8B">
        <w:rPr>
          <w:rFonts w:ascii="Arial" w:hAnsi="Arial" w:cs="Arial"/>
        </w:rPr>
        <w:t xml:space="preserve"> </w:t>
      </w:r>
      <w:r w:rsidR="00705F68" w:rsidRPr="00F56D8B">
        <w:rPr>
          <w:rFonts w:ascii="Arial" w:hAnsi="Arial" w:cs="Arial"/>
        </w:rPr>
        <w:t xml:space="preserve">photometer is it is easy to build, and it only contains several components with a digital voltmeter interface. However, it does not provide the full range of detecting aerosols optical depth since it only has two channels to detect the aerosol thickness. </w:t>
      </w:r>
      <w:r w:rsidR="00176BB1" w:rsidRPr="00F56D8B">
        <w:rPr>
          <w:rFonts w:ascii="Arial" w:hAnsi="Arial" w:cs="Arial"/>
        </w:rPr>
        <w:fldChar w:fldCharType="begin"/>
      </w:r>
      <w:ins w:id="331" w:author="Sam Lo" w:date="2017-02-02T17:19:00Z">
        <w:r w:rsidR="00917EF4">
          <w:rPr>
            <w:rFonts w:ascii="Arial" w:hAnsi="Arial" w:cs="Arial"/>
          </w:rPr>
          <w:instrText xml:space="preserve"> ADDIN ZOTERO_ITEM CSL_CITATION {"citationID":"2ojf4ui8ci","properties":{"formattedCitation":"[28]","plainCitation":"[28]"},"citationItems":[{"id":2763,"uris":["http://zotero.org/users/1792213/items/6AMV7BVE"],"uri":["http://zotero.org/users/1792213/items/6AMV7BVE"],"itemData":{"id":2763,"type":"webpage","title":"Building a GLOBE Sun Photometer","URL":"https://www.cs.drexel.edu/~dbrooks/globe/construction.htm","accessed":{"date-parts":[["2016",5,31]]}}}],"schema":"https://github.com/citation-style-language/schema/raw/master/csl-citation.json"} </w:instrText>
        </w:r>
      </w:ins>
      <w:del w:id="332" w:author="Sam Lo" w:date="2017-02-02T11:57:00Z">
        <w:r w:rsidR="00176BB1" w:rsidRPr="00F56D8B" w:rsidDel="0029363E">
          <w:rPr>
            <w:rFonts w:ascii="Arial" w:hAnsi="Arial" w:cs="Arial"/>
          </w:rPr>
          <w:delInstrText xml:space="preserve"> ADDIN ZOTERO_ITEM CSL_CITATION {"citationID":"2ojf4ui8ci","properties":{"formattedCitation":"[22]","plainCitation":"[22]"},"citationItems":[{"id":2763,"uris":["http://zotero.org/users/1792213/items/6AMV7BVE"],"uri":["http://zotero.org/users/1792213/items/6AMV7BVE"],"itemData":{"id":2763,"type":"webpage","title":"Building a GLOBE Sun Photometer","URL":"https://www.cs.drexel.edu/~dbrooks/globe/construction.htm","accessed":{"date-parts":[["2016",5,31]]}}}],"schema":"https://github.com/citation-style-language/schema/raw/master/csl-citation.json"} </w:delInstrText>
        </w:r>
      </w:del>
      <w:r w:rsidR="00176BB1" w:rsidRPr="00F56D8B">
        <w:rPr>
          <w:rFonts w:ascii="Arial" w:hAnsi="Arial" w:cs="Arial"/>
        </w:rPr>
        <w:fldChar w:fldCharType="separate"/>
      </w:r>
      <w:ins w:id="333" w:author="Sam Lo" w:date="2017-02-02T17:19:00Z">
        <w:r w:rsidR="00917EF4">
          <w:rPr>
            <w:rFonts w:ascii="Arial" w:hAnsi="Arial" w:cs="Arial"/>
            <w:noProof/>
          </w:rPr>
          <w:t>[28]</w:t>
        </w:r>
      </w:ins>
      <w:del w:id="334" w:author="Sam Lo" w:date="2017-02-02T11:57:00Z">
        <w:r w:rsidR="00176BB1" w:rsidRPr="00917EF4" w:rsidDel="0029363E">
          <w:rPr>
            <w:rFonts w:ascii="Arial" w:hAnsi="Arial" w:cs="Arial"/>
            <w:noProof/>
          </w:rPr>
          <w:delText>[22]</w:delText>
        </w:r>
      </w:del>
      <w:r w:rsidR="00176BB1" w:rsidRPr="00F56D8B">
        <w:rPr>
          <w:rFonts w:ascii="Arial" w:hAnsi="Arial" w:cs="Arial"/>
        </w:rPr>
        <w:fldChar w:fldCharType="end"/>
      </w:r>
      <w:r w:rsidR="00176BB1" w:rsidRPr="00F56D8B">
        <w:rPr>
          <w:rFonts w:ascii="Arial" w:hAnsi="Arial" w:cs="Arial"/>
        </w:rPr>
        <w:t>.</w:t>
      </w:r>
    </w:p>
    <w:p w14:paraId="6B091F62" w14:textId="51F5B875" w:rsidR="00705F68" w:rsidRPr="00F56D8B" w:rsidRDefault="00705F68" w:rsidP="00F56D8B">
      <w:pPr>
        <w:jc w:val="both"/>
        <w:rPr>
          <w:rFonts w:ascii="Arial" w:hAnsi="Arial" w:cs="Arial"/>
        </w:rPr>
      </w:pPr>
      <w:r w:rsidRPr="00F56D8B">
        <w:rPr>
          <w:rFonts w:ascii="Arial" w:hAnsi="Arial" w:cs="Arial"/>
        </w:rPr>
        <w:t xml:space="preserve">The main difference between GLOBE </w:t>
      </w:r>
      <w:r w:rsidR="00EA0934" w:rsidRPr="00F56D8B">
        <w:rPr>
          <w:rFonts w:ascii="Arial" w:hAnsi="Arial" w:cs="Arial"/>
        </w:rPr>
        <w:t>sun photometer</w:t>
      </w:r>
      <w:r w:rsidRPr="00F56D8B">
        <w:rPr>
          <w:rFonts w:ascii="Arial" w:hAnsi="Arial" w:cs="Arial"/>
        </w:rPr>
        <w:t xml:space="preserve"> and the </w:t>
      </w:r>
      <w:r w:rsidR="00EA0934" w:rsidRPr="00F56D8B">
        <w:rPr>
          <w:rFonts w:ascii="Arial" w:hAnsi="Arial" w:cs="Arial"/>
        </w:rPr>
        <w:t>sun photometer designed for this researches</w:t>
      </w:r>
      <w:r w:rsidRPr="00F56D8B">
        <w:rPr>
          <w:rFonts w:ascii="Arial" w:hAnsi="Arial" w:cs="Arial"/>
        </w:rPr>
        <w:t xml:space="preserve"> the number of active channels for aerosol optical depth measurements. There are various aerosol sizes in the atmosphere, and it is better to detect different wavelengths from the sun with more active channels. A display will be mounted into the </w:t>
      </w:r>
      <w:r w:rsidR="00EA0934" w:rsidRPr="00F56D8B">
        <w:rPr>
          <w:rFonts w:ascii="Arial" w:hAnsi="Arial" w:cs="Arial"/>
        </w:rPr>
        <w:t>sun photometer</w:t>
      </w:r>
      <w:r w:rsidRPr="00F56D8B">
        <w:rPr>
          <w:rFonts w:ascii="Arial" w:hAnsi="Arial" w:cs="Arial"/>
        </w:rPr>
        <w:t xml:space="preserve"> for display multiple </w:t>
      </w:r>
      <w:r w:rsidR="00176BB1" w:rsidRPr="00F56D8B">
        <w:rPr>
          <w:rFonts w:ascii="Arial" w:hAnsi="Arial" w:cs="Arial"/>
        </w:rPr>
        <w:t xml:space="preserve">measurements at the same time. The advantage of having more active channels is it </w:t>
      </w:r>
      <w:ins w:id="335" w:author="Sam Lo" w:date="2017-02-02T13:42:00Z">
        <w:r w:rsidR="00F7304F">
          <w:rPr>
            <w:rFonts w:ascii="Arial" w:hAnsi="Arial" w:cs="Arial"/>
          </w:rPr>
          <w:t xml:space="preserve">will </w:t>
        </w:r>
      </w:ins>
      <w:r w:rsidR="00176BB1" w:rsidRPr="00F56D8B">
        <w:rPr>
          <w:rFonts w:ascii="Arial" w:hAnsi="Arial" w:cs="Arial"/>
        </w:rPr>
        <w:t>enable</w:t>
      </w:r>
      <w:del w:id="336" w:author="Sam Lo" w:date="2017-02-02T13:42:00Z">
        <w:r w:rsidR="00176BB1" w:rsidRPr="00F56D8B" w:rsidDel="00F7304F">
          <w:rPr>
            <w:rFonts w:ascii="Arial" w:hAnsi="Arial" w:cs="Arial"/>
          </w:rPr>
          <w:delText>s</w:delText>
        </w:r>
      </w:del>
      <w:r w:rsidR="00176BB1" w:rsidRPr="00F56D8B">
        <w:rPr>
          <w:rFonts w:ascii="Arial" w:hAnsi="Arial" w:cs="Arial"/>
        </w:rPr>
        <w:t xml:space="preserve"> </w:t>
      </w:r>
      <w:r w:rsidRPr="00F56D8B">
        <w:rPr>
          <w:rFonts w:ascii="Arial" w:hAnsi="Arial" w:cs="Arial"/>
        </w:rPr>
        <w:t xml:space="preserve">more wavelength detection and </w:t>
      </w:r>
      <w:ins w:id="337" w:author="Sam Lo" w:date="2017-02-02T13:42:00Z">
        <w:r w:rsidR="00F7304F">
          <w:rPr>
            <w:rFonts w:ascii="Arial" w:hAnsi="Arial" w:cs="Arial"/>
          </w:rPr>
          <w:t>will</w:t>
        </w:r>
      </w:ins>
      <w:del w:id="338" w:author="Sam Lo" w:date="2017-02-02T13:42:00Z">
        <w:r w:rsidRPr="00F56D8B" w:rsidDel="00F7304F">
          <w:rPr>
            <w:rFonts w:ascii="Arial" w:hAnsi="Arial" w:cs="Arial"/>
          </w:rPr>
          <w:delText>can</w:delText>
        </w:r>
      </w:del>
      <w:r w:rsidRPr="00F56D8B">
        <w:rPr>
          <w:rFonts w:ascii="Arial" w:hAnsi="Arial" w:cs="Arial"/>
        </w:rPr>
        <w:t xml:space="preserve"> detect </w:t>
      </w:r>
      <w:del w:id="339" w:author="Sam Lo" w:date="2017-02-02T13:42:00Z">
        <w:r w:rsidRPr="00F56D8B" w:rsidDel="00F7304F">
          <w:rPr>
            <w:rFonts w:ascii="Arial" w:hAnsi="Arial" w:cs="Arial"/>
          </w:rPr>
          <w:delText>more size</w:delText>
        </w:r>
        <w:r w:rsidR="00176BB1" w:rsidRPr="00F56D8B" w:rsidDel="00F7304F">
          <w:rPr>
            <w:rFonts w:ascii="Arial" w:hAnsi="Arial" w:cs="Arial"/>
          </w:rPr>
          <w:delText>s</w:delText>
        </w:r>
        <w:r w:rsidRPr="00F56D8B" w:rsidDel="00F7304F">
          <w:rPr>
            <w:rFonts w:ascii="Arial" w:hAnsi="Arial" w:cs="Arial"/>
          </w:rPr>
          <w:delText xml:space="preserve"> of aero</w:delText>
        </w:r>
        <w:r w:rsidR="00176BB1" w:rsidRPr="00F56D8B" w:rsidDel="00F7304F">
          <w:rPr>
            <w:rFonts w:ascii="Arial" w:hAnsi="Arial" w:cs="Arial"/>
          </w:rPr>
          <w:delText>sol content</w:delText>
        </w:r>
      </w:del>
      <w:ins w:id="340" w:author="Sam Lo" w:date="2017-02-02T13:42:00Z">
        <w:r w:rsidR="00F7304F">
          <w:rPr>
            <w:rFonts w:ascii="Arial" w:hAnsi="Arial" w:cs="Arial"/>
          </w:rPr>
          <w:t xml:space="preserve">various aerosols at the </w:t>
        </w:r>
      </w:ins>
      <w:ins w:id="341" w:author="Sam Lo" w:date="2017-02-02T13:43:00Z">
        <w:r w:rsidR="00F7304F">
          <w:rPr>
            <w:rFonts w:ascii="Arial" w:hAnsi="Arial" w:cs="Arial"/>
          </w:rPr>
          <w:t>simultaneously</w:t>
        </w:r>
      </w:ins>
      <w:r w:rsidR="00176BB1" w:rsidRPr="00F56D8B">
        <w:rPr>
          <w:rFonts w:ascii="Arial" w:hAnsi="Arial" w:cs="Arial"/>
        </w:rPr>
        <w:t xml:space="preserve">. </w:t>
      </w:r>
      <w:r w:rsidRPr="00F56D8B">
        <w:rPr>
          <w:rFonts w:ascii="Arial" w:hAnsi="Arial" w:cs="Arial"/>
        </w:rPr>
        <w:t xml:space="preserve">GLOBE </w:t>
      </w:r>
      <w:r w:rsidR="00EA0934" w:rsidRPr="00F56D8B">
        <w:rPr>
          <w:rFonts w:ascii="Arial" w:hAnsi="Arial" w:cs="Arial"/>
        </w:rPr>
        <w:t>sun photometer</w:t>
      </w:r>
      <w:r w:rsidRPr="00F56D8B">
        <w:rPr>
          <w:rFonts w:ascii="Arial" w:hAnsi="Arial" w:cs="Arial"/>
        </w:rPr>
        <w:t xml:space="preserve"> only enables detecting one voltage data with selectable toggle switch, whereas the </w:t>
      </w:r>
      <w:r w:rsidR="00EA0934" w:rsidRPr="00F56D8B">
        <w:rPr>
          <w:rFonts w:ascii="Arial" w:hAnsi="Arial" w:cs="Arial"/>
        </w:rPr>
        <w:t>sun photometer</w:t>
      </w:r>
      <w:r w:rsidRPr="00F56D8B">
        <w:rPr>
          <w:rFonts w:ascii="Arial" w:hAnsi="Arial" w:cs="Arial"/>
        </w:rPr>
        <w:t xml:space="preserve"> designed for this research is capable to detect wavelengths at 440nm, 525nm, 635nm, 870nm, and 940nm. It has 5 detection channels and able to detect the voltage simultaneously. It is also capable for miniaturization, as it is important for integration with radio transceiver modules.</w:t>
      </w:r>
    </w:p>
    <w:p w14:paraId="5805E9F6" w14:textId="77777777" w:rsidR="00705F68" w:rsidRPr="00F56D8B" w:rsidDel="00477376" w:rsidRDefault="00705F68" w:rsidP="00F56D8B">
      <w:pPr>
        <w:pStyle w:val="Bibliography"/>
        <w:ind w:left="0" w:firstLine="0"/>
        <w:jc w:val="both"/>
        <w:rPr>
          <w:del w:id="342" w:author="Sam Lo" w:date="2017-02-02T17:22:00Z"/>
          <w:rFonts w:ascii="Arial" w:eastAsia="Times New Roman" w:hAnsi="Arial" w:cs="Arial"/>
        </w:rPr>
      </w:pPr>
      <w:del w:id="343" w:author="Sam Lo" w:date="2017-02-02T17:22:00Z">
        <w:r w:rsidRPr="00F56D8B" w:rsidDel="00477376">
          <w:rPr>
            <w:rFonts w:ascii="Arial" w:eastAsia="Times New Roman" w:hAnsi="Arial" w:cs="Arial"/>
          </w:rPr>
          <w:br w:type="page"/>
        </w:r>
      </w:del>
    </w:p>
    <w:p w14:paraId="75ED69D7" w14:textId="77777777" w:rsidR="00705F68" w:rsidRPr="00F56D8B" w:rsidRDefault="00705F68" w:rsidP="00477376">
      <w:pPr>
        <w:pStyle w:val="Bibliography"/>
        <w:ind w:left="0" w:firstLine="0"/>
        <w:jc w:val="both"/>
        <w:pPrChange w:id="344" w:author="Sam Lo" w:date="2017-02-02T17:22:00Z">
          <w:pPr>
            <w:jc w:val="both"/>
          </w:pPr>
        </w:pPrChange>
      </w:pPr>
    </w:p>
    <w:p w14:paraId="30025764" w14:textId="6653DFC3" w:rsidR="00705F68" w:rsidRPr="00F56D8B" w:rsidRDefault="00595B5E" w:rsidP="00F56D8B">
      <w:pPr>
        <w:pStyle w:val="Heading2"/>
        <w:ind w:left="0"/>
      </w:pPr>
      <w:bookmarkStart w:id="345" w:name="_Toc347617517"/>
      <w:r w:rsidRPr="00F56D8B">
        <w:t>4.2</w:t>
      </w:r>
      <w:r w:rsidR="00705F68" w:rsidRPr="00F56D8B">
        <w:t xml:space="preserve">. </w:t>
      </w:r>
      <w:proofErr w:type="spellStart"/>
      <w:r w:rsidR="00705F68" w:rsidRPr="00F56D8B">
        <w:t>SkyClarity</w:t>
      </w:r>
      <w:proofErr w:type="spellEnd"/>
      <w:r w:rsidR="00705F68" w:rsidRPr="00F56D8B">
        <w:t xml:space="preserve"> Device</w:t>
      </w:r>
      <w:bookmarkEnd w:id="345"/>
      <w:r w:rsidR="00705F68" w:rsidRPr="00F56D8B">
        <w:t xml:space="preserve"> </w:t>
      </w:r>
    </w:p>
    <w:p w14:paraId="64DF5B96" w14:textId="77777777" w:rsidR="00705F68" w:rsidRPr="00F56D8B" w:rsidRDefault="00705F68" w:rsidP="00F56D8B">
      <w:pPr>
        <w:jc w:val="both"/>
        <w:rPr>
          <w:rFonts w:ascii="Arial" w:eastAsia="Times New Roman" w:hAnsi="Arial" w:cs="Arial"/>
        </w:rPr>
      </w:pPr>
    </w:p>
    <w:p w14:paraId="67C97589" w14:textId="59C28DC2" w:rsidR="00705F68" w:rsidRPr="00F56D8B" w:rsidRDefault="00341C23" w:rsidP="00F56D8B">
      <w:pPr>
        <w:jc w:val="both"/>
        <w:rPr>
          <w:rFonts w:ascii="Arial" w:hAnsi="Arial" w:cs="Arial"/>
        </w:rPr>
      </w:pPr>
      <w:ins w:id="346" w:author="Sam Lo" w:date="2017-02-02T12:47:00Z">
        <w:r>
          <w:rPr>
            <w:rFonts w:ascii="Arial" w:hAnsi="Arial" w:cs="Arial"/>
          </w:rPr>
          <w:t xml:space="preserve">The </w:t>
        </w:r>
      </w:ins>
      <w:proofErr w:type="spellStart"/>
      <w:r w:rsidR="00705F68" w:rsidRPr="00F56D8B">
        <w:rPr>
          <w:rFonts w:ascii="Arial" w:hAnsi="Arial" w:cs="Arial"/>
        </w:rPr>
        <w:t>SkyClarity</w:t>
      </w:r>
      <w:proofErr w:type="spellEnd"/>
      <w:r w:rsidR="00705F68" w:rsidRPr="00F56D8B">
        <w:rPr>
          <w:rFonts w:ascii="Arial" w:hAnsi="Arial" w:cs="Arial"/>
        </w:rPr>
        <w:t xml:space="preserve"> Device is a mobile sun photometer made by </w:t>
      </w:r>
      <w:proofErr w:type="spellStart"/>
      <w:r w:rsidR="00705F68" w:rsidRPr="00F56D8B">
        <w:rPr>
          <w:rFonts w:ascii="Arial" w:hAnsi="Arial" w:cs="Arial"/>
        </w:rPr>
        <w:t>Dr.</w:t>
      </w:r>
      <w:proofErr w:type="spellEnd"/>
      <w:r w:rsidR="00705F68" w:rsidRPr="00F56D8B">
        <w:rPr>
          <w:rFonts w:ascii="Arial" w:hAnsi="Arial" w:cs="Arial"/>
        </w:rPr>
        <w:t xml:space="preserve"> Andrew </w:t>
      </w:r>
      <w:proofErr w:type="spellStart"/>
      <w:r w:rsidR="00705F68" w:rsidRPr="00F56D8B">
        <w:rPr>
          <w:rFonts w:ascii="Arial" w:hAnsi="Arial" w:cs="Arial"/>
        </w:rPr>
        <w:t>Kufel</w:t>
      </w:r>
      <w:proofErr w:type="spellEnd"/>
      <w:r w:rsidR="00705F68" w:rsidRPr="00F56D8B">
        <w:rPr>
          <w:rFonts w:ascii="Arial" w:hAnsi="Arial" w:cs="Arial"/>
        </w:rPr>
        <w:t>. It contains 5 optical channels, a pressure sensor, and a humidity sensor. The device has a data interface with an application in iPhone platform through an audio jack cable. The application shows the recorded data on each channel. The sensor is tuned through temperature characterisation</w:t>
      </w:r>
      <w:r w:rsidR="00176BB1" w:rsidRPr="00F56D8B">
        <w:rPr>
          <w:rFonts w:ascii="Arial" w:hAnsi="Arial" w:cs="Arial"/>
        </w:rPr>
        <w:fldChar w:fldCharType="begin"/>
      </w:r>
      <w:ins w:id="347" w:author="Sam Lo" w:date="2017-02-02T17:19:00Z">
        <w:r w:rsidR="00917EF4">
          <w:rPr>
            <w:rFonts w:ascii="Arial" w:hAnsi="Arial" w:cs="Arial"/>
          </w:rPr>
          <w:instrText xml:space="preserve"> ADDIN ZOTERO_ITEM CSL_CITATION {"citationID":"12eo0fmhof","properties":{"formattedCitation":"[29]","plainCitation":"[29]"},"citationItems":[{"id":3089,"uris":["http://zotero.org/users/1792213/items/T47AIA65"],"uri":["http://zotero.org/users/1792213/items/T47AIA65"],"itemData":{"id":3089,"type":"webpage","title":"SkyClarity_LEDs_TemperatureCharacterisation","URL":"https://dl.dropboxusercontent.com/content_link/WvYzncxggXO4oy0ylBkV3AJgPh0SS8dyeZTo2osFf780MO894QZgWTN9VxPAug2n/file?dl=1","author":[{"literal":"Jedrzej Kufel"}],"accessed":{"date-parts":[["2016",7,21]]}}}],"schema":"https://github.com/citation-style-language/schema/raw/master/csl-citation.json"} </w:instrText>
        </w:r>
      </w:ins>
      <w:del w:id="348" w:author="Sam Lo" w:date="2017-02-02T11:57:00Z">
        <w:r w:rsidR="00176BB1" w:rsidRPr="00F56D8B" w:rsidDel="0029363E">
          <w:rPr>
            <w:rFonts w:ascii="Arial" w:hAnsi="Arial" w:cs="Arial"/>
          </w:rPr>
          <w:delInstrText xml:space="preserve"> ADDIN ZOTERO_ITEM CSL_CITATION {"citationID":"12eo0fmhof","properties":{"formattedCitation":"[23]","plainCitation":"[23]"},"citationItems":[{"id":3089,"uris":["http://zotero.org/users/1792213/items/T47AIA65"],"uri":["http://zotero.org/users/1792213/items/T47AIA65"],"itemData":{"id":3089,"type":"webpage","title":"SkyClarity_LEDs_TemperatureCharacterisation","URL":"https://dl.dropboxusercontent.com/content_link/WvYzncxggXO4oy0ylBkV3AJgPh0SS8dyeZTo2osFf780MO894QZgWTN9VxPAug2n/file?dl=1","author":[{"literal":"Jedrzej Kufel"}],"accessed":{"date-parts":[["2016",7,21]]}}}],"schema":"https://github.com/citation-style-language/schema/raw/master/csl-citation.json"} </w:delInstrText>
        </w:r>
      </w:del>
      <w:r w:rsidR="00176BB1" w:rsidRPr="00F56D8B">
        <w:rPr>
          <w:rFonts w:ascii="Arial" w:hAnsi="Arial" w:cs="Arial"/>
        </w:rPr>
        <w:fldChar w:fldCharType="separate"/>
      </w:r>
      <w:ins w:id="349" w:author="Sam Lo" w:date="2017-02-02T17:19:00Z">
        <w:r w:rsidR="00917EF4">
          <w:rPr>
            <w:rFonts w:ascii="Arial" w:hAnsi="Arial" w:cs="Arial"/>
            <w:noProof/>
          </w:rPr>
          <w:t>[29]</w:t>
        </w:r>
      </w:ins>
      <w:del w:id="350" w:author="Sam Lo" w:date="2017-02-02T11:57:00Z">
        <w:r w:rsidR="00176BB1" w:rsidRPr="00917EF4" w:rsidDel="0029363E">
          <w:rPr>
            <w:rFonts w:ascii="Arial" w:hAnsi="Arial" w:cs="Arial"/>
            <w:noProof/>
          </w:rPr>
          <w:delText>[23]</w:delText>
        </w:r>
      </w:del>
      <w:r w:rsidR="00176BB1" w:rsidRPr="00F56D8B">
        <w:rPr>
          <w:rFonts w:ascii="Arial" w:hAnsi="Arial" w:cs="Arial"/>
        </w:rPr>
        <w:fldChar w:fldCharType="end"/>
      </w:r>
      <w:r w:rsidR="00705F68" w:rsidRPr="00F56D8B">
        <w:rPr>
          <w:rFonts w:ascii="Arial" w:hAnsi="Arial" w:cs="Arial"/>
        </w:rPr>
        <w:t xml:space="preserve">. There is a magic tape on the case to secure an iPhone on the </w:t>
      </w:r>
      <w:r w:rsidR="00EA0934" w:rsidRPr="00F56D8B">
        <w:rPr>
          <w:rFonts w:ascii="Arial" w:hAnsi="Arial" w:cs="Arial"/>
        </w:rPr>
        <w:t>sun photometer</w:t>
      </w:r>
      <w:r w:rsidR="00705F68" w:rsidRPr="00F56D8B">
        <w:rPr>
          <w:rFonts w:ascii="Arial" w:hAnsi="Arial" w:cs="Arial"/>
        </w:rPr>
        <w:t xml:space="preserve">. The advantage of using </w:t>
      </w:r>
      <w:proofErr w:type="spellStart"/>
      <w:r w:rsidR="00705F68" w:rsidRPr="00F56D8B">
        <w:rPr>
          <w:rFonts w:ascii="Arial" w:hAnsi="Arial" w:cs="Arial"/>
        </w:rPr>
        <w:t>SkyClarity</w:t>
      </w:r>
      <w:proofErr w:type="spellEnd"/>
      <w:r w:rsidR="00705F68" w:rsidRPr="00F56D8B">
        <w:rPr>
          <w:rFonts w:ascii="Arial" w:hAnsi="Arial" w:cs="Arial"/>
        </w:rPr>
        <w:t xml:space="preserve"> Device is it eliminates extra LEDs for signal conditioning by using switchable gains through a multiplexer. However, it requires an audio jack cable to interface between the phone and device, which means that an energy harvesting circuit is required to store the input power from the phone in order to supply the device. </w:t>
      </w:r>
      <w:r w:rsidR="00176BB1" w:rsidRPr="00F56D8B">
        <w:rPr>
          <w:rFonts w:ascii="Arial" w:hAnsi="Arial" w:cs="Arial"/>
        </w:rPr>
        <w:fldChar w:fldCharType="begin"/>
      </w:r>
      <w:ins w:id="351" w:author="Sam Lo" w:date="2017-02-02T17:19:00Z">
        <w:r w:rsidR="00917EF4">
          <w:rPr>
            <w:rFonts w:ascii="Arial" w:hAnsi="Arial" w:cs="Arial"/>
          </w:rPr>
          <w:instrText xml:space="preserve"> ADDIN ZOTERO_ITEM CSL_CITATION {"citationID":"tbbd1k1p2","properties":{"formattedCitation":"[30]","plainCitation":"[30]"},"citationItems":[{"id":3085,"uris":["http://zotero.org/users/1792213/items/RCSPJB7W"],"uri":["http://zotero.org/users/1792213/items/RCSPJB7W"],"itemData":{"id":3085,"type":"webpage","title":"SkyClarity_TestJig_Manual","URL":"https://dl.dropboxusercontent.com/content_link/jPRfpdXFiE5prBGve9HIYqk1UX1wSIkQAock2D1uraX1gBNscdgLtgcp8nL4xPaq/file?dl=1","author":[{"literal":"Jedrzej Kufel"}],"accessed":{"date-parts":[["2016",7,21]]}}}],"schema":"https://github.com/citation-style-language/schema/raw/master/csl-citation.json"} </w:instrText>
        </w:r>
      </w:ins>
      <w:del w:id="352" w:author="Sam Lo" w:date="2017-02-02T11:57:00Z">
        <w:r w:rsidR="00176BB1" w:rsidRPr="00F56D8B" w:rsidDel="0029363E">
          <w:rPr>
            <w:rFonts w:ascii="Arial" w:hAnsi="Arial" w:cs="Arial"/>
          </w:rPr>
          <w:delInstrText xml:space="preserve"> ADDIN ZOTERO_ITEM CSL_CITATION {"citationID":"tbbd1k1p2","properties":{"formattedCitation":"[24]","plainCitation":"[24]"},"citationItems":[{"id":3085,"uris":["http://zotero.org/users/1792213/items/RCSPJB7W"],"uri":["http://zotero.org/users/1792213/items/RCSPJB7W"],"itemData":{"id":3085,"type":"webpage","title":"SkyClarity_TestJig_Manual","URL":"https://dl.dropboxusercontent.com/content_link/jPRfpdXFiE5prBGve9HIYqk1UX1wSIkQAock2D1uraX1gBNscdgLtgcp8nL4xPaq/file?dl=1","author":[{"literal":"Jedrzej Kufel"}],"accessed":{"date-parts":[["2016",7,21]]}}}],"schema":"https://github.com/citation-style-language/schema/raw/master/csl-citation.json"} </w:delInstrText>
        </w:r>
      </w:del>
      <w:r w:rsidR="00176BB1" w:rsidRPr="00F56D8B">
        <w:rPr>
          <w:rFonts w:ascii="Arial" w:hAnsi="Arial" w:cs="Arial"/>
        </w:rPr>
        <w:fldChar w:fldCharType="separate"/>
      </w:r>
      <w:ins w:id="353" w:author="Sam Lo" w:date="2017-02-02T17:19:00Z">
        <w:r w:rsidR="00917EF4">
          <w:rPr>
            <w:rFonts w:ascii="Arial" w:hAnsi="Arial" w:cs="Arial"/>
            <w:noProof/>
          </w:rPr>
          <w:t>[30]</w:t>
        </w:r>
      </w:ins>
      <w:del w:id="354" w:author="Sam Lo" w:date="2017-02-02T11:57:00Z">
        <w:r w:rsidR="00176BB1" w:rsidRPr="00917EF4" w:rsidDel="0029363E">
          <w:rPr>
            <w:rFonts w:ascii="Arial" w:hAnsi="Arial" w:cs="Arial"/>
            <w:noProof/>
          </w:rPr>
          <w:delText>[24]</w:delText>
        </w:r>
      </w:del>
      <w:r w:rsidR="00176BB1" w:rsidRPr="00F56D8B">
        <w:rPr>
          <w:rFonts w:ascii="Arial" w:hAnsi="Arial" w:cs="Arial"/>
        </w:rPr>
        <w:fldChar w:fldCharType="end"/>
      </w:r>
      <w:r w:rsidR="00176BB1" w:rsidRPr="00F56D8B">
        <w:rPr>
          <w:rFonts w:ascii="Arial" w:hAnsi="Arial" w:cs="Arial"/>
        </w:rPr>
        <w:t xml:space="preserve"> </w:t>
      </w:r>
      <w:r w:rsidR="00176BB1" w:rsidRPr="00F56D8B">
        <w:rPr>
          <w:rFonts w:ascii="Arial" w:hAnsi="Arial" w:cs="Arial"/>
        </w:rPr>
        <w:fldChar w:fldCharType="begin"/>
      </w:r>
      <w:ins w:id="355" w:author="Sam Lo" w:date="2017-02-02T17:19:00Z">
        <w:r w:rsidR="00917EF4">
          <w:rPr>
            <w:rFonts w:ascii="Arial" w:hAnsi="Arial" w:cs="Arial"/>
          </w:rPr>
          <w:instrText xml:space="preserve"> ADDIN ZOTERO_ITEM CSL_CITATION {"citationID":"1jsd8n9h4e","properties":{"formattedCitation":"[31]","plainCitation":"[31]"},"citationItems":[{"id":3063,"uris":["http://zotero.org/users/1792213/items/D2G2FSCZ"],"uri":["http://zotero.org/users/1792213/items/D2G2FSCZ"],"itemData":{"id":3063,"type":"webpage","title":"SkyClarity_Summary","URL":"https://dl.dropboxusercontent.com/content_link/gC4Wi59ozALQ0iDAPKBFXlrmcRQL6l3FAV4CIs0kP9peXQAO4Vl6TOEQTs2nTirq/file?dl=1","author":[{"literal":"Jedrzej Kufel"}],"accessed":{"date-parts":[["2016",7,21]]}}}],"schema":"https://github.com/citation-style-language/schema/raw/master/csl-citation.json"} </w:instrText>
        </w:r>
      </w:ins>
      <w:del w:id="356" w:author="Sam Lo" w:date="2017-02-02T11:57:00Z">
        <w:r w:rsidR="00176BB1" w:rsidRPr="00F56D8B" w:rsidDel="0029363E">
          <w:rPr>
            <w:rFonts w:ascii="Arial" w:hAnsi="Arial" w:cs="Arial"/>
          </w:rPr>
          <w:delInstrText xml:space="preserve"> ADDIN ZOTERO_ITEM CSL_CITATION {"citationID":"1jsd8n9h4e","properties":{"formattedCitation":"[25]","plainCitation":"[25]"},"citationItems":[{"id":3063,"uris":["http://zotero.org/users/1792213/items/D2G2FSCZ"],"uri":["http://zotero.org/users/1792213/items/D2G2FSCZ"],"itemData":{"id":3063,"type":"webpage","title":"SkyClarity_Summary","URL":"https://dl.dropboxusercontent.com/content_link/gC4Wi59ozALQ0iDAPKBFXlrmcRQL6l3FAV4CIs0kP9peXQAO4Vl6TOEQTs2nTirq/file?dl=1","author":[{"literal":"Jedrzej Kufel"}],"accessed":{"date-parts":[["2016",7,21]]}}}],"schema":"https://github.com/citation-style-language/schema/raw/master/csl-citation.json"} </w:delInstrText>
        </w:r>
      </w:del>
      <w:r w:rsidR="00176BB1" w:rsidRPr="00F56D8B">
        <w:rPr>
          <w:rFonts w:ascii="Arial" w:hAnsi="Arial" w:cs="Arial"/>
        </w:rPr>
        <w:fldChar w:fldCharType="separate"/>
      </w:r>
      <w:ins w:id="357" w:author="Sam Lo" w:date="2017-02-02T17:19:00Z">
        <w:r w:rsidR="00917EF4">
          <w:rPr>
            <w:rFonts w:ascii="Arial" w:hAnsi="Arial" w:cs="Arial"/>
            <w:noProof/>
          </w:rPr>
          <w:t>[31]</w:t>
        </w:r>
      </w:ins>
      <w:del w:id="358" w:author="Sam Lo" w:date="2017-02-02T11:57:00Z">
        <w:r w:rsidR="00176BB1" w:rsidRPr="00917EF4" w:rsidDel="0029363E">
          <w:rPr>
            <w:rFonts w:ascii="Arial" w:hAnsi="Arial" w:cs="Arial"/>
            <w:noProof/>
          </w:rPr>
          <w:delText>[25]</w:delText>
        </w:r>
      </w:del>
      <w:r w:rsidR="00176BB1" w:rsidRPr="00F56D8B">
        <w:rPr>
          <w:rFonts w:ascii="Arial" w:hAnsi="Arial" w:cs="Arial"/>
        </w:rPr>
        <w:fldChar w:fldCharType="end"/>
      </w:r>
      <w:r w:rsidR="00176BB1" w:rsidRPr="00F56D8B">
        <w:rPr>
          <w:rFonts w:ascii="Arial" w:hAnsi="Arial" w:cs="Arial"/>
        </w:rPr>
        <w:t xml:space="preserve"> </w:t>
      </w:r>
      <w:r w:rsidR="00176BB1" w:rsidRPr="00F56D8B">
        <w:rPr>
          <w:rFonts w:ascii="Arial" w:hAnsi="Arial" w:cs="Arial"/>
        </w:rPr>
        <w:fldChar w:fldCharType="begin"/>
      </w:r>
      <w:ins w:id="359" w:author="Sam Lo" w:date="2017-02-02T17:19:00Z">
        <w:r w:rsidR="00917EF4">
          <w:rPr>
            <w:rFonts w:ascii="Arial" w:hAnsi="Arial" w:cs="Arial"/>
          </w:rPr>
          <w:instrText xml:space="preserve"> ADDIN ZOTERO_ITEM CSL_CITATION {"citationID":"1dbcqm6u6t","properties":{"formattedCitation":"[32]","plainCitation":"[32]"},"citationItems":[{"id":3084,"uris":["http://zotero.org/users/1792213/items/QTQP5SXB"],"uri":["http://zotero.org/users/1792213/items/QTQP5SXB"],"itemData":{"id":3084,"type":"webpage","title":"SkyClarity_ProtoDemonstrator(Firmware)","URL":"https://dl.dropboxusercontent.com/content_link/0cNmSeQhlDG24cudP4zbG14463v6oebnNojOzYGOLzPnjL6CBnub0JhzwGHakxLK/file?dl=1","author":[{"literal":"Jedrzej Kufel"}],"accessed":{"date-parts":[["2016",7,21]]}}}],"schema":"https://github.com/citation-style-language/schema/raw/master/csl-citation.json"} </w:instrText>
        </w:r>
      </w:ins>
      <w:del w:id="360" w:author="Sam Lo" w:date="2017-02-02T11:57:00Z">
        <w:r w:rsidR="00176BB1" w:rsidRPr="00F56D8B" w:rsidDel="0029363E">
          <w:rPr>
            <w:rFonts w:ascii="Arial" w:hAnsi="Arial" w:cs="Arial"/>
          </w:rPr>
          <w:delInstrText xml:space="preserve"> ADDIN ZOTERO_ITEM CSL_CITATION {"citationID":"1dbcqm6u6t","properties":{"formattedCitation":"[26]","plainCitation":"[26]"},"citationItems":[{"id":3084,"uris":["http://zotero.org/users/1792213/items/QTQP5SXB"],"uri":["http://zotero.org/users/1792213/items/QTQP5SXB"],"itemData":{"id":3084,"type":"webpage","title":"SkyClarity_ProtoDemonstrator(Firmware)","URL":"https://dl.dropboxusercontent.com/content_link/0cNmSeQhlDG24cudP4zbG14463v6oebnNojOzYGOLzPnjL6CBnub0JhzwGHakxLK/file?dl=1","author":[{"literal":"Jedrzej Kufel"}],"accessed":{"date-parts":[["2016",7,21]]}}}],"schema":"https://github.com/citation-style-language/schema/raw/master/csl-citation.json"} </w:delInstrText>
        </w:r>
      </w:del>
      <w:r w:rsidR="00176BB1" w:rsidRPr="00F56D8B">
        <w:rPr>
          <w:rFonts w:ascii="Arial" w:hAnsi="Arial" w:cs="Arial"/>
        </w:rPr>
        <w:fldChar w:fldCharType="separate"/>
      </w:r>
      <w:ins w:id="361" w:author="Sam Lo" w:date="2017-02-02T17:19:00Z">
        <w:r w:rsidR="00917EF4">
          <w:rPr>
            <w:rFonts w:ascii="Arial" w:hAnsi="Arial" w:cs="Arial"/>
            <w:noProof/>
          </w:rPr>
          <w:t>[32]</w:t>
        </w:r>
      </w:ins>
      <w:del w:id="362" w:author="Sam Lo" w:date="2017-02-02T11:57:00Z">
        <w:r w:rsidR="00176BB1" w:rsidRPr="00917EF4" w:rsidDel="0029363E">
          <w:rPr>
            <w:rFonts w:ascii="Arial" w:hAnsi="Arial" w:cs="Arial"/>
            <w:noProof/>
          </w:rPr>
          <w:delText>[26]</w:delText>
        </w:r>
      </w:del>
      <w:r w:rsidR="00176BB1" w:rsidRPr="00F56D8B">
        <w:rPr>
          <w:rFonts w:ascii="Arial" w:hAnsi="Arial" w:cs="Arial"/>
        </w:rPr>
        <w:fldChar w:fldCharType="end"/>
      </w:r>
      <w:r w:rsidR="00176BB1" w:rsidRPr="00F56D8B">
        <w:rPr>
          <w:rFonts w:ascii="Arial" w:hAnsi="Arial" w:cs="Arial"/>
        </w:rPr>
        <w:t xml:space="preserve"> </w:t>
      </w:r>
    </w:p>
    <w:p w14:paraId="36AF0620" w14:textId="15FFDF1B" w:rsidR="00705F68" w:rsidRPr="00F56D8B" w:rsidRDefault="00705F68" w:rsidP="00F56D8B">
      <w:pPr>
        <w:jc w:val="both"/>
        <w:rPr>
          <w:rFonts w:ascii="Arial" w:hAnsi="Arial" w:cs="Arial"/>
        </w:rPr>
      </w:pPr>
      <w:r w:rsidRPr="00F56D8B">
        <w:rPr>
          <w:rFonts w:ascii="Arial" w:hAnsi="Arial" w:cs="Arial"/>
        </w:rPr>
        <w:t xml:space="preserve">The main differences between </w:t>
      </w:r>
      <w:proofErr w:type="spellStart"/>
      <w:r w:rsidRPr="00F56D8B">
        <w:rPr>
          <w:rFonts w:ascii="Arial" w:hAnsi="Arial" w:cs="Arial"/>
        </w:rPr>
        <w:t>SkyClarity</w:t>
      </w:r>
      <w:proofErr w:type="spellEnd"/>
      <w:r w:rsidRPr="00F56D8B">
        <w:rPr>
          <w:rFonts w:ascii="Arial" w:hAnsi="Arial" w:cs="Arial"/>
        </w:rPr>
        <w:t xml:space="preserve"> Device and the </w:t>
      </w:r>
      <w:r w:rsidR="00EA0934" w:rsidRPr="00F56D8B">
        <w:rPr>
          <w:rFonts w:ascii="Arial" w:hAnsi="Arial" w:cs="Arial"/>
        </w:rPr>
        <w:t>sun photometer</w:t>
      </w:r>
      <w:r w:rsidRPr="00F56D8B">
        <w:rPr>
          <w:rFonts w:ascii="Arial" w:hAnsi="Arial" w:cs="Arial"/>
        </w:rPr>
        <w:t xml:space="preserve"> for this research are the method of power supply and data communications.  </w:t>
      </w:r>
      <w:proofErr w:type="spellStart"/>
      <w:r w:rsidRPr="00F56D8B">
        <w:rPr>
          <w:rFonts w:ascii="Arial" w:hAnsi="Arial" w:cs="Arial"/>
        </w:rPr>
        <w:t>SkyClarity</w:t>
      </w:r>
      <w:proofErr w:type="spellEnd"/>
      <w:r w:rsidRPr="00F56D8B">
        <w:rPr>
          <w:rFonts w:ascii="Arial" w:hAnsi="Arial" w:cs="Arial"/>
        </w:rPr>
        <w:t xml:space="preserve"> device enables both power supply and data communications with a mobile phone through an audio jack cable, whereas solar panels will supply power to the </w:t>
      </w:r>
      <w:r w:rsidR="00EA0934" w:rsidRPr="00F56D8B">
        <w:rPr>
          <w:rFonts w:ascii="Arial" w:hAnsi="Arial" w:cs="Arial"/>
        </w:rPr>
        <w:t>sun photometer</w:t>
      </w:r>
      <w:r w:rsidRPr="00F56D8B">
        <w:rPr>
          <w:rFonts w:ascii="Arial" w:hAnsi="Arial" w:cs="Arial"/>
        </w:rPr>
        <w:t xml:space="preserve"> in this research. The solar panels will then go through a voltage regulating circuit to supply regulated voltages to the </w:t>
      </w:r>
      <w:r w:rsidR="00EA0934" w:rsidRPr="00F56D8B">
        <w:rPr>
          <w:rFonts w:ascii="Arial" w:hAnsi="Arial" w:cs="Arial"/>
        </w:rPr>
        <w:t>sun photometer</w:t>
      </w:r>
      <w:r w:rsidRPr="00F56D8B">
        <w:rPr>
          <w:rFonts w:ascii="Arial" w:hAnsi="Arial" w:cs="Arial"/>
        </w:rPr>
        <w:t xml:space="preserve">. It also has 16-bit ADC with programmable gains, which can give </w:t>
      </w:r>
      <w:r w:rsidR="00EA0934" w:rsidRPr="00F56D8B">
        <w:rPr>
          <w:rFonts w:ascii="Arial" w:hAnsi="Arial" w:cs="Arial"/>
        </w:rPr>
        <w:t>flexibility</w:t>
      </w:r>
      <w:r w:rsidRPr="00F56D8B">
        <w:rPr>
          <w:rFonts w:ascii="Arial" w:hAnsi="Arial" w:cs="Arial"/>
        </w:rPr>
        <w:t xml:space="preserve"> on adjusting the amplification of the circuit to 5V. The resolution of the instrument is also capable for accurate measurements. The </w:t>
      </w:r>
      <w:r w:rsidR="00EA0934" w:rsidRPr="00F56D8B">
        <w:rPr>
          <w:rFonts w:ascii="Arial" w:hAnsi="Arial" w:cs="Arial"/>
        </w:rPr>
        <w:t>sun photometer</w:t>
      </w:r>
      <w:r w:rsidRPr="00F56D8B">
        <w:rPr>
          <w:rFonts w:ascii="Arial" w:hAnsi="Arial" w:cs="Arial"/>
        </w:rPr>
        <w:t xml:space="preserve"> designed for this research will also be able to communicate to mobile devices through GSM mobile communications, and the device will be autonomous on </w:t>
      </w:r>
      <w:r w:rsidR="00EA0934" w:rsidRPr="00F56D8B">
        <w:rPr>
          <w:rFonts w:ascii="Arial" w:hAnsi="Arial" w:cs="Arial"/>
        </w:rPr>
        <w:t>data logging</w:t>
      </w:r>
      <w:r w:rsidRPr="00F56D8B">
        <w:rPr>
          <w:rFonts w:ascii="Arial" w:hAnsi="Arial" w:cs="Arial"/>
        </w:rPr>
        <w:t xml:space="preserve"> the voltages, and able to produce Langley calibration plots.</w:t>
      </w:r>
    </w:p>
    <w:p w14:paraId="738ACF0A" w14:textId="5CFA417C" w:rsidR="00705F68" w:rsidRPr="00F56D8B" w:rsidRDefault="00595B5E" w:rsidP="00F56D8B">
      <w:pPr>
        <w:pStyle w:val="Heading2"/>
        <w:ind w:left="0"/>
      </w:pPr>
      <w:bookmarkStart w:id="363" w:name="_Toc347617518"/>
      <w:r w:rsidRPr="00F56D8B">
        <w:t>4.3</w:t>
      </w:r>
      <w:r w:rsidR="00705F68" w:rsidRPr="00F56D8B">
        <w:t xml:space="preserve">. Sun and Sky Monitoring Station by </w:t>
      </w:r>
      <w:proofErr w:type="spellStart"/>
      <w:r w:rsidR="00705F68" w:rsidRPr="00F56D8B">
        <w:t>Radioshack</w:t>
      </w:r>
      <w:bookmarkEnd w:id="363"/>
      <w:proofErr w:type="spellEnd"/>
    </w:p>
    <w:p w14:paraId="2F35B589" w14:textId="77777777" w:rsidR="00705F68" w:rsidRPr="00F56D8B" w:rsidRDefault="00705F68" w:rsidP="00F56D8B">
      <w:pPr>
        <w:jc w:val="both"/>
        <w:rPr>
          <w:rFonts w:ascii="Arial" w:eastAsia="Times New Roman" w:hAnsi="Arial" w:cs="Arial"/>
        </w:rPr>
      </w:pPr>
    </w:p>
    <w:p w14:paraId="3A8208D5" w14:textId="448CBC2D" w:rsidR="00705F68" w:rsidRPr="00F56D8B" w:rsidRDefault="00341C23" w:rsidP="00F56D8B">
      <w:pPr>
        <w:jc w:val="both"/>
        <w:rPr>
          <w:rFonts w:ascii="Arial" w:hAnsi="Arial" w:cs="Arial"/>
        </w:rPr>
      </w:pPr>
      <w:ins w:id="364" w:author="Sam Lo" w:date="2017-02-02T12:48:00Z">
        <w:r>
          <w:rPr>
            <w:rFonts w:ascii="Arial" w:hAnsi="Arial" w:cs="Arial"/>
          </w:rPr>
          <w:t xml:space="preserve">The </w:t>
        </w:r>
      </w:ins>
      <w:r w:rsidR="00705F68" w:rsidRPr="00F56D8B">
        <w:rPr>
          <w:rFonts w:ascii="Arial" w:hAnsi="Arial" w:cs="Arial"/>
        </w:rPr>
        <w:t xml:space="preserve">Sun and Sky Monitoring Station, also called as </w:t>
      </w:r>
      <w:proofErr w:type="spellStart"/>
      <w:r w:rsidR="00705F68" w:rsidRPr="00F56D8B">
        <w:rPr>
          <w:rFonts w:ascii="Arial" w:hAnsi="Arial" w:cs="Arial"/>
        </w:rPr>
        <w:t>Radioshack</w:t>
      </w:r>
      <w:proofErr w:type="spellEnd"/>
      <w:r w:rsidR="00705F68" w:rsidRPr="00F56D8B">
        <w:rPr>
          <w:rFonts w:ascii="Arial" w:hAnsi="Arial" w:cs="Arial"/>
        </w:rPr>
        <w:t xml:space="preserve">, is a monitoring station made by Forest Mims. It contains 4 channels, which enables voltage detections at 525nm, 625nm, 816nm, and 940nm.  It also has an adjustable </w:t>
      </w:r>
      <w:r w:rsidR="00EA0934" w:rsidRPr="00F56D8B">
        <w:rPr>
          <w:rFonts w:ascii="Arial" w:hAnsi="Arial" w:cs="Arial"/>
        </w:rPr>
        <w:t>shadow band</w:t>
      </w:r>
      <w:r w:rsidR="00705F68" w:rsidRPr="00F56D8B">
        <w:rPr>
          <w:rFonts w:ascii="Arial" w:hAnsi="Arial" w:cs="Arial"/>
        </w:rPr>
        <w:t xml:space="preserve">, a collimator, a compass, </w:t>
      </w:r>
      <w:r w:rsidR="00EA0934" w:rsidRPr="00F56D8B">
        <w:rPr>
          <w:rFonts w:ascii="Arial" w:hAnsi="Arial" w:cs="Arial"/>
        </w:rPr>
        <w:t>and a</w:t>
      </w:r>
      <w:r w:rsidR="00705F68" w:rsidRPr="00F56D8B">
        <w:rPr>
          <w:rFonts w:ascii="Arial" w:hAnsi="Arial" w:cs="Arial"/>
        </w:rPr>
        <w:t xml:space="preserve"> sun angle and air mass scale. The advantages of using this device are it is convenient to set up the amplification of the channels with the digital readings LCD screen. It also has an adjustable shadow filter to detect the effects of shadowing the </w:t>
      </w:r>
      <w:r w:rsidR="00EA0934" w:rsidRPr="00F56D8B">
        <w:rPr>
          <w:rFonts w:ascii="Arial" w:hAnsi="Arial" w:cs="Arial"/>
        </w:rPr>
        <w:t>sun photometer</w:t>
      </w:r>
      <w:r w:rsidR="00705F68" w:rsidRPr="00F56D8B">
        <w:rPr>
          <w:rFonts w:ascii="Arial" w:hAnsi="Arial" w:cs="Arial"/>
        </w:rPr>
        <w:t xml:space="preserve">. However, the disadvantage of using this station is it does not record data simultaneously. This means the user needs to do data logging into the notebook in order to analyse the data. </w:t>
      </w:r>
      <w:r w:rsidR="00176BB1" w:rsidRPr="00F56D8B">
        <w:rPr>
          <w:rFonts w:ascii="Arial" w:hAnsi="Arial" w:cs="Arial"/>
        </w:rPr>
        <w:fldChar w:fldCharType="begin"/>
      </w:r>
      <w:ins w:id="365" w:author="Sam Lo" w:date="2017-02-02T17:19:00Z">
        <w:r w:rsidR="00917EF4">
          <w:rPr>
            <w:rFonts w:ascii="Arial" w:hAnsi="Arial" w:cs="Arial"/>
          </w:rPr>
          <w:instrText xml:space="preserve"> ADDIN ZOTERO_ITEM CSL_CITATION {"citationID":"2p8upp4mtd","properties":{"formattedCitation":"[33]","plainCitation":"[33]"},"citationItems":[{"id":3437,"uris":["http://zotero.org/users/1792213/items/KHIUTX2I"],"uri":["http://zotero.org/users/1792213/items/KHIUTX2I"],"itemData":{"id":3437,"type":"webpage","title":"Forrest M. Mims III","URL":"http://www.forrestmims.org/","accessed":{"date-parts":[["2016",9,23]]}}}],"schema":"https://github.com/citation-style-language/schema/raw/master/csl-citation.json"} </w:instrText>
        </w:r>
      </w:ins>
      <w:del w:id="366" w:author="Sam Lo" w:date="2017-02-02T11:57:00Z">
        <w:r w:rsidR="00176BB1" w:rsidRPr="00F56D8B" w:rsidDel="0029363E">
          <w:rPr>
            <w:rFonts w:ascii="Arial" w:hAnsi="Arial" w:cs="Arial"/>
          </w:rPr>
          <w:delInstrText xml:space="preserve"> ADDIN ZOTERO_ITEM CSL_CITATION {"citationID":"2p8upp4mtd","properties":{"formattedCitation":"[27]","plainCitation":"[27]"},"citationItems":[{"id":3437,"uris":["http://zotero.org/users/1792213/items/KHIUTX2I"],"uri":["http://zotero.org/users/1792213/items/KHIUTX2I"],"itemData":{"id":3437,"type":"webpage","title":"Forrest M. Mims III","URL":"http://www.forrestmims.org/","accessed":{"date-parts":[["2016",9,23]]}}}],"schema":"https://github.com/citation-style-language/schema/raw/master/csl-citation.json"} </w:delInstrText>
        </w:r>
      </w:del>
      <w:r w:rsidR="00176BB1" w:rsidRPr="00F56D8B">
        <w:rPr>
          <w:rFonts w:ascii="Arial" w:hAnsi="Arial" w:cs="Arial"/>
        </w:rPr>
        <w:fldChar w:fldCharType="separate"/>
      </w:r>
      <w:ins w:id="367" w:author="Sam Lo" w:date="2017-02-02T17:19:00Z">
        <w:r w:rsidR="00917EF4">
          <w:rPr>
            <w:rFonts w:ascii="Arial" w:hAnsi="Arial" w:cs="Arial"/>
            <w:noProof/>
          </w:rPr>
          <w:t>[33]</w:t>
        </w:r>
      </w:ins>
      <w:del w:id="368" w:author="Sam Lo" w:date="2017-02-02T11:57:00Z">
        <w:r w:rsidR="00176BB1" w:rsidRPr="00917EF4" w:rsidDel="0029363E">
          <w:rPr>
            <w:rFonts w:ascii="Arial" w:hAnsi="Arial" w:cs="Arial"/>
            <w:noProof/>
          </w:rPr>
          <w:delText>[27]</w:delText>
        </w:r>
      </w:del>
      <w:r w:rsidR="00176BB1" w:rsidRPr="00F56D8B">
        <w:rPr>
          <w:rFonts w:ascii="Arial" w:hAnsi="Arial" w:cs="Arial"/>
        </w:rPr>
        <w:fldChar w:fldCharType="end"/>
      </w:r>
      <w:r w:rsidR="00176BB1" w:rsidRPr="00F56D8B">
        <w:rPr>
          <w:rFonts w:ascii="Arial" w:hAnsi="Arial" w:cs="Arial"/>
        </w:rPr>
        <w:t xml:space="preserve"> </w:t>
      </w:r>
      <w:r w:rsidR="00705F68" w:rsidRPr="00F56D8B">
        <w:rPr>
          <w:rFonts w:ascii="Arial" w:hAnsi="Arial" w:cs="Arial"/>
        </w:rPr>
        <w:t>The digital readout can only present an output of one sensor channel through a selectable switch.</w:t>
      </w:r>
    </w:p>
    <w:p w14:paraId="2999B8D5" w14:textId="6F91F5CA" w:rsidR="00705F68" w:rsidRDefault="00705F68" w:rsidP="00F56D8B">
      <w:pPr>
        <w:jc w:val="both"/>
        <w:rPr>
          <w:ins w:id="369" w:author="Sam Lo" w:date="2017-02-02T17:22:00Z"/>
          <w:rFonts w:ascii="Arial" w:hAnsi="Arial" w:cs="Arial"/>
        </w:rPr>
      </w:pPr>
      <w:r w:rsidRPr="00F56D8B">
        <w:rPr>
          <w:rFonts w:ascii="Arial" w:hAnsi="Arial" w:cs="Arial"/>
        </w:rPr>
        <w:t xml:space="preserve">The differences between Sun and Sky Monitoring Station by </w:t>
      </w:r>
      <w:proofErr w:type="spellStart"/>
      <w:r w:rsidRPr="00F56D8B">
        <w:rPr>
          <w:rFonts w:ascii="Arial" w:hAnsi="Arial" w:cs="Arial"/>
        </w:rPr>
        <w:t>Radioshack</w:t>
      </w:r>
      <w:proofErr w:type="spellEnd"/>
      <w:r w:rsidRPr="00F56D8B">
        <w:rPr>
          <w:rFonts w:ascii="Arial" w:hAnsi="Arial" w:cs="Arial"/>
        </w:rPr>
        <w:t xml:space="preserve"> and the </w:t>
      </w:r>
      <w:r w:rsidR="00EA0934" w:rsidRPr="00F56D8B">
        <w:rPr>
          <w:rFonts w:ascii="Arial" w:hAnsi="Arial" w:cs="Arial"/>
        </w:rPr>
        <w:t>sun photometer</w:t>
      </w:r>
      <w:r w:rsidRPr="00F56D8B">
        <w:rPr>
          <w:rFonts w:ascii="Arial" w:hAnsi="Arial" w:cs="Arial"/>
        </w:rPr>
        <w:t xml:space="preserve"> designed for this research are the sun-tracking device, the number of active sensor channels, and the </w:t>
      </w:r>
      <w:r w:rsidR="00EA0934" w:rsidRPr="00F56D8B">
        <w:rPr>
          <w:rFonts w:ascii="Arial" w:hAnsi="Arial" w:cs="Arial"/>
        </w:rPr>
        <w:t>data logging</w:t>
      </w:r>
      <w:r w:rsidRPr="00F56D8B">
        <w:rPr>
          <w:rFonts w:ascii="Arial" w:hAnsi="Arial" w:cs="Arial"/>
        </w:rPr>
        <w:t xml:space="preserve"> method.  The </w:t>
      </w:r>
      <w:r w:rsidR="00EA0934" w:rsidRPr="00F56D8B">
        <w:rPr>
          <w:rFonts w:ascii="Arial" w:hAnsi="Arial" w:cs="Arial"/>
        </w:rPr>
        <w:t>sun photometer</w:t>
      </w:r>
      <w:r w:rsidRPr="00F56D8B">
        <w:rPr>
          <w:rFonts w:ascii="Arial" w:hAnsi="Arial" w:cs="Arial"/>
        </w:rPr>
        <w:t xml:space="preserve"> for this research is capable on recording 5 sensors channels, and record them simultaneously. It is capable to be a </w:t>
      </w:r>
      <w:r w:rsidR="00EA0934" w:rsidRPr="00F56D8B">
        <w:rPr>
          <w:rFonts w:ascii="Arial" w:hAnsi="Arial" w:cs="Arial"/>
        </w:rPr>
        <w:t>data logger</w:t>
      </w:r>
      <w:r w:rsidRPr="00F56D8B">
        <w:rPr>
          <w:rFonts w:ascii="Arial" w:hAnsi="Arial" w:cs="Arial"/>
        </w:rPr>
        <w:t xml:space="preserve">, where the data can be automatically stored on the SD card and the computer. The detection wavelengths at the </w:t>
      </w:r>
      <w:r w:rsidR="00EA0934" w:rsidRPr="00F56D8B">
        <w:rPr>
          <w:rFonts w:ascii="Arial" w:hAnsi="Arial" w:cs="Arial"/>
        </w:rPr>
        <w:t>sun photometer</w:t>
      </w:r>
      <w:r w:rsidRPr="00F56D8B">
        <w:rPr>
          <w:rFonts w:ascii="Arial" w:hAnsi="Arial" w:cs="Arial"/>
        </w:rPr>
        <w:t xml:space="preserve"> for this research will be at 440nm, 525nm, 635nm, 870nm, and 940nm.  A tracking device will be mounted with a </w:t>
      </w:r>
      <w:r w:rsidR="00EA0934" w:rsidRPr="00F56D8B">
        <w:rPr>
          <w:rFonts w:ascii="Arial" w:hAnsi="Arial" w:cs="Arial"/>
        </w:rPr>
        <w:t>sun photometer</w:t>
      </w:r>
      <w:r w:rsidRPr="00F56D8B">
        <w:rPr>
          <w:rFonts w:ascii="Arial" w:hAnsi="Arial" w:cs="Arial"/>
        </w:rPr>
        <w:t xml:space="preserve"> for tracking the path of the sun. This will give the sun angle, and air mass of the device. A computational program will be installed into the tracking device, where it can transfer the air mass data with the </w:t>
      </w:r>
      <w:r w:rsidR="00EA0934" w:rsidRPr="00F56D8B">
        <w:rPr>
          <w:rFonts w:ascii="Arial" w:hAnsi="Arial" w:cs="Arial"/>
        </w:rPr>
        <w:t>sun photometer</w:t>
      </w:r>
      <w:r w:rsidRPr="00F56D8B">
        <w:rPr>
          <w:rFonts w:ascii="Arial" w:hAnsi="Arial" w:cs="Arial"/>
        </w:rPr>
        <w:t xml:space="preserve"> for logging data into the processing unit. This will enable autonomous data calibration using Langley Extrapolation and Perez </w:t>
      </w:r>
      <w:proofErr w:type="spellStart"/>
      <w:r w:rsidRPr="00F56D8B">
        <w:rPr>
          <w:rFonts w:ascii="Arial" w:hAnsi="Arial" w:cs="Arial"/>
        </w:rPr>
        <w:t>Dumoriter</w:t>
      </w:r>
      <w:proofErr w:type="spellEnd"/>
      <w:r w:rsidRPr="00F56D8B">
        <w:rPr>
          <w:rFonts w:ascii="Arial" w:hAnsi="Arial" w:cs="Arial"/>
        </w:rPr>
        <w:t xml:space="preserve"> Model. </w:t>
      </w:r>
    </w:p>
    <w:p w14:paraId="4127D66B" w14:textId="77777777" w:rsidR="00477376" w:rsidRPr="00F56D8B" w:rsidRDefault="00477376" w:rsidP="00F56D8B">
      <w:pPr>
        <w:jc w:val="both"/>
        <w:rPr>
          <w:rFonts w:ascii="Arial" w:hAnsi="Arial" w:cs="Arial"/>
        </w:rPr>
      </w:pPr>
    </w:p>
    <w:p w14:paraId="09549AF9" w14:textId="63563EE4" w:rsidR="00705F68" w:rsidRPr="00F56D8B" w:rsidRDefault="00595B5E" w:rsidP="00F56D8B">
      <w:pPr>
        <w:pStyle w:val="Heading2"/>
        <w:ind w:left="0"/>
      </w:pPr>
      <w:bookmarkStart w:id="370" w:name="_Toc347617519"/>
      <w:r w:rsidRPr="00F56D8B">
        <w:t>4.4</w:t>
      </w:r>
      <w:r w:rsidR="00705F68" w:rsidRPr="00F56D8B">
        <w:t>. Sun and Sky Monitoring Station by University of Southampton</w:t>
      </w:r>
      <w:bookmarkEnd w:id="370"/>
    </w:p>
    <w:p w14:paraId="0DCA02E6" w14:textId="77777777" w:rsidR="00705F68" w:rsidRPr="00F56D8B" w:rsidRDefault="00705F68" w:rsidP="00F56D8B">
      <w:pPr>
        <w:jc w:val="both"/>
        <w:rPr>
          <w:rFonts w:ascii="Arial" w:eastAsia="Times New Roman" w:hAnsi="Arial" w:cs="Arial"/>
        </w:rPr>
      </w:pPr>
    </w:p>
    <w:p w14:paraId="19DDED20" w14:textId="380CDC43" w:rsidR="00705F68" w:rsidRPr="00F56D8B" w:rsidRDefault="00705F68" w:rsidP="00F56D8B">
      <w:pPr>
        <w:jc w:val="both"/>
        <w:rPr>
          <w:rFonts w:ascii="Arial" w:hAnsi="Arial" w:cs="Arial"/>
        </w:rPr>
      </w:pPr>
      <w:r w:rsidRPr="00F56D8B">
        <w:rPr>
          <w:rFonts w:ascii="Arial" w:hAnsi="Arial" w:cs="Arial"/>
        </w:rPr>
        <w:t xml:space="preserve">Miss </w:t>
      </w:r>
      <w:proofErr w:type="spellStart"/>
      <w:r w:rsidRPr="00F56D8B">
        <w:rPr>
          <w:rFonts w:ascii="Arial" w:hAnsi="Arial" w:cs="Arial"/>
        </w:rPr>
        <w:t>Zainab</w:t>
      </w:r>
      <w:proofErr w:type="spellEnd"/>
      <w:r w:rsidRPr="00F56D8B">
        <w:rPr>
          <w:rFonts w:ascii="Arial" w:hAnsi="Arial" w:cs="Arial"/>
        </w:rPr>
        <w:t xml:space="preserve"> </w:t>
      </w:r>
      <w:proofErr w:type="spellStart"/>
      <w:r w:rsidRPr="00F56D8B">
        <w:rPr>
          <w:rFonts w:ascii="Arial" w:hAnsi="Arial" w:cs="Arial"/>
        </w:rPr>
        <w:t>Orooq</w:t>
      </w:r>
      <w:proofErr w:type="spellEnd"/>
      <w:r w:rsidRPr="00F56D8B">
        <w:rPr>
          <w:rFonts w:ascii="Arial" w:hAnsi="Arial" w:cs="Arial"/>
        </w:rPr>
        <w:t xml:space="preserve"> and </w:t>
      </w:r>
      <w:ins w:id="371" w:author="Sam Lo" w:date="2017-02-02T13:48:00Z">
        <w:r w:rsidR="001D7CCA">
          <w:rPr>
            <w:rFonts w:ascii="Arial" w:hAnsi="Arial" w:cs="Arial"/>
          </w:rPr>
          <w:t xml:space="preserve">Miss </w:t>
        </w:r>
      </w:ins>
      <w:r w:rsidRPr="00F56D8B">
        <w:rPr>
          <w:rFonts w:ascii="Arial" w:hAnsi="Arial" w:cs="Arial"/>
        </w:rPr>
        <w:t xml:space="preserve">Mine </w:t>
      </w:r>
      <w:proofErr w:type="spellStart"/>
      <w:r w:rsidRPr="00F56D8B">
        <w:rPr>
          <w:rFonts w:ascii="Arial" w:hAnsi="Arial" w:cs="Arial"/>
        </w:rPr>
        <w:t>Ericas</w:t>
      </w:r>
      <w:proofErr w:type="spellEnd"/>
      <w:r w:rsidRPr="00F56D8B">
        <w:rPr>
          <w:rFonts w:ascii="Arial" w:hAnsi="Arial" w:cs="Arial"/>
        </w:rPr>
        <w:t xml:space="preserve"> make Sun and Sky Monitoring Station from University of Southampton. This device enables user interface through Bluetooth. It has 5 sensor channels, which has detection wavelength at 480nm, 565nm, 768nm, 816nm, and 935nm. The channels have signal conditioning </w:t>
      </w:r>
      <w:r w:rsidR="00EA0934" w:rsidRPr="00F56D8B">
        <w:rPr>
          <w:rFonts w:ascii="Arial" w:hAnsi="Arial" w:cs="Arial"/>
        </w:rPr>
        <w:t>with</w:t>
      </w:r>
      <w:r w:rsidRPr="00F56D8B">
        <w:rPr>
          <w:rFonts w:ascii="Arial" w:hAnsi="Arial" w:cs="Arial"/>
        </w:rPr>
        <w:t xml:space="preserve"> trans-impedance and instrumentation amplifiers, where they take the difference between the </w:t>
      </w:r>
      <w:proofErr w:type="gramStart"/>
      <w:r w:rsidRPr="00F56D8B">
        <w:rPr>
          <w:rFonts w:ascii="Arial" w:hAnsi="Arial" w:cs="Arial"/>
        </w:rPr>
        <w:t>light</w:t>
      </w:r>
      <w:proofErr w:type="gramEnd"/>
      <w:r w:rsidRPr="00F56D8B">
        <w:rPr>
          <w:rFonts w:ascii="Arial" w:hAnsi="Arial" w:cs="Arial"/>
        </w:rPr>
        <w:t xml:space="preserve"> current and the dark current to obtain the voltage response from the channels. The advantage of using this sensor is the sensor </w:t>
      </w:r>
      <w:ins w:id="372" w:author="Sam Lo" w:date="2017-02-02T14:57:00Z">
        <w:r w:rsidR="00765A1E">
          <w:rPr>
            <w:rFonts w:ascii="Arial" w:hAnsi="Arial" w:cs="Arial"/>
          </w:rPr>
          <w:t>will be</w:t>
        </w:r>
      </w:ins>
      <w:del w:id="373" w:author="Sam Lo" w:date="2017-02-02T14:57:00Z">
        <w:r w:rsidRPr="00F56D8B" w:rsidDel="00765A1E">
          <w:rPr>
            <w:rFonts w:ascii="Arial" w:hAnsi="Arial" w:cs="Arial"/>
          </w:rPr>
          <w:delText>is</w:delText>
        </w:r>
      </w:del>
      <w:r w:rsidRPr="00F56D8B">
        <w:rPr>
          <w:rFonts w:ascii="Arial" w:hAnsi="Arial" w:cs="Arial"/>
        </w:rPr>
        <w:t xml:space="preserve"> simply controlled by the trans-impedance amplifier gain setting. The device is also portable and easy to interface with mobile applications. The disadvantage is there are variations on spectral response between two same photodiodes. Besides, it requires spectral calibration on the photodiodes in order to detect desired spectral wavelengths</w:t>
      </w:r>
      <w:r w:rsidR="00176BB1" w:rsidRPr="00F56D8B">
        <w:rPr>
          <w:rFonts w:ascii="Arial" w:hAnsi="Arial" w:cs="Arial"/>
        </w:rPr>
        <w:t xml:space="preserve"> </w:t>
      </w:r>
      <w:r w:rsidR="00176BB1" w:rsidRPr="00F56D8B">
        <w:rPr>
          <w:rFonts w:ascii="Arial" w:hAnsi="Arial" w:cs="Arial"/>
        </w:rPr>
        <w:fldChar w:fldCharType="begin"/>
      </w:r>
      <w:ins w:id="374" w:author="Sam Lo" w:date="2017-02-02T17:19:00Z">
        <w:r w:rsidR="00917EF4">
          <w:rPr>
            <w:rFonts w:ascii="Arial" w:hAnsi="Arial" w:cs="Arial"/>
          </w:rPr>
          <w:instrText xml:space="preserve"> ADDIN ZOTERO_ITEM CSL_CITATION {"citationID":"ursmg9tvb","properties":{"formattedCitation":"[34]","plainCitation":"[34]"},"citationItems":[{"id":3074,"uris":["http://zotero.org/users/1792213/items/JU5487SH"],"uri":["http://zotero.org/users/1792213/items/JU5487SH"],"itemData":{"id":3074,"type":"report","title":"MSc Project Dissertation Sun and Sky Monitoring Station (Sensor Side)","author":[{"family":"Orooq","given":"Zainab"}],"issued":{"date-parts":[["2012",6,7]]}}}],"schema":"https://github.com/citation-style-language/schema/raw/master/csl-citation.json"} </w:instrText>
        </w:r>
      </w:ins>
      <w:del w:id="375" w:author="Sam Lo" w:date="2017-02-02T11:57:00Z">
        <w:r w:rsidR="00176BB1" w:rsidRPr="00F56D8B" w:rsidDel="0029363E">
          <w:rPr>
            <w:rFonts w:ascii="Arial" w:hAnsi="Arial" w:cs="Arial"/>
          </w:rPr>
          <w:delInstrText xml:space="preserve"> ADDIN ZOTERO_ITEM CSL_CITATION {"citationID":"ursmg9tvb","properties":{"formattedCitation":"[28]","plainCitation":"[28]"},"citationItems":[{"id":3074,"uris":["http://zotero.org/users/1792213/items/JU5487SH"],"uri":["http://zotero.org/users/1792213/items/JU5487SH"],"itemData":{"id":3074,"type":"report","title":"MSc Project Dissertation Sun and Sky Monitoring Station (Sensor Side)","author":[{"family":"Orooq","given":"Zainab"}],"issued":{"date-parts":[["2012",6,7]]}}}],"schema":"https://github.com/citation-style-language/schema/raw/master/csl-citation.json"} </w:delInstrText>
        </w:r>
      </w:del>
      <w:r w:rsidR="00176BB1" w:rsidRPr="00F56D8B">
        <w:rPr>
          <w:rFonts w:ascii="Arial" w:hAnsi="Arial" w:cs="Arial"/>
        </w:rPr>
        <w:fldChar w:fldCharType="separate"/>
      </w:r>
      <w:ins w:id="376" w:author="Sam Lo" w:date="2017-02-02T17:19:00Z">
        <w:r w:rsidR="00917EF4">
          <w:rPr>
            <w:rFonts w:ascii="Arial" w:hAnsi="Arial" w:cs="Arial"/>
            <w:noProof/>
          </w:rPr>
          <w:t>[34]</w:t>
        </w:r>
      </w:ins>
      <w:del w:id="377" w:author="Sam Lo" w:date="2017-02-02T11:57:00Z">
        <w:r w:rsidR="00176BB1" w:rsidRPr="00917EF4" w:rsidDel="0029363E">
          <w:rPr>
            <w:rFonts w:ascii="Arial" w:hAnsi="Arial" w:cs="Arial"/>
            <w:noProof/>
          </w:rPr>
          <w:delText>[28]</w:delText>
        </w:r>
      </w:del>
      <w:r w:rsidR="00176BB1" w:rsidRPr="00F56D8B">
        <w:rPr>
          <w:rFonts w:ascii="Arial" w:hAnsi="Arial" w:cs="Arial"/>
        </w:rPr>
        <w:fldChar w:fldCharType="end"/>
      </w:r>
      <w:r w:rsidR="00176BB1" w:rsidRPr="00F56D8B">
        <w:rPr>
          <w:rFonts w:ascii="Arial" w:hAnsi="Arial" w:cs="Arial"/>
        </w:rPr>
        <w:t>.</w:t>
      </w:r>
    </w:p>
    <w:p w14:paraId="71DEA79C" w14:textId="08B054F3" w:rsidR="00705F68" w:rsidRPr="00F56D8B" w:rsidRDefault="00705F68" w:rsidP="00F56D8B">
      <w:pPr>
        <w:jc w:val="both"/>
        <w:rPr>
          <w:rFonts w:ascii="Arial" w:hAnsi="Arial" w:cs="Arial"/>
        </w:rPr>
      </w:pPr>
      <w:r w:rsidRPr="00F56D8B">
        <w:rPr>
          <w:rFonts w:ascii="Arial" w:hAnsi="Arial" w:cs="Arial"/>
        </w:rPr>
        <w:t xml:space="preserve">The main difference between Sun and Sky Monitoring Station by University of Southampton and the </w:t>
      </w:r>
      <w:r w:rsidR="00EA0934" w:rsidRPr="00F56D8B">
        <w:rPr>
          <w:rFonts w:ascii="Arial" w:hAnsi="Arial" w:cs="Arial"/>
        </w:rPr>
        <w:t>sun photometer</w:t>
      </w:r>
      <w:r w:rsidRPr="00F56D8B">
        <w:rPr>
          <w:rFonts w:ascii="Arial" w:hAnsi="Arial" w:cs="Arial"/>
        </w:rPr>
        <w:t xml:space="preserve"> used for this research is the architecture of instrumentation amplifier. Sun and Sky Monitoring Station used AD620 dual-rail instrumentation amplifier, which requires both positive 5V supply and negative 5V supply. This means that it requires a dual regulated voltage circuit to supply both voltages towards AD620 instrumentation amplifier. </w:t>
      </w:r>
    </w:p>
    <w:p w14:paraId="05D0F45A" w14:textId="1E713C0B" w:rsidR="00705F68" w:rsidRPr="00F56D8B" w:rsidRDefault="00705F68" w:rsidP="00F56D8B">
      <w:pPr>
        <w:jc w:val="both"/>
        <w:rPr>
          <w:rFonts w:ascii="Arial" w:hAnsi="Arial" w:cs="Arial"/>
        </w:rPr>
      </w:pPr>
      <w:r w:rsidRPr="00F56D8B">
        <w:rPr>
          <w:rFonts w:ascii="Arial" w:hAnsi="Arial" w:cs="Arial"/>
        </w:rPr>
        <w:t xml:space="preserve">The </w:t>
      </w:r>
      <w:r w:rsidR="00EA0934" w:rsidRPr="00F56D8B">
        <w:rPr>
          <w:rFonts w:ascii="Arial" w:hAnsi="Arial" w:cs="Arial"/>
        </w:rPr>
        <w:t>sun photometer</w:t>
      </w:r>
      <w:r w:rsidRPr="00F56D8B">
        <w:rPr>
          <w:rFonts w:ascii="Arial" w:hAnsi="Arial" w:cs="Arial"/>
        </w:rPr>
        <w:t xml:space="preserve"> designed for this research </w:t>
      </w:r>
      <w:ins w:id="378" w:author="Sam Lo" w:date="2017-02-02T13:48:00Z">
        <w:r w:rsidR="001D7CCA">
          <w:rPr>
            <w:rFonts w:ascii="Arial" w:hAnsi="Arial" w:cs="Arial"/>
          </w:rPr>
          <w:t xml:space="preserve">will </w:t>
        </w:r>
      </w:ins>
      <w:r w:rsidRPr="00F56D8B">
        <w:rPr>
          <w:rFonts w:ascii="Arial" w:hAnsi="Arial" w:cs="Arial"/>
        </w:rPr>
        <w:t>use</w:t>
      </w:r>
      <w:del w:id="379" w:author="Sam Lo" w:date="2017-02-02T13:48:00Z">
        <w:r w:rsidRPr="00F56D8B" w:rsidDel="001D7CCA">
          <w:rPr>
            <w:rFonts w:ascii="Arial" w:hAnsi="Arial" w:cs="Arial"/>
          </w:rPr>
          <w:delText>s</w:delText>
        </w:r>
      </w:del>
      <w:r w:rsidRPr="00F56D8B">
        <w:rPr>
          <w:rFonts w:ascii="Arial" w:hAnsi="Arial" w:cs="Arial"/>
        </w:rPr>
        <w:t xml:space="preserve"> ADS1115 </w:t>
      </w:r>
      <w:proofErr w:type="spellStart"/>
      <w:r w:rsidRPr="00F56D8B">
        <w:rPr>
          <w:rFonts w:ascii="Arial" w:hAnsi="Arial" w:cs="Arial"/>
        </w:rPr>
        <w:t>Analog</w:t>
      </w:r>
      <w:proofErr w:type="spellEnd"/>
      <w:r w:rsidRPr="00F56D8B">
        <w:rPr>
          <w:rFonts w:ascii="Arial" w:hAnsi="Arial" w:cs="Arial"/>
        </w:rPr>
        <w:t xml:space="preserve">-Digital-Converter (ADC) as the instrumentation amplifier. It </w:t>
      </w:r>
      <w:ins w:id="380" w:author="Sam Lo" w:date="2017-02-02T13:48:00Z">
        <w:r w:rsidR="001D7CCA">
          <w:rPr>
            <w:rFonts w:ascii="Arial" w:hAnsi="Arial" w:cs="Arial"/>
          </w:rPr>
          <w:t>will be</w:t>
        </w:r>
      </w:ins>
      <w:del w:id="381" w:author="Sam Lo" w:date="2017-02-02T13:48:00Z">
        <w:r w:rsidRPr="00F56D8B" w:rsidDel="001D7CCA">
          <w:rPr>
            <w:rFonts w:ascii="Arial" w:hAnsi="Arial" w:cs="Arial"/>
          </w:rPr>
          <w:delText>is</w:delText>
        </w:r>
      </w:del>
      <w:r w:rsidRPr="00F56D8B">
        <w:rPr>
          <w:rFonts w:ascii="Arial" w:hAnsi="Arial" w:cs="Arial"/>
        </w:rPr>
        <w:t xml:space="preserve"> a 16-bit ADC instrumentation amplifier with programmable gain controls, 4 analogue input channels and enables I2C interface to the processing unit. The main advantage of using this instrumentation amplifier </w:t>
      </w:r>
      <w:ins w:id="382" w:author="Sam Lo" w:date="2017-02-02T13:48:00Z">
        <w:r w:rsidR="001D7CCA">
          <w:rPr>
            <w:rFonts w:ascii="Arial" w:hAnsi="Arial" w:cs="Arial"/>
          </w:rPr>
          <w:t>will be</w:t>
        </w:r>
      </w:ins>
      <w:del w:id="383" w:author="Sam Lo" w:date="2017-02-02T13:48:00Z">
        <w:r w:rsidRPr="00F56D8B" w:rsidDel="001D7CCA">
          <w:rPr>
            <w:rFonts w:ascii="Arial" w:hAnsi="Arial" w:cs="Arial"/>
          </w:rPr>
          <w:delText>is</w:delText>
        </w:r>
      </w:del>
      <w:r w:rsidRPr="00F56D8B">
        <w:rPr>
          <w:rFonts w:ascii="Arial" w:hAnsi="Arial" w:cs="Arial"/>
        </w:rPr>
        <w:t xml:space="preserve"> the resolution of voltage detection, as each step is 1.875mV. The </w:t>
      </w:r>
      <w:proofErr w:type="spellStart"/>
      <w:r w:rsidRPr="00F56D8B">
        <w:rPr>
          <w:rFonts w:ascii="Arial" w:hAnsi="Arial" w:cs="Arial"/>
        </w:rPr>
        <w:t>Arduino</w:t>
      </w:r>
      <w:proofErr w:type="spellEnd"/>
      <w:r w:rsidRPr="00F56D8B">
        <w:rPr>
          <w:rFonts w:ascii="Arial" w:hAnsi="Arial" w:cs="Arial"/>
        </w:rPr>
        <w:t xml:space="preserve"> </w:t>
      </w:r>
      <w:ins w:id="384" w:author="Sam Lo" w:date="2017-02-02T13:48:00Z">
        <w:r w:rsidR="001D7CCA">
          <w:rPr>
            <w:rFonts w:ascii="Arial" w:hAnsi="Arial" w:cs="Arial"/>
          </w:rPr>
          <w:t>will</w:t>
        </w:r>
      </w:ins>
      <w:del w:id="385" w:author="Sam Lo" w:date="2017-02-02T13:48:00Z">
        <w:r w:rsidRPr="00F56D8B" w:rsidDel="001D7CCA">
          <w:rPr>
            <w:rFonts w:ascii="Arial" w:hAnsi="Arial" w:cs="Arial"/>
          </w:rPr>
          <w:delText>can</w:delText>
        </w:r>
      </w:del>
      <w:r w:rsidRPr="00F56D8B">
        <w:rPr>
          <w:rFonts w:ascii="Arial" w:hAnsi="Arial" w:cs="Arial"/>
        </w:rPr>
        <w:t xml:space="preserve"> also support 4 instrumentation amplifiers with 4 different I2C addresses. A </w:t>
      </w:r>
      <w:r w:rsidR="00EA0934" w:rsidRPr="00F56D8B">
        <w:rPr>
          <w:rFonts w:ascii="Arial" w:hAnsi="Arial" w:cs="Arial"/>
        </w:rPr>
        <w:t>5-channel</w:t>
      </w:r>
      <w:r w:rsidRPr="00F56D8B">
        <w:rPr>
          <w:rFonts w:ascii="Arial" w:hAnsi="Arial" w:cs="Arial"/>
        </w:rPr>
        <w:t xml:space="preserve"> sun photometer </w:t>
      </w:r>
      <w:ins w:id="386" w:author="Sam Lo" w:date="2017-02-02T13:48:00Z">
        <w:r w:rsidR="001D7CCA">
          <w:rPr>
            <w:rFonts w:ascii="Arial" w:hAnsi="Arial" w:cs="Arial"/>
          </w:rPr>
          <w:t>will</w:t>
        </w:r>
      </w:ins>
      <w:del w:id="387" w:author="Sam Lo" w:date="2017-02-02T13:48:00Z">
        <w:r w:rsidRPr="00F56D8B" w:rsidDel="001D7CCA">
          <w:rPr>
            <w:rFonts w:ascii="Arial" w:hAnsi="Arial" w:cs="Arial"/>
          </w:rPr>
          <w:delText>can</w:delText>
        </w:r>
      </w:del>
      <w:r w:rsidRPr="00F56D8B">
        <w:rPr>
          <w:rFonts w:ascii="Arial" w:hAnsi="Arial" w:cs="Arial"/>
        </w:rPr>
        <w:t xml:space="preserve"> fit with 2 ADS1115 instrumentation amplifiers to detect incoming voltage data. </w:t>
      </w:r>
    </w:p>
    <w:p w14:paraId="3C3ACABB" w14:textId="6540B1E8" w:rsidR="00705F68" w:rsidRPr="00F56D8B" w:rsidRDefault="00595B5E" w:rsidP="00F56D8B">
      <w:pPr>
        <w:pStyle w:val="Heading2"/>
        <w:ind w:left="0"/>
      </w:pPr>
      <w:bookmarkStart w:id="388" w:name="_Toc347617520"/>
      <w:r w:rsidRPr="00F56D8B">
        <w:t>4.5</w:t>
      </w:r>
      <w:r w:rsidR="00705F68" w:rsidRPr="00F56D8B">
        <w:t xml:space="preserve">. </w:t>
      </w:r>
      <w:proofErr w:type="spellStart"/>
      <w:r w:rsidR="00705F68" w:rsidRPr="00F56D8B">
        <w:t>Microtops</w:t>
      </w:r>
      <w:bookmarkEnd w:id="388"/>
      <w:proofErr w:type="spellEnd"/>
    </w:p>
    <w:p w14:paraId="36803DF4" w14:textId="59809188" w:rsidR="00705F68" w:rsidDel="007F41A2" w:rsidRDefault="00705F68" w:rsidP="00F56D8B">
      <w:pPr>
        <w:jc w:val="both"/>
        <w:rPr>
          <w:del w:id="389" w:author="Sam Lo" w:date="2017-02-02T12:17:00Z"/>
          <w:rFonts w:ascii="Arial" w:hAnsi="Arial" w:cs="Arial"/>
        </w:rPr>
      </w:pPr>
      <w:proofErr w:type="spellStart"/>
      <w:r w:rsidRPr="00F56D8B">
        <w:rPr>
          <w:rFonts w:ascii="Arial" w:hAnsi="Arial" w:cs="Arial"/>
        </w:rPr>
        <w:t>Microtops</w:t>
      </w:r>
      <w:proofErr w:type="spellEnd"/>
      <w:r w:rsidRPr="00F56D8B">
        <w:rPr>
          <w:rFonts w:ascii="Arial" w:hAnsi="Arial" w:cs="Arial"/>
        </w:rPr>
        <w:t xml:space="preserve"> is a handheld </w:t>
      </w:r>
      <w:r w:rsidR="00EA0934" w:rsidRPr="00F56D8B">
        <w:rPr>
          <w:rFonts w:ascii="Arial" w:hAnsi="Arial" w:cs="Arial"/>
        </w:rPr>
        <w:t>sun photometer</w:t>
      </w:r>
      <w:r w:rsidRPr="00F56D8B">
        <w:rPr>
          <w:rFonts w:ascii="Arial" w:hAnsi="Arial" w:cs="Arial"/>
        </w:rPr>
        <w:t xml:space="preserve">, which provides </w:t>
      </w:r>
      <w:del w:id="390" w:author="Sam Lo" w:date="2017-02-02T12:17:00Z">
        <w:r w:rsidRPr="00F56D8B" w:rsidDel="007F41A2">
          <w:rPr>
            <w:rFonts w:ascii="Arial" w:hAnsi="Arial" w:cs="Arial"/>
          </w:rPr>
          <w:delText xml:space="preserve">AOT </w:delText>
        </w:r>
      </w:del>
      <w:ins w:id="391" w:author="Sam Lo" w:date="2017-02-02T12:17:00Z">
        <w:r w:rsidR="007F41A2">
          <w:rPr>
            <w:rFonts w:ascii="Arial" w:hAnsi="Arial" w:cs="Arial"/>
          </w:rPr>
          <w:t>aerosol optical thickness</w:t>
        </w:r>
        <w:r w:rsidR="007F41A2" w:rsidRPr="00F56D8B">
          <w:rPr>
            <w:rFonts w:ascii="Arial" w:hAnsi="Arial" w:cs="Arial"/>
          </w:rPr>
          <w:t xml:space="preserve"> </w:t>
        </w:r>
      </w:ins>
      <w:r w:rsidRPr="00F56D8B">
        <w:rPr>
          <w:rFonts w:ascii="Arial" w:hAnsi="Arial" w:cs="Arial"/>
        </w:rPr>
        <w:t xml:space="preserve">measurements for wavelengths at 340, 380, 440, 500, 675, 870, 936, and 1020nm. World Meteorological Organisation recommends five of those wavelengths. The advantages of using </w:t>
      </w:r>
      <w:proofErr w:type="spellStart"/>
      <w:r w:rsidRPr="00F56D8B">
        <w:rPr>
          <w:rFonts w:ascii="Arial" w:hAnsi="Arial" w:cs="Arial"/>
        </w:rPr>
        <w:t>Microtops</w:t>
      </w:r>
      <w:proofErr w:type="spellEnd"/>
      <w:r w:rsidRPr="00F56D8B">
        <w:rPr>
          <w:rFonts w:ascii="Arial" w:hAnsi="Arial" w:cs="Arial"/>
        </w:rPr>
        <w:t xml:space="preserve"> are it provides various detection wavelengths, portable, and has read-only memory. The disadvantages are it is expensive, and consumes a lot of processing space.</w:t>
      </w:r>
      <w:r w:rsidR="00176BB1" w:rsidRPr="00F56D8B">
        <w:rPr>
          <w:rFonts w:ascii="Arial" w:hAnsi="Arial" w:cs="Arial"/>
        </w:rPr>
        <w:fldChar w:fldCharType="begin"/>
      </w:r>
      <w:ins w:id="392" w:author="Sam Lo" w:date="2017-02-02T17:19:00Z">
        <w:r w:rsidR="00917EF4">
          <w:rPr>
            <w:rFonts w:ascii="Arial" w:hAnsi="Arial" w:cs="Arial"/>
          </w:rPr>
          <w:instrText xml:space="preserve"> ADDIN ZOTERO_ITEM CSL_CITATION {"citationID":"1eurjhk0te","properties":{"formattedCitation":"[35]","plainCitation":"[35]"},"citationItems":[{"id":3455,"uris":["http://zotero.org/users/1792213/items/SIGCSGZP"],"uri":["http://zotero.org/users/1792213/items/SIGCSGZP"],"itemData":{"id":3455,"type":"article-journal","title":"MICROTOPS II","source":"Google Scholar","author":[{"family":"Monitor","given":"Ozone"}],"issued":{"date-parts":[["2001"]]}}}],"schema":"https://github.com/citation-style-language/schema/raw/master/csl-citation.json"} </w:instrText>
        </w:r>
      </w:ins>
      <w:del w:id="393" w:author="Sam Lo" w:date="2017-02-02T11:57:00Z">
        <w:r w:rsidR="00176BB1" w:rsidRPr="00F56D8B" w:rsidDel="0029363E">
          <w:rPr>
            <w:rFonts w:ascii="Arial" w:hAnsi="Arial" w:cs="Arial"/>
          </w:rPr>
          <w:delInstrText xml:space="preserve"> ADDIN ZOTERO_ITEM CSL_CITATION {"citationID":"1eurjhk0te","properties":{"formattedCitation":"[29]","plainCitation":"[29]"},"citationItems":[{"id":3455,"uris":["http://zotero.org/users/1792213/items/SIGCSGZP"],"uri":["http://zotero.org/users/1792213/items/SIGCSGZP"],"itemData":{"id":3455,"type":"article-journal","title":"MICROTOPS II","source":"Google Scholar","author":[{"family":"Monitor","given":"Ozone"}],"issued":{"date-parts":[["2001"]]}}}],"schema":"https://github.com/citation-style-language/schema/raw/master/csl-citation.json"} </w:delInstrText>
        </w:r>
      </w:del>
      <w:r w:rsidR="00176BB1" w:rsidRPr="00F56D8B">
        <w:rPr>
          <w:rFonts w:ascii="Arial" w:hAnsi="Arial" w:cs="Arial"/>
        </w:rPr>
        <w:fldChar w:fldCharType="separate"/>
      </w:r>
      <w:ins w:id="394" w:author="Sam Lo" w:date="2017-02-02T17:19:00Z">
        <w:r w:rsidR="00917EF4">
          <w:rPr>
            <w:rFonts w:ascii="Arial" w:hAnsi="Arial" w:cs="Arial"/>
            <w:noProof/>
          </w:rPr>
          <w:t>[35]</w:t>
        </w:r>
      </w:ins>
      <w:del w:id="395" w:author="Sam Lo" w:date="2017-02-02T11:57:00Z">
        <w:r w:rsidR="00176BB1" w:rsidRPr="00917EF4" w:rsidDel="0029363E">
          <w:rPr>
            <w:rFonts w:ascii="Arial" w:hAnsi="Arial" w:cs="Arial"/>
            <w:noProof/>
          </w:rPr>
          <w:delText>[29]</w:delText>
        </w:r>
      </w:del>
      <w:r w:rsidR="00176BB1" w:rsidRPr="00F56D8B">
        <w:rPr>
          <w:rFonts w:ascii="Arial" w:hAnsi="Arial" w:cs="Arial"/>
        </w:rPr>
        <w:fldChar w:fldCharType="end"/>
      </w:r>
      <w:r w:rsidRPr="00F56D8B">
        <w:rPr>
          <w:rFonts w:ascii="Arial" w:hAnsi="Arial" w:cs="Arial"/>
        </w:rPr>
        <w:t xml:space="preserve"> </w:t>
      </w:r>
    </w:p>
    <w:p w14:paraId="063404D7" w14:textId="77777777" w:rsidR="007F41A2" w:rsidRPr="00F56D8B" w:rsidRDefault="007F41A2" w:rsidP="00F56D8B">
      <w:pPr>
        <w:jc w:val="both"/>
        <w:rPr>
          <w:ins w:id="396" w:author="Sam Lo" w:date="2017-02-02T12:17:00Z"/>
          <w:rFonts w:ascii="Arial" w:hAnsi="Arial" w:cs="Arial"/>
        </w:rPr>
      </w:pPr>
    </w:p>
    <w:p w14:paraId="70D58132" w14:textId="60767DCE" w:rsidR="00705F68" w:rsidRPr="00F56D8B" w:rsidRDefault="00705F68" w:rsidP="00F56D8B">
      <w:pPr>
        <w:jc w:val="both"/>
        <w:rPr>
          <w:rFonts w:ascii="Arial" w:hAnsi="Arial" w:cs="Arial"/>
        </w:rPr>
      </w:pPr>
      <w:r w:rsidRPr="00F56D8B">
        <w:rPr>
          <w:rFonts w:ascii="Arial" w:hAnsi="Arial" w:cs="Arial"/>
        </w:rPr>
        <w:t xml:space="preserve">The main difference between </w:t>
      </w:r>
      <w:proofErr w:type="spellStart"/>
      <w:r w:rsidRPr="00F56D8B">
        <w:rPr>
          <w:rFonts w:ascii="Arial" w:hAnsi="Arial" w:cs="Arial"/>
        </w:rPr>
        <w:t>Microtops</w:t>
      </w:r>
      <w:proofErr w:type="spellEnd"/>
      <w:r w:rsidRPr="00F56D8B">
        <w:rPr>
          <w:rFonts w:ascii="Arial" w:hAnsi="Arial" w:cs="Arial"/>
        </w:rPr>
        <w:t xml:space="preserve"> and the </w:t>
      </w:r>
      <w:r w:rsidR="00EA0934" w:rsidRPr="00F56D8B">
        <w:rPr>
          <w:rFonts w:ascii="Arial" w:hAnsi="Arial" w:cs="Arial"/>
        </w:rPr>
        <w:t>sun photometer</w:t>
      </w:r>
      <w:r w:rsidRPr="00F56D8B">
        <w:rPr>
          <w:rFonts w:ascii="Arial" w:hAnsi="Arial" w:cs="Arial"/>
        </w:rPr>
        <w:t xml:space="preserve"> designed in this research is the channels used for aerosols optical depth measurements. The </w:t>
      </w:r>
      <w:r w:rsidR="00EA0934" w:rsidRPr="00F56D8B">
        <w:rPr>
          <w:rFonts w:ascii="Arial" w:hAnsi="Arial" w:cs="Arial"/>
        </w:rPr>
        <w:t>sun photometer</w:t>
      </w:r>
      <w:r w:rsidRPr="00F56D8B">
        <w:rPr>
          <w:rFonts w:ascii="Arial" w:hAnsi="Arial" w:cs="Arial"/>
        </w:rPr>
        <w:t xml:space="preserve"> designed for this research has 5 channels, whereas </w:t>
      </w:r>
      <w:proofErr w:type="spellStart"/>
      <w:r w:rsidRPr="00F56D8B">
        <w:rPr>
          <w:rFonts w:ascii="Arial" w:hAnsi="Arial" w:cs="Arial"/>
        </w:rPr>
        <w:t>Microtops</w:t>
      </w:r>
      <w:proofErr w:type="spellEnd"/>
      <w:r w:rsidRPr="00F56D8B">
        <w:rPr>
          <w:rFonts w:ascii="Arial" w:hAnsi="Arial" w:cs="Arial"/>
        </w:rPr>
        <w:t xml:space="preserve"> has 8 channels. The advantage of having fewer channels is it saves the processing memory consumption in software programming.  </w:t>
      </w:r>
    </w:p>
    <w:p w14:paraId="0A817586" w14:textId="77777777" w:rsidR="00595B5E" w:rsidRPr="00F56D8B" w:rsidRDefault="00595B5E" w:rsidP="00F56D8B">
      <w:pPr>
        <w:jc w:val="both"/>
        <w:rPr>
          <w:rFonts w:ascii="Arial" w:hAnsi="Arial" w:cs="Arial"/>
        </w:rPr>
      </w:pPr>
    </w:p>
    <w:p w14:paraId="2386488F" w14:textId="77777777" w:rsidR="00595B5E" w:rsidRPr="00F56D8B" w:rsidRDefault="00595B5E" w:rsidP="00F56D8B">
      <w:pPr>
        <w:jc w:val="both"/>
        <w:rPr>
          <w:rFonts w:ascii="Arial" w:hAnsi="Arial" w:cs="Arial"/>
        </w:rPr>
      </w:pPr>
    </w:p>
    <w:p w14:paraId="719A563C" w14:textId="77777777" w:rsidR="00595B5E" w:rsidRPr="00F56D8B" w:rsidRDefault="00595B5E" w:rsidP="00F56D8B">
      <w:pPr>
        <w:jc w:val="both"/>
        <w:rPr>
          <w:rFonts w:ascii="Arial" w:hAnsi="Arial" w:cs="Arial"/>
        </w:rPr>
      </w:pPr>
    </w:p>
    <w:p w14:paraId="48EB3628" w14:textId="77777777" w:rsidR="00595B5E" w:rsidRDefault="00595B5E" w:rsidP="00F56D8B">
      <w:pPr>
        <w:jc w:val="both"/>
        <w:rPr>
          <w:ins w:id="397" w:author="Sam Lo" w:date="2017-02-02T17:22:00Z"/>
          <w:rFonts w:ascii="Arial" w:hAnsi="Arial" w:cs="Arial"/>
        </w:rPr>
      </w:pPr>
    </w:p>
    <w:p w14:paraId="305993D3" w14:textId="77777777" w:rsidR="00477376" w:rsidRPr="00F56D8B" w:rsidRDefault="00477376" w:rsidP="00F56D8B">
      <w:pPr>
        <w:jc w:val="both"/>
        <w:rPr>
          <w:rFonts w:ascii="Arial" w:hAnsi="Arial" w:cs="Arial"/>
        </w:rPr>
      </w:pPr>
    </w:p>
    <w:p w14:paraId="49CA46E9" w14:textId="727841CE" w:rsidR="00705F68" w:rsidRPr="00F56D8B" w:rsidRDefault="00595B5E" w:rsidP="00F56D8B">
      <w:pPr>
        <w:pStyle w:val="Caption"/>
        <w:rPr>
          <w:rFonts w:ascii="Arial" w:hAnsi="Arial" w:cs="Arial"/>
          <w:color w:val="auto"/>
          <w:sz w:val="24"/>
          <w:szCs w:val="24"/>
        </w:rPr>
      </w:pPr>
      <w:r w:rsidRPr="00F56D8B">
        <w:rPr>
          <w:rFonts w:ascii="Arial" w:hAnsi="Arial" w:cs="Arial"/>
          <w:color w:val="auto"/>
          <w:sz w:val="24"/>
          <w:szCs w:val="24"/>
        </w:rPr>
        <w:t xml:space="preserve">Table </w:t>
      </w:r>
      <w:r w:rsidRPr="00F56D8B">
        <w:rPr>
          <w:rFonts w:ascii="Arial" w:hAnsi="Arial" w:cs="Arial"/>
          <w:color w:val="auto"/>
          <w:sz w:val="24"/>
          <w:szCs w:val="24"/>
        </w:rPr>
        <w:fldChar w:fldCharType="begin"/>
      </w:r>
      <w:r w:rsidRPr="00F56D8B">
        <w:rPr>
          <w:rFonts w:ascii="Arial" w:hAnsi="Arial" w:cs="Arial"/>
          <w:color w:val="auto"/>
          <w:sz w:val="24"/>
          <w:szCs w:val="24"/>
        </w:rPr>
        <w:instrText xml:space="preserve"> SEQ Table \* ARABIC </w:instrText>
      </w:r>
      <w:r w:rsidRPr="00F56D8B">
        <w:rPr>
          <w:rFonts w:ascii="Arial" w:hAnsi="Arial" w:cs="Arial"/>
          <w:color w:val="auto"/>
          <w:sz w:val="24"/>
          <w:szCs w:val="24"/>
        </w:rPr>
        <w:fldChar w:fldCharType="separate"/>
      </w:r>
      <w:r w:rsidR="0068668A" w:rsidRPr="00F56D8B">
        <w:rPr>
          <w:rFonts w:ascii="Arial" w:hAnsi="Arial" w:cs="Arial"/>
          <w:noProof/>
          <w:color w:val="auto"/>
          <w:sz w:val="24"/>
          <w:szCs w:val="24"/>
        </w:rPr>
        <w:t>3</w:t>
      </w:r>
      <w:r w:rsidRPr="00F56D8B">
        <w:rPr>
          <w:rFonts w:ascii="Arial" w:hAnsi="Arial" w:cs="Arial"/>
          <w:color w:val="auto"/>
          <w:sz w:val="24"/>
          <w:szCs w:val="24"/>
        </w:rPr>
        <w:fldChar w:fldCharType="end"/>
      </w:r>
      <w:r w:rsidRPr="00F56D8B">
        <w:rPr>
          <w:rFonts w:ascii="Arial" w:hAnsi="Arial" w:cs="Arial"/>
          <w:noProof/>
          <w:color w:val="auto"/>
          <w:sz w:val="24"/>
          <w:szCs w:val="24"/>
        </w:rPr>
        <w:t xml:space="preserve"> – Summary of the feasibility of previous sunphotometers</w:t>
      </w:r>
    </w:p>
    <w:tbl>
      <w:tblPr>
        <w:tblStyle w:val="13"/>
        <w:tblpPr w:leftFromText="180" w:rightFromText="180" w:vertAnchor="text" w:tblpXSpec="center" w:tblpY="1"/>
        <w:tblOverlap w:val="never"/>
        <w:tblW w:w="76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67"/>
        <w:gridCol w:w="2126"/>
        <w:gridCol w:w="2835"/>
      </w:tblGrid>
      <w:tr w:rsidR="00595B5E" w:rsidRPr="00F56D8B" w14:paraId="00F25039" w14:textId="77777777" w:rsidTr="00595B5E">
        <w:trPr>
          <w:jc w:val="center"/>
        </w:trPr>
        <w:tc>
          <w:tcPr>
            <w:tcW w:w="2667" w:type="dxa"/>
            <w:tcBorders>
              <w:top w:val="single" w:sz="4" w:space="0" w:color="000000"/>
              <w:left w:val="single" w:sz="4" w:space="0" w:color="000000"/>
              <w:bottom w:val="single" w:sz="4" w:space="0" w:color="000000"/>
              <w:right w:val="single" w:sz="4" w:space="0" w:color="000000"/>
            </w:tcBorders>
            <w:hideMark/>
          </w:tcPr>
          <w:p w14:paraId="700F3A46" w14:textId="77777777" w:rsidR="00595B5E" w:rsidRPr="00477376" w:rsidRDefault="00595B5E" w:rsidP="00F56D8B">
            <w:pPr>
              <w:pStyle w:val="Normal1"/>
              <w:ind w:right="551"/>
              <w:jc w:val="both"/>
              <w:rPr>
                <w:rFonts w:ascii="Arial" w:hAnsi="Arial" w:cs="Arial"/>
                <w:b/>
                <w:rPrChange w:id="398" w:author="Sam Lo" w:date="2017-02-02T17:22:00Z">
                  <w:rPr>
                    <w:rFonts w:ascii="Arial" w:hAnsi="Arial" w:cs="Arial"/>
                  </w:rPr>
                </w:rPrChange>
              </w:rPr>
            </w:pPr>
            <w:r w:rsidRPr="00477376">
              <w:rPr>
                <w:rFonts w:ascii="Arial" w:hAnsi="Arial" w:cs="Arial"/>
                <w:b/>
                <w:rPrChange w:id="399" w:author="Sam Lo" w:date="2017-02-02T17:22:00Z">
                  <w:rPr>
                    <w:rFonts w:ascii="Arial" w:hAnsi="Arial" w:cs="Arial"/>
                  </w:rPr>
                </w:rPrChange>
              </w:rPr>
              <w:t xml:space="preserve">Sun photometer device </w:t>
            </w:r>
          </w:p>
        </w:tc>
        <w:tc>
          <w:tcPr>
            <w:tcW w:w="2126" w:type="dxa"/>
            <w:tcBorders>
              <w:top w:val="single" w:sz="4" w:space="0" w:color="000000"/>
              <w:left w:val="single" w:sz="4" w:space="0" w:color="000000"/>
              <w:bottom w:val="single" w:sz="4" w:space="0" w:color="000000"/>
              <w:right w:val="single" w:sz="4" w:space="0" w:color="000000"/>
            </w:tcBorders>
            <w:hideMark/>
          </w:tcPr>
          <w:p w14:paraId="133B8346" w14:textId="77777777" w:rsidR="00595B5E" w:rsidRPr="00477376" w:rsidRDefault="00595B5E" w:rsidP="00F56D8B">
            <w:pPr>
              <w:pStyle w:val="Normal1"/>
              <w:jc w:val="both"/>
              <w:rPr>
                <w:rFonts w:ascii="Arial" w:hAnsi="Arial" w:cs="Arial"/>
                <w:b/>
                <w:rPrChange w:id="400" w:author="Sam Lo" w:date="2017-02-02T17:22:00Z">
                  <w:rPr>
                    <w:rFonts w:ascii="Arial" w:hAnsi="Arial" w:cs="Arial"/>
                  </w:rPr>
                </w:rPrChange>
              </w:rPr>
            </w:pPr>
            <w:r w:rsidRPr="00477376">
              <w:rPr>
                <w:rFonts w:ascii="Arial" w:hAnsi="Arial" w:cs="Arial"/>
                <w:b/>
                <w:rPrChange w:id="401" w:author="Sam Lo" w:date="2017-02-02T17:22:00Z">
                  <w:rPr>
                    <w:rFonts w:ascii="Arial" w:hAnsi="Arial" w:cs="Arial"/>
                  </w:rPr>
                </w:rPrChange>
              </w:rPr>
              <w:t>Detection wavelengths</w:t>
            </w:r>
          </w:p>
        </w:tc>
        <w:tc>
          <w:tcPr>
            <w:tcW w:w="2835" w:type="dxa"/>
            <w:tcBorders>
              <w:top w:val="single" w:sz="4" w:space="0" w:color="000000"/>
              <w:left w:val="single" w:sz="4" w:space="0" w:color="000000"/>
              <w:bottom w:val="single" w:sz="4" w:space="0" w:color="000000"/>
              <w:right w:val="single" w:sz="4" w:space="0" w:color="000000"/>
            </w:tcBorders>
            <w:hideMark/>
          </w:tcPr>
          <w:p w14:paraId="6D27C102" w14:textId="77777777" w:rsidR="00595B5E" w:rsidRPr="00477376" w:rsidRDefault="00595B5E" w:rsidP="00F56D8B">
            <w:pPr>
              <w:pStyle w:val="Normal1"/>
              <w:jc w:val="both"/>
              <w:rPr>
                <w:rFonts w:ascii="Arial" w:hAnsi="Arial" w:cs="Arial"/>
                <w:b/>
                <w:rPrChange w:id="402" w:author="Sam Lo" w:date="2017-02-02T17:22:00Z">
                  <w:rPr>
                    <w:rFonts w:ascii="Arial" w:hAnsi="Arial" w:cs="Arial"/>
                  </w:rPr>
                </w:rPrChange>
              </w:rPr>
            </w:pPr>
            <w:r w:rsidRPr="00477376">
              <w:rPr>
                <w:rFonts w:ascii="Arial" w:hAnsi="Arial" w:cs="Arial"/>
                <w:b/>
                <w:rPrChange w:id="403" w:author="Sam Lo" w:date="2017-02-02T17:22:00Z">
                  <w:rPr>
                    <w:rFonts w:ascii="Arial" w:hAnsi="Arial" w:cs="Arial"/>
                  </w:rPr>
                </w:rPrChange>
              </w:rPr>
              <w:t>Advantages</w:t>
            </w:r>
          </w:p>
        </w:tc>
      </w:tr>
      <w:tr w:rsidR="00595B5E" w:rsidRPr="00F56D8B" w14:paraId="68ADEDBA" w14:textId="77777777" w:rsidTr="00595B5E">
        <w:trPr>
          <w:jc w:val="center"/>
        </w:trPr>
        <w:tc>
          <w:tcPr>
            <w:tcW w:w="2667" w:type="dxa"/>
            <w:tcBorders>
              <w:top w:val="single" w:sz="4" w:space="0" w:color="000000"/>
              <w:left w:val="single" w:sz="4" w:space="0" w:color="000000"/>
              <w:bottom w:val="single" w:sz="4" w:space="0" w:color="000000"/>
              <w:right w:val="single" w:sz="4" w:space="0" w:color="000000"/>
            </w:tcBorders>
            <w:hideMark/>
          </w:tcPr>
          <w:p w14:paraId="6AFC4916" w14:textId="77777777" w:rsidR="00595B5E" w:rsidRPr="00F56D8B" w:rsidRDefault="00595B5E" w:rsidP="00F56D8B">
            <w:pPr>
              <w:pStyle w:val="Normal1"/>
              <w:jc w:val="both"/>
              <w:rPr>
                <w:rFonts w:ascii="Arial" w:hAnsi="Arial" w:cs="Arial"/>
              </w:rPr>
            </w:pPr>
            <w:r w:rsidRPr="00F56D8B">
              <w:rPr>
                <w:rFonts w:ascii="Arial" w:hAnsi="Arial" w:cs="Arial"/>
              </w:rPr>
              <w:t>Proposed instrument</w:t>
            </w:r>
          </w:p>
        </w:tc>
        <w:tc>
          <w:tcPr>
            <w:tcW w:w="2126" w:type="dxa"/>
            <w:tcBorders>
              <w:top w:val="single" w:sz="4" w:space="0" w:color="000000"/>
              <w:left w:val="single" w:sz="4" w:space="0" w:color="000000"/>
              <w:bottom w:val="single" w:sz="4" w:space="0" w:color="000000"/>
              <w:right w:val="single" w:sz="4" w:space="0" w:color="000000"/>
            </w:tcBorders>
            <w:hideMark/>
          </w:tcPr>
          <w:p w14:paraId="6B8CBB8A" w14:textId="77777777" w:rsidR="00595B5E" w:rsidRPr="00F56D8B" w:rsidRDefault="00595B5E" w:rsidP="00F56D8B">
            <w:pPr>
              <w:pStyle w:val="Normal1"/>
              <w:numPr>
                <w:ilvl w:val="0"/>
                <w:numId w:val="9"/>
              </w:numPr>
              <w:ind w:left="0" w:firstLine="0"/>
              <w:jc w:val="both"/>
              <w:rPr>
                <w:rFonts w:ascii="Arial" w:hAnsi="Arial" w:cs="Arial"/>
              </w:rPr>
            </w:pPr>
            <w:r w:rsidRPr="00F56D8B">
              <w:rPr>
                <w:rFonts w:ascii="Arial" w:hAnsi="Arial" w:cs="Arial"/>
              </w:rPr>
              <w:t>440nm</w:t>
            </w:r>
          </w:p>
          <w:p w14:paraId="11038DC1" w14:textId="77777777" w:rsidR="00595B5E" w:rsidRPr="00F56D8B" w:rsidRDefault="00595B5E" w:rsidP="00F56D8B">
            <w:pPr>
              <w:pStyle w:val="Normal1"/>
              <w:numPr>
                <w:ilvl w:val="0"/>
                <w:numId w:val="9"/>
              </w:numPr>
              <w:ind w:left="0" w:firstLine="0"/>
              <w:jc w:val="both"/>
              <w:rPr>
                <w:rFonts w:ascii="Arial" w:hAnsi="Arial" w:cs="Arial"/>
              </w:rPr>
            </w:pPr>
            <w:r w:rsidRPr="00F56D8B">
              <w:rPr>
                <w:rFonts w:ascii="Arial" w:hAnsi="Arial" w:cs="Arial"/>
              </w:rPr>
              <w:t>535nm</w:t>
            </w:r>
          </w:p>
          <w:p w14:paraId="5061D8E3" w14:textId="77777777" w:rsidR="00595B5E" w:rsidRPr="00F56D8B" w:rsidRDefault="00595B5E" w:rsidP="00F56D8B">
            <w:pPr>
              <w:pStyle w:val="Normal1"/>
              <w:numPr>
                <w:ilvl w:val="0"/>
                <w:numId w:val="9"/>
              </w:numPr>
              <w:ind w:left="0" w:firstLine="0"/>
              <w:jc w:val="both"/>
              <w:rPr>
                <w:rFonts w:ascii="Arial" w:hAnsi="Arial" w:cs="Arial"/>
              </w:rPr>
            </w:pPr>
            <w:r w:rsidRPr="00F56D8B">
              <w:rPr>
                <w:rFonts w:ascii="Arial" w:hAnsi="Arial" w:cs="Arial"/>
              </w:rPr>
              <w:t>635nm</w:t>
            </w:r>
          </w:p>
          <w:p w14:paraId="54CA6A02" w14:textId="77777777" w:rsidR="00595B5E" w:rsidRPr="00F56D8B" w:rsidRDefault="00595B5E" w:rsidP="00F56D8B">
            <w:pPr>
              <w:pStyle w:val="Normal1"/>
              <w:numPr>
                <w:ilvl w:val="0"/>
                <w:numId w:val="9"/>
              </w:numPr>
              <w:ind w:left="0" w:firstLine="0"/>
              <w:jc w:val="both"/>
              <w:rPr>
                <w:rFonts w:ascii="Arial" w:hAnsi="Arial" w:cs="Arial"/>
              </w:rPr>
            </w:pPr>
            <w:r w:rsidRPr="00F56D8B">
              <w:rPr>
                <w:rFonts w:ascii="Arial" w:hAnsi="Arial" w:cs="Arial"/>
              </w:rPr>
              <w:t>870nm</w:t>
            </w:r>
          </w:p>
          <w:p w14:paraId="7451BDFE" w14:textId="77777777" w:rsidR="00595B5E" w:rsidRPr="00F56D8B" w:rsidRDefault="00595B5E" w:rsidP="00F56D8B">
            <w:pPr>
              <w:pStyle w:val="Normal1"/>
              <w:numPr>
                <w:ilvl w:val="0"/>
                <w:numId w:val="9"/>
              </w:numPr>
              <w:ind w:left="0" w:firstLine="0"/>
              <w:jc w:val="both"/>
              <w:rPr>
                <w:rFonts w:ascii="Arial" w:hAnsi="Arial" w:cs="Arial"/>
              </w:rPr>
            </w:pPr>
            <w:r w:rsidRPr="00F56D8B">
              <w:rPr>
                <w:rFonts w:ascii="Arial" w:hAnsi="Arial" w:cs="Arial"/>
              </w:rPr>
              <w:t>940nm</w:t>
            </w:r>
          </w:p>
        </w:tc>
        <w:tc>
          <w:tcPr>
            <w:tcW w:w="2835" w:type="dxa"/>
            <w:tcBorders>
              <w:top w:val="single" w:sz="4" w:space="0" w:color="000000"/>
              <w:left w:val="single" w:sz="4" w:space="0" w:color="000000"/>
              <w:bottom w:val="single" w:sz="4" w:space="0" w:color="000000"/>
              <w:right w:val="single" w:sz="4" w:space="0" w:color="000000"/>
            </w:tcBorders>
            <w:hideMark/>
          </w:tcPr>
          <w:p w14:paraId="7EF2AF5B" w14:textId="77777777" w:rsidR="00595B5E" w:rsidRPr="00F56D8B" w:rsidRDefault="00595B5E" w:rsidP="00F56D8B">
            <w:pPr>
              <w:pStyle w:val="Normal1"/>
              <w:numPr>
                <w:ilvl w:val="0"/>
                <w:numId w:val="9"/>
              </w:numPr>
              <w:ind w:left="0" w:firstLine="0"/>
              <w:jc w:val="both"/>
              <w:rPr>
                <w:rFonts w:ascii="Arial" w:hAnsi="Arial" w:cs="Arial"/>
              </w:rPr>
            </w:pPr>
            <w:r w:rsidRPr="00F56D8B">
              <w:rPr>
                <w:rFonts w:ascii="Arial" w:hAnsi="Arial" w:cs="Arial"/>
              </w:rPr>
              <w:t xml:space="preserve">16 bit ADC resolution </w:t>
            </w:r>
          </w:p>
          <w:p w14:paraId="3F3E4074" w14:textId="77777777" w:rsidR="00595B5E" w:rsidRPr="00F56D8B" w:rsidRDefault="00595B5E" w:rsidP="00F56D8B">
            <w:pPr>
              <w:pStyle w:val="Normal1"/>
              <w:numPr>
                <w:ilvl w:val="0"/>
                <w:numId w:val="9"/>
              </w:numPr>
              <w:ind w:left="0" w:firstLine="0"/>
              <w:jc w:val="both"/>
              <w:rPr>
                <w:rFonts w:ascii="Arial" w:hAnsi="Arial" w:cs="Arial"/>
              </w:rPr>
            </w:pPr>
            <w:r w:rsidRPr="00F56D8B">
              <w:rPr>
                <w:rFonts w:ascii="Arial" w:hAnsi="Arial" w:cs="Arial"/>
              </w:rPr>
              <w:t>Simultaneous voltage response on LCD screen</w:t>
            </w:r>
          </w:p>
          <w:p w14:paraId="523B687F" w14:textId="77777777" w:rsidR="00595B5E" w:rsidRPr="00F56D8B" w:rsidRDefault="00595B5E" w:rsidP="00F56D8B">
            <w:pPr>
              <w:pStyle w:val="Normal1"/>
              <w:numPr>
                <w:ilvl w:val="0"/>
                <w:numId w:val="9"/>
              </w:numPr>
              <w:ind w:left="0" w:firstLine="0"/>
              <w:jc w:val="both"/>
              <w:rPr>
                <w:rFonts w:ascii="Arial" w:hAnsi="Arial" w:cs="Arial"/>
              </w:rPr>
            </w:pPr>
            <w:r w:rsidRPr="00F56D8B">
              <w:rPr>
                <w:rFonts w:ascii="Arial" w:hAnsi="Arial" w:cs="Arial"/>
              </w:rPr>
              <w:t>Able to present pollution level</w:t>
            </w:r>
          </w:p>
          <w:p w14:paraId="4C24BF7B" w14:textId="77777777" w:rsidR="00595B5E" w:rsidRPr="00F56D8B" w:rsidRDefault="00595B5E" w:rsidP="00F56D8B">
            <w:pPr>
              <w:pStyle w:val="Normal1"/>
              <w:numPr>
                <w:ilvl w:val="0"/>
                <w:numId w:val="9"/>
              </w:numPr>
              <w:ind w:left="0" w:firstLine="0"/>
              <w:jc w:val="both"/>
              <w:rPr>
                <w:rFonts w:ascii="Arial" w:hAnsi="Arial" w:cs="Arial"/>
              </w:rPr>
            </w:pPr>
            <w:r w:rsidRPr="00F56D8B">
              <w:rPr>
                <w:rFonts w:ascii="Arial" w:hAnsi="Arial" w:cs="Arial"/>
              </w:rPr>
              <w:t>Capable for Data logging</w:t>
            </w:r>
          </w:p>
          <w:p w14:paraId="38D2A860" w14:textId="77777777" w:rsidR="00595B5E" w:rsidRPr="00F56D8B" w:rsidRDefault="00595B5E" w:rsidP="00F56D8B">
            <w:pPr>
              <w:pStyle w:val="Normal1"/>
              <w:numPr>
                <w:ilvl w:val="0"/>
                <w:numId w:val="9"/>
              </w:numPr>
              <w:ind w:left="0" w:firstLine="0"/>
              <w:jc w:val="both"/>
              <w:rPr>
                <w:rFonts w:ascii="Arial" w:hAnsi="Arial" w:cs="Arial"/>
              </w:rPr>
            </w:pPr>
            <w:r w:rsidRPr="00F56D8B">
              <w:rPr>
                <w:rFonts w:ascii="Arial" w:hAnsi="Arial" w:cs="Arial"/>
              </w:rPr>
              <w:t>Calibration is in the direction of the sun</w:t>
            </w:r>
          </w:p>
        </w:tc>
      </w:tr>
      <w:tr w:rsidR="00595B5E" w:rsidRPr="00F56D8B" w14:paraId="21AD07E8" w14:textId="77777777" w:rsidTr="00595B5E">
        <w:trPr>
          <w:jc w:val="center"/>
        </w:trPr>
        <w:tc>
          <w:tcPr>
            <w:tcW w:w="2667" w:type="dxa"/>
            <w:tcBorders>
              <w:top w:val="single" w:sz="4" w:space="0" w:color="000000"/>
              <w:left w:val="single" w:sz="4" w:space="0" w:color="000000"/>
              <w:bottom w:val="single" w:sz="4" w:space="0" w:color="000000"/>
              <w:right w:val="single" w:sz="4" w:space="0" w:color="000000"/>
            </w:tcBorders>
            <w:hideMark/>
          </w:tcPr>
          <w:p w14:paraId="7385F5C6" w14:textId="3F3B921D" w:rsidR="00595B5E" w:rsidRPr="00F56D8B" w:rsidRDefault="00595B5E" w:rsidP="00F56D8B">
            <w:pPr>
              <w:pStyle w:val="Normal1"/>
              <w:jc w:val="both"/>
              <w:rPr>
                <w:rFonts w:ascii="Arial" w:hAnsi="Arial" w:cs="Arial"/>
              </w:rPr>
            </w:pPr>
            <w:r w:rsidRPr="00F56D8B">
              <w:rPr>
                <w:rFonts w:ascii="Arial" w:hAnsi="Arial" w:cs="Arial"/>
              </w:rPr>
              <w:t>GLOBE sun photometer</w:t>
            </w:r>
            <w:r w:rsidRPr="00F56D8B">
              <w:rPr>
                <w:rFonts w:ascii="Arial" w:hAnsi="Arial" w:cs="Arial"/>
              </w:rPr>
              <w:fldChar w:fldCharType="begin"/>
            </w:r>
            <w:ins w:id="404" w:author="Sam Lo" w:date="2017-02-02T17:20:00Z">
              <w:r w:rsidR="00917EF4">
                <w:rPr>
                  <w:rFonts w:ascii="Arial" w:hAnsi="Arial" w:cs="Arial"/>
                </w:rPr>
                <w:instrText xml:space="preserve"> ADDIN ZOTERO_ITEM CSL_CITATION {"citationID":"2l8vm5qjrn","properties":{"formattedCitation":"[22]","plainCitation":"[22]5]","dontUpdate":true},"citationItems":[{"id":2763,"uris":["http://zotero.org/users/1792213/items/6AMV7BVE"],"uri":["http://zotero.org/users/1792213/items/6AMV7BVE"],"itemData":{"id":2763,"type":"webpage","title":"Building a GLOBE Sun Photometer","URL":"https://www.cs.drexel.edu/~dbrooks/globe/construction.htm","accessed":{"date-parts":[["2016",5,31]]}}}],"schema":"https://github.com/citation-style-language/schema/raw/master/csl-citation.json"} </w:instrText>
              </w:r>
            </w:ins>
            <w:del w:id="405" w:author="Sam Lo" w:date="2017-02-02T11:57:00Z">
              <w:r w:rsidR="00F56D8B" w:rsidRPr="00F56D8B" w:rsidDel="0029363E">
                <w:rPr>
                  <w:rFonts w:ascii="Arial" w:hAnsi="Arial" w:cs="Arial"/>
                </w:rPr>
                <w:delInstrText xml:space="preserve"> ADDIN ZOTERO_ITEM CSL_CITATION {"citationID":"2l8vm5qjrn","properties":{"formattedCitation":"[22]","plainCitation":"[22]5]"},"citationItems":[{"id":2763,"uris":["http://zotero.org/users/1792213/items/6AMV7BVE"],"uri":["http://zotero.org/users/1792213/items/6AMV7BVE"],"itemData":{"id":2763,"type":"webpage","title":"Building a GLOBE Sun Photometer","URL":"https://www.cs.drexel.edu/~dbrooks/globe/construction.htm","accessed":{"date-parts":[["2016",5,31]]}}}],"schema":"https://github.com/citation-style-language/schema/raw/master/csl-citation.json"} </w:delInstrText>
              </w:r>
            </w:del>
            <w:r w:rsidRPr="00F56D8B">
              <w:rPr>
                <w:rFonts w:ascii="Arial" w:hAnsi="Arial" w:cs="Arial"/>
              </w:rPr>
              <w:instrText xml:space="preserve">} </w:instrText>
            </w:r>
            <w:r w:rsidRPr="00F56D8B">
              <w:rPr>
                <w:rFonts w:ascii="Arial" w:hAnsi="Arial" w:cs="Arial"/>
              </w:rPr>
              <w:fldChar w:fldCharType="separate"/>
            </w:r>
            <w:r w:rsidR="0068668A" w:rsidRPr="00F56D8B">
              <w:rPr>
                <w:rFonts w:ascii="Arial" w:hAnsi="Arial" w:cs="Arial"/>
              </w:rPr>
              <w:t>[22</w:t>
            </w:r>
            <w:r w:rsidRPr="00F56D8B">
              <w:rPr>
                <w:rFonts w:ascii="Arial" w:hAnsi="Arial" w:cs="Arial"/>
              </w:rPr>
              <w:t>]</w:t>
            </w:r>
            <w:r w:rsidRPr="00F56D8B">
              <w:rPr>
                <w:rFonts w:ascii="Arial" w:hAnsi="Arial" w:cs="Arial"/>
              </w:rPr>
              <w:fldChar w:fldCharType="end"/>
            </w:r>
          </w:p>
        </w:tc>
        <w:tc>
          <w:tcPr>
            <w:tcW w:w="2126" w:type="dxa"/>
            <w:tcBorders>
              <w:top w:val="single" w:sz="4" w:space="0" w:color="000000"/>
              <w:left w:val="single" w:sz="4" w:space="0" w:color="000000"/>
              <w:bottom w:val="single" w:sz="4" w:space="0" w:color="000000"/>
              <w:right w:val="single" w:sz="4" w:space="0" w:color="000000"/>
            </w:tcBorders>
            <w:hideMark/>
          </w:tcPr>
          <w:p w14:paraId="75329AC6" w14:textId="77777777" w:rsidR="00595B5E" w:rsidRPr="00F56D8B" w:rsidRDefault="00595B5E" w:rsidP="00F56D8B">
            <w:pPr>
              <w:pStyle w:val="Normal1"/>
              <w:numPr>
                <w:ilvl w:val="0"/>
                <w:numId w:val="9"/>
              </w:numPr>
              <w:ind w:left="0" w:firstLine="0"/>
              <w:jc w:val="both"/>
              <w:rPr>
                <w:rFonts w:ascii="Arial" w:hAnsi="Arial" w:cs="Arial"/>
              </w:rPr>
            </w:pPr>
            <w:r w:rsidRPr="00F56D8B">
              <w:rPr>
                <w:rFonts w:ascii="Arial" w:hAnsi="Arial" w:cs="Arial"/>
              </w:rPr>
              <w:t>500nm</w:t>
            </w:r>
          </w:p>
          <w:p w14:paraId="316882DC" w14:textId="77777777" w:rsidR="00595B5E" w:rsidRPr="00F56D8B" w:rsidRDefault="00595B5E" w:rsidP="00F56D8B">
            <w:pPr>
              <w:pStyle w:val="Normal1"/>
              <w:numPr>
                <w:ilvl w:val="0"/>
                <w:numId w:val="9"/>
              </w:numPr>
              <w:ind w:left="0" w:firstLine="0"/>
              <w:jc w:val="both"/>
              <w:rPr>
                <w:rFonts w:ascii="Arial" w:hAnsi="Arial" w:cs="Arial"/>
              </w:rPr>
            </w:pPr>
            <w:r w:rsidRPr="00F56D8B">
              <w:rPr>
                <w:rFonts w:ascii="Arial" w:hAnsi="Arial" w:cs="Arial"/>
              </w:rPr>
              <w:t>625nm</w:t>
            </w:r>
          </w:p>
        </w:tc>
        <w:tc>
          <w:tcPr>
            <w:tcW w:w="2835" w:type="dxa"/>
            <w:tcBorders>
              <w:top w:val="single" w:sz="4" w:space="0" w:color="000000"/>
              <w:left w:val="single" w:sz="4" w:space="0" w:color="000000"/>
              <w:bottom w:val="single" w:sz="4" w:space="0" w:color="000000"/>
              <w:right w:val="single" w:sz="4" w:space="0" w:color="000000"/>
            </w:tcBorders>
            <w:hideMark/>
          </w:tcPr>
          <w:p w14:paraId="1170FF2D" w14:textId="77777777" w:rsidR="00595B5E" w:rsidRPr="00F56D8B" w:rsidRDefault="00595B5E" w:rsidP="00F56D8B">
            <w:pPr>
              <w:pStyle w:val="Normal1"/>
              <w:numPr>
                <w:ilvl w:val="0"/>
                <w:numId w:val="9"/>
              </w:numPr>
              <w:ind w:left="0" w:firstLine="0"/>
              <w:jc w:val="both"/>
              <w:rPr>
                <w:rFonts w:ascii="Arial" w:hAnsi="Arial" w:cs="Arial"/>
              </w:rPr>
            </w:pPr>
            <w:r w:rsidRPr="00F56D8B">
              <w:rPr>
                <w:rFonts w:ascii="Arial" w:hAnsi="Arial" w:cs="Arial"/>
              </w:rPr>
              <w:t>Switchable Channels</w:t>
            </w:r>
          </w:p>
          <w:p w14:paraId="36FA1F3D" w14:textId="77777777" w:rsidR="00595B5E" w:rsidRPr="00F56D8B" w:rsidRDefault="00595B5E" w:rsidP="00F56D8B">
            <w:pPr>
              <w:pStyle w:val="Normal1"/>
              <w:numPr>
                <w:ilvl w:val="0"/>
                <w:numId w:val="9"/>
              </w:numPr>
              <w:ind w:left="0" w:firstLine="0"/>
              <w:jc w:val="both"/>
              <w:rPr>
                <w:rFonts w:ascii="Arial" w:hAnsi="Arial" w:cs="Arial"/>
              </w:rPr>
            </w:pPr>
            <w:r w:rsidRPr="00F56D8B">
              <w:rPr>
                <w:rFonts w:ascii="Arial" w:hAnsi="Arial" w:cs="Arial"/>
              </w:rPr>
              <w:t>Easy to build</w:t>
            </w:r>
          </w:p>
        </w:tc>
      </w:tr>
      <w:tr w:rsidR="00595B5E" w:rsidRPr="00F56D8B" w14:paraId="5679652D" w14:textId="77777777" w:rsidTr="00595B5E">
        <w:trPr>
          <w:jc w:val="center"/>
        </w:trPr>
        <w:tc>
          <w:tcPr>
            <w:tcW w:w="2667" w:type="dxa"/>
            <w:tcBorders>
              <w:top w:val="single" w:sz="4" w:space="0" w:color="000000"/>
              <w:left w:val="single" w:sz="4" w:space="0" w:color="000000"/>
              <w:bottom w:val="single" w:sz="4" w:space="0" w:color="000000"/>
              <w:right w:val="single" w:sz="4" w:space="0" w:color="000000"/>
            </w:tcBorders>
            <w:hideMark/>
          </w:tcPr>
          <w:p w14:paraId="06152441" w14:textId="6E12445F" w:rsidR="00595B5E" w:rsidRPr="00F56D8B" w:rsidRDefault="00595B5E" w:rsidP="00F56D8B">
            <w:pPr>
              <w:pStyle w:val="Normal1"/>
              <w:jc w:val="both"/>
              <w:rPr>
                <w:rFonts w:ascii="Arial" w:hAnsi="Arial" w:cs="Arial"/>
              </w:rPr>
            </w:pPr>
            <w:proofErr w:type="spellStart"/>
            <w:r w:rsidRPr="00F56D8B">
              <w:rPr>
                <w:rFonts w:ascii="Arial" w:hAnsi="Arial" w:cs="Arial"/>
              </w:rPr>
              <w:t>SkyClarity</w:t>
            </w:r>
            <w:proofErr w:type="spellEnd"/>
            <w:r w:rsidRPr="00F56D8B">
              <w:rPr>
                <w:rFonts w:ascii="Arial" w:hAnsi="Arial" w:cs="Arial"/>
              </w:rPr>
              <w:t xml:space="preserve"> Device</w:t>
            </w:r>
            <w:r w:rsidRPr="00F56D8B">
              <w:rPr>
                <w:rFonts w:ascii="Arial" w:hAnsi="Arial" w:cs="Arial"/>
              </w:rPr>
              <w:fldChar w:fldCharType="begin"/>
            </w:r>
            <w:ins w:id="406" w:author="Sam Lo" w:date="2017-02-02T17:20:00Z">
              <w:r w:rsidR="00917EF4">
                <w:rPr>
                  <w:rFonts w:ascii="Arial" w:hAnsi="Arial" w:cs="Arial"/>
                </w:rPr>
                <w:instrText xml:space="preserve"> ADDIN ZOTERO_ITEM CSL_CITATION {"citationID":"25924q6j93","properties":{"formattedCitation":"[24]","plainCitation":"[24]8]","dontUpdate":true},"citationItems":[{"id":3085,"uris":["http://zotero.org/users/1792213/items/RCSPJB7W"],"uri":["http://zotero.org/users/1792213/items/RCSPJB7W"],"itemData":{"id":3085,"type":"webpage","title":"SkyClarity_TestJig_Manual","URL":"https://dl.dropboxusercontent.com/content_link/jPRfpdXFiE5prBGve9HIYqk1UX1wSIkQAock2D1uraX1gBNscdgLtgcp8nL4xPaq/file?dl=1","author":[{"literal":"Jedrzej Kufel"}],"accessed":{"date-parts":[["2016",7,21]]}}}],"schema":"https://github.com/citation-style-language/schema/raw/master/csl-citation.json"} </w:instrText>
              </w:r>
            </w:ins>
            <w:del w:id="407" w:author="Sam Lo" w:date="2017-02-02T11:57:00Z">
              <w:r w:rsidR="00F56D8B" w:rsidRPr="00F56D8B" w:rsidDel="0029363E">
                <w:rPr>
                  <w:rFonts w:ascii="Arial" w:hAnsi="Arial" w:cs="Arial"/>
                </w:rPr>
                <w:delInstrText xml:space="preserve"> ADDIN ZOTERO_ITEM CSL_CITATION {"citationID":"25924q6j93","properties":{"formattedCitation":"[24]","plainCitation":"[24]8]"},"citationItems":[{"id":3085,"uris":["http://zotero.org/users/1792213/items/RCSPJB7W"],"uri":["http://zotero.org/users/1792213/items/RCSPJB7W"],"itemData":{"id":3085,"type":"webpage","title":"SkyClarity_TestJig_Manual","URL":"https://dl.dropboxusercontent.com/content_link/jPRfpdXFiE5prBGve9HIYqk1UX1wSIkQAock2D1uraX1gBNscdgLtgcp8nL4xPaq/file?dl=1","author":[{"literal":"Jedrzej Kufel"}],"accessed":{"date-parts":[["2016",7,21]]}}}],"schema":"https://github.com/citation-style-language/schema/raw/master/csl-citation.json"} </w:delInstrText>
              </w:r>
            </w:del>
            <w:r w:rsidRPr="00F56D8B">
              <w:rPr>
                <w:rFonts w:ascii="Arial" w:hAnsi="Arial" w:cs="Arial"/>
              </w:rPr>
              <w:instrText xml:space="preserve">} </w:instrText>
            </w:r>
            <w:r w:rsidRPr="00F56D8B">
              <w:rPr>
                <w:rFonts w:ascii="Arial" w:hAnsi="Arial" w:cs="Arial"/>
              </w:rPr>
              <w:fldChar w:fldCharType="separate"/>
            </w:r>
            <w:r w:rsidR="0068668A" w:rsidRPr="00F56D8B">
              <w:rPr>
                <w:rFonts w:ascii="Arial" w:hAnsi="Arial" w:cs="Arial"/>
              </w:rPr>
              <w:t>[24</w:t>
            </w:r>
            <w:r w:rsidRPr="00F56D8B">
              <w:rPr>
                <w:rFonts w:ascii="Arial" w:hAnsi="Arial" w:cs="Arial"/>
              </w:rPr>
              <w:t>]</w:t>
            </w:r>
            <w:r w:rsidRPr="00F56D8B">
              <w:rPr>
                <w:rFonts w:ascii="Arial" w:hAnsi="Arial" w:cs="Arial"/>
              </w:rPr>
              <w:fldChar w:fldCharType="end"/>
            </w:r>
          </w:p>
        </w:tc>
        <w:tc>
          <w:tcPr>
            <w:tcW w:w="2126" w:type="dxa"/>
            <w:tcBorders>
              <w:top w:val="single" w:sz="4" w:space="0" w:color="000000"/>
              <w:left w:val="single" w:sz="4" w:space="0" w:color="000000"/>
              <w:bottom w:val="single" w:sz="4" w:space="0" w:color="000000"/>
              <w:right w:val="single" w:sz="4" w:space="0" w:color="000000"/>
            </w:tcBorders>
            <w:hideMark/>
          </w:tcPr>
          <w:p w14:paraId="741C8456" w14:textId="77777777" w:rsidR="00595B5E" w:rsidRPr="00F56D8B" w:rsidRDefault="00595B5E" w:rsidP="00F56D8B">
            <w:pPr>
              <w:pStyle w:val="Normal1"/>
              <w:numPr>
                <w:ilvl w:val="0"/>
                <w:numId w:val="9"/>
              </w:numPr>
              <w:ind w:left="0" w:firstLine="0"/>
              <w:jc w:val="both"/>
              <w:rPr>
                <w:rFonts w:ascii="Arial" w:hAnsi="Arial" w:cs="Arial"/>
              </w:rPr>
            </w:pPr>
            <w:r w:rsidRPr="00F56D8B">
              <w:rPr>
                <w:rFonts w:ascii="Arial" w:hAnsi="Arial" w:cs="Arial"/>
              </w:rPr>
              <w:t>480nm</w:t>
            </w:r>
          </w:p>
          <w:p w14:paraId="050DD653" w14:textId="77777777" w:rsidR="00595B5E" w:rsidRPr="00F56D8B" w:rsidRDefault="00595B5E" w:rsidP="00F56D8B">
            <w:pPr>
              <w:pStyle w:val="Normal1"/>
              <w:numPr>
                <w:ilvl w:val="0"/>
                <w:numId w:val="9"/>
              </w:numPr>
              <w:ind w:left="0" w:firstLine="0"/>
              <w:jc w:val="both"/>
              <w:rPr>
                <w:rFonts w:ascii="Arial" w:hAnsi="Arial" w:cs="Arial"/>
              </w:rPr>
            </w:pPr>
            <w:r w:rsidRPr="00F56D8B">
              <w:rPr>
                <w:rFonts w:ascii="Arial" w:hAnsi="Arial" w:cs="Arial"/>
              </w:rPr>
              <w:t>525nm</w:t>
            </w:r>
          </w:p>
          <w:p w14:paraId="7EE3E406" w14:textId="77777777" w:rsidR="00595B5E" w:rsidRPr="00F56D8B" w:rsidRDefault="00595B5E" w:rsidP="00F56D8B">
            <w:pPr>
              <w:pStyle w:val="Normal1"/>
              <w:numPr>
                <w:ilvl w:val="0"/>
                <w:numId w:val="9"/>
              </w:numPr>
              <w:ind w:left="0" w:firstLine="0"/>
              <w:jc w:val="both"/>
              <w:rPr>
                <w:rFonts w:ascii="Arial" w:hAnsi="Arial" w:cs="Arial"/>
              </w:rPr>
            </w:pPr>
            <w:r w:rsidRPr="00F56D8B">
              <w:rPr>
                <w:rFonts w:ascii="Arial" w:hAnsi="Arial" w:cs="Arial"/>
              </w:rPr>
              <w:t>565nm</w:t>
            </w:r>
          </w:p>
          <w:p w14:paraId="07AFAB07" w14:textId="77777777" w:rsidR="00595B5E" w:rsidRPr="00F56D8B" w:rsidRDefault="00595B5E" w:rsidP="00F56D8B">
            <w:pPr>
              <w:pStyle w:val="Normal1"/>
              <w:numPr>
                <w:ilvl w:val="0"/>
                <w:numId w:val="9"/>
              </w:numPr>
              <w:ind w:left="0" w:firstLine="0"/>
              <w:jc w:val="both"/>
              <w:rPr>
                <w:rFonts w:ascii="Arial" w:hAnsi="Arial" w:cs="Arial"/>
              </w:rPr>
            </w:pPr>
            <w:r w:rsidRPr="00F56D8B">
              <w:rPr>
                <w:rFonts w:ascii="Arial" w:hAnsi="Arial" w:cs="Arial"/>
              </w:rPr>
              <w:t>768nm</w:t>
            </w:r>
          </w:p>
          <w:p w14:paraId="7940CDEF" w14:textId="77777777" w:rsidR="00595B5E" w:rsidRPr="00F56D8B" w:rsidRDefault="00595B5E" w:rsidP="00F56D8B">
            <w:pPr>
              <w:pStyle w:val="Normal1"/>
              <w:numPr>
                <w:ilvl w:val="0"/>
                <w:numId w:val="9"/>
              </w:numPr>
              <w:ind w:left="0" w:firstLine="0"/>
              <w:jc w:val="both"/>
              <w:rPr>
                <w:rFonts w:ascii="Arial" w:hAnsi="Arial" w:cs="Arial"/>
              </w:rPr>
            </w:pPr>
            <w:r w:rsidRPr="00F56D8B">
              <w:rPr>
                <w:rFonts w:ascii="Arial" w:hAnsi="Arial" w:cs="Arial"/>
              </w:rPr>
              <w:t>814nm</w:t>
            </w:r>
          </w:p>
        </w:tc>
        <w:tc>
          <w:tcPr>
            <w:tcW w:w="2835" w:type="dxa"/>
            <w:tcBorders>
              <w:top w:val="single" w:sz="4" w:space="0" w:color="000000"/>
              <w:left w:val="single" w:sz="4" w:space="0" w:color="000000"/>
              <w:bottom w:val="single" w:sz="4" w:space="0" w:color="000000"/>
              <w:right w:val="single" w:sz="4" w:space="0" w:color="000000"/>
            </w:tcBorders>
            <w:hideMark/>
          </w:tcPr>
          <w:p w14:paraId="462931F9" w14:textId="77777777" w:rsidR="00595B5E" w:rsidRPr="00F56D8B" w:rsidRDefault="00595B5E" w:rsidP="00F56D8B">
            <w:pPr>
              <w:pStyle w:val="Normal1"/>
              <w:numPr>
                <w:ilvl w:val="0"/>
                <w:numId w:val="9"/>
              </w:numPr>
              <w:ind w:left="0" w:firstLine="0"/>
              <w:jc w:val="both"/>
              <w:rPr>
                <w:rFonts w:ascii="Arial" w:hAnsi="Arial" w:cs="Arial"/>
              </w:rPr>
            </w:pPr>
            <w:r w:rsidRPr="00F56D8B">
              <w:rPr>
                <w:rFonts w:ascii="Arial" w:hAnsi="Arial" w:cs="Arial"/>
              </w:rPr>
              <w:t>Switchable gains with a multiplexer</w:t>
            </w:r>
          </w:p>
          <w:p w14:paraId="356F09E1" w14:textId="77777777" w:rsidR="00595B5E" w:rsidRPr="00F56D8B" w:rsidRDefault="00595B5E" w:rsidP="00F56D8B">
            <w:pPr>
              <w:pStyle w:val="Normal1"/>
              <w:numPr>
                <w:ilvl w:val="0"/>
                <w:numId w:val="9"/>
              </w:numPr>
              <w:ind w:left="0" w:firstLine="0"/>
              <w:jc w:val="both"/>
              <w:rPr>
                <w:rFonts w:ascii="Arial" w:hAnsi="Arial" w:cs="Arial"/>
              </w:rPr>
            </w:pPr>
            <w:r w:rsidRPr="00F56D8B">
              <w:rPr>
                <w:rFonts w:ascii="Arial" w:hAnsi="Arial" w:cs="Arial"/>
              </w:rPr>
              <w:t>Elimination of a dark LED for signal conditioning</w:t>
            </w:r>
          </w:p>
          <w:p w14:paraId="7FDAD034" w14:textId="77777777" w:rsidR="00595B5E" w:rsidRPr="00F56D8B" w:rsidRDefault="00595B5E" w:rsidP="00F56D8B">
            <w:pPr>
              <w:pStyle w:val="Normal1"/>
              <w:numPr>
                <w:ilvl w:val="0"/>
                <w:numId w:val="9"/>
              </w:numPr>
              <w:ind w:left="0" w:firstLine="0"/>
              <w:jc w:val="both"/>
              <w:rPr>
                <w:rFonts w:ascii="Arial" w:hAnsi="Arial" w:cs="Arial"/>
              </w:rPr>
            </w:pPr>
            <w:r w:rsidRPr="00F56D8B">
              <w:rPr>
                <w:rFonts w:ascii="Arial" w:hAnsi="Arial" w:cs="Arial"/>
              </w:rPr>
              <w:t>Portable</w:t>
            </w:r>
          </w:p>
        </w:tc>
      </w:tr>
      <w:tr w:rsidR="00595B5E" w:rsidRPr="00F56D8B" w14:paraId="6E0F0596" w14:textId="77777777" w:rsidTr="00595B5E">
        <w:trPr>
          <w:jc w:val="center"/>
        </w:trPr>
        <w:tc>
          <w:tcPr>
            <w:tcW w:w="2667" w:type="dxa"/>
            <w:tcBorders>
              <w:top w:val="single" w:sz="4" w:space="0" w:color="000000"/>
              <w:left w:val="single" w:sz="4" w:space="0" w:color="000000"/>
              <w:bottom w:val="single" w:sz="4" w:space="0" w:color="000000"/>
              <w:right w:val="single" w:sz="4" w:space="0" w:color="000000"/>
            </w:tcBorders>
            <w:hideMark/>
          </w:tcPr>
          <w:p w14:paraId="0A2B5268" w14:textId="3B6F96B3" w:rsidR="00595B5E" w:rsidRPr="00F56D8B" w:rsidRDefault="00595B5E" w:rsidP="007F41A2">
            <w:pPr>
              <w:pStyle w:val="Normal1"/>
              <w:jc w:val="both"/>
              <w:rPr>
                <w:rFonts w:ascii="Arial" w:hAnsi="Arial" w:cs="Arial"/>
              </w:rPr>
            </w:pPr>
            <w:r w:rsidRPr="00F56D8B">
              <w:rPr>
                <w:rFonts w:ascii="Arial" w:hAnsi="Arial" w:cs="Arial"/>
              </w:rPr>
              <w:t xml:space="preserve">Sun and sky monitoring station </w:t>
            </w:r>
            <w:proofErr w:type="spellStart"/>
            <w:r w:rsidRPr="00F56D8B">
              <w:rPr>
                <w:rFonts w:ascii="Arial" w:hAnsi="Arial" w:cs="Arial"/>
              </w:rPr>
              <w:t>Radioshack</w:t>
            </w:r>
            <w:proofErr w:type="spellEnd"/>
            <w:r w:rsidRPr="00F56D8B">
              <w:rPr>
                <w:rFonts w:ascii="Arial" w:hAnsi="Arial" w:cs="Arial"/>
              </w:rPr>
              <w:t xml:space="preserve"> </w:t>
            </w:r>
            <w:ins w:id="408" w:author="Sam Lo" w:date="2017-02-02T12:18:00Z">
              <w:r w:rsidR="007F41A2">
                <w:rPr>
                  <w:rFonts w:ascii="Arial" w:hAnsi="Arial" w:cs="Arial"/>
                </w:rPr>
                <w:fldChar w:fldCharType="begin"/>
              </w:r>
            </w:ins>
            <w:ins w:id="409" w:author="Sam Lo" w:date="2017-02-02T14:51:00Z">
              <w:r w:rsidR="00765A1E">
                <w:rPr>
                  <w:rFonts w:ascii="Arial" w:hAnsi="Arial" w:cs="Arial"/>
                </w:rPr>
                <w:instrText xml:space="preserve"> ADDIN ZOTERO_ITEM CSL_CITATION {"citationID":"23s74jeu05","properties":{"formattedCitation":"[30]","plainCitation":"[30]AM","dontUpdate":true},"citationItems":[{"id":3437,"uris":["http://zotero.org/users/1792213/items/KHIUTX2I"],"uri":["http://zotero.org/users/1792213/items/KHIUTX2I"],"itemData":{"id":3437,"type":"webpage","title":"Forrest M. Mims III","URL":"http://www.forrestmims.org/","accessed":{"date-parts":[["2016",9,23]]}}}],"schema":"https://github.com/citation-style-language/schema/raw/master/csl-citation.json"} </w:instrText>
              </w:r>
            </w:ins>
            <w:ins w:id="410" w:author="Sam Lo" w:date="2017-02-02T12:18:00Z">
              <w:r w:rsidR="007F41A2">
                <w:rPr>
                  <w:rFonts w:ascii="Arial" w:hAnsi="Arial" w:cs="Arial"/>
                </w:rPr>
                <w:instrText xml:space="preserve">T </w:instrText>
              </w:r>
            </w:ins>
            <w:r w:rsidR="007F41A2">
              <w:rPr>
                <w:rFonts w:ascii="Arial" w:hAnsi="Arial" w:cs="Arial"/>
              </w:rPr>
              <w:fldChar w:fldCharType="separate"/>
            </w:r>
            <w:ins w:id="411" w:author="Sam Lo" w:date="2017-02-02T12:19:00Z">
              <w:r w:rsidR="007F41A2">
                <w:rPr>
                  <w:rFonts w:ascii="Arial" w:hAnsi="Arial" w:cs="Arial"/>
                  <w:noProof/>
                </w:rPr>
                <w:t>[30]</w:t>
              </w:r>
            </w:ins>
            <w:ins w:id="412" w:author="Sam Lo" w:date="2017-02-02T12:18:00Z">
              <w:r w:rsidR="007F41A2">
                <w:rPr>
                  <w:rFonts w:ascii="Arial" w:hAnsi="Arial" w:cs="Arial"/>
                </w:rPr>
                <w:fldChar w:fldCharType="end"/>
              </w:r>
            </w:ins>
            <w:ins w:id="413" w:author="Sam Lo" w:date="2017-02-02T12:19:00Z">
              <w:r w:rsidR="007F41A2" w:rsidRPr="00F56D8B" w:rsidDel="007F41A2">
                <w:rPr>
                  <w:rFonts w:ascii="Arial" w:hAnsi="Arial" w:cs="Arial"/>
                </w:rPr>
                <w:t xml:space="preserve"> </w:t>
              </w:r>
            </w:ins>
            <w:del w:id="414" w:author="Sam Lo" w:date="2017-02-02T12:18:00Z">
              <w:r w:rsidRPr="00F56D8B" w:rsidDel="007F41A2">
                <w:rPr>
                  <w:rFonts w:ascii="Arial" w:hAnsi="Arial" w:cs="Arial"/>
                </w:rPr>
                <w:fldChar w:fldCharType="begin"/>
              </w:r>
            </w:del>
            <w:del w:id="415" w:author="Sam Lo" w:date="2017-02-02T11:57:00Z">
              <w:r w:rsidR="00F56D8B" w:rsidRPr="00F56D8B" w:rsidDel="0029363E">
                <w:rPr>
                  <w:rFonts w:ascii="Arial" w:hAnsi="Arial" w:cs="Arial"/>
                </w:rPr>
                <w:delInstrText xml:space="preserve"> ADDIN ZOTERO_ITEM CSL_CITATION {"citationID":"187cn6rbdh","properties":{"formattedCitation":"[27]","plainCitation":"[27]9]"},"citationItems":[{"id":3437,"uris":["http://zotero.org/users/1792213/items/KHIUTX2I"],"uri":["http://zotero.org/users/1792213/items/KHIUTX2I"],"itemData":{"id":3437,"type":"webpage","title":"Forrest M. Mims III","URL":"http://www.forrestmims.org/","accessed":{"date-parts":[["2016",9,23]]}}}],"schema":"https://github.com/citation-style-language/schema/raw/master/csl-citation.json"} </w:delInstrText>
              </w:r>
            </w:del>
            <w:del w:id="416" w:author="Sam Lo" w:date="2017-02-02T12:18:00Z">
              <w:r w:rsidRPr="00F56D8B" w:rsidDel="007F41A2">
                <w:rPr>
                  <w:rFonts w:ascii="Arial" w:hAnsi="Arial" w:cs="Arial"/>
                </w:rPr>
                <w:delInstrText xml:space="preserve">} </w:delInstrText>
              </w:r>
              <w:r w:rsidRPr="00F56D8B" w:rsidDel="007F41A2">
                <w:rPr>
                  <w:rFonts w:ascii="Arial" w:hAnsi="Arial" w:cs="Arial"/>
                </w:rPr>
                <w:fldChar w:fldCharType="separate"/>
              </w:r>
            </w:del>
            <w:del w:id="417" w:author="Sam Lo" w:date="2017-02-02T11:57:00Z">
              <w:r w:rsidR="0068668A" w:rsidRPr="0029363E" w:rsidDel="0029363E">
                <w:rPr>
                  <w:rFonts w:ascii="Arial" w:hAnsi="Arial" w:cs="Arial"/>
                </w:rPr>
                <w:delText>[2</w:delText>
              </w:r>
            </w:del>
            <w:del w:id="418" w:author="Sam Lo" w:date="2017-02-02T12:17:00Z">
              <w:r w:rsidR="0068668A" w:rsidRPr="00872E4B" w:rsidDel="007F41A2">
                <w:rPr>
                  <w:rFonts w:ascii="Arial" w:hAnsi="Arial" w:cs="Arial"/>
                </w:rPr>
                <w:delText>7</w:delText>
              </w:r>
            </w:del>
            <w:del w:id="419" w:author="Sam Lo" w:date="2017-02-02T12:18:00Z">
              <w:r w:rsidRPr="0028002D" w:rsidDel="007F41A2">
                <w:rPr>
                  <w:rFonts w:ascii="Arial" w:hAnsi="Arial" w:cs="Arial"/>
                </w:rPr>
                <w:delText>]</w:delText>
              </w:r>
              <w:r w:rsidRPr="00F56D8B" w:rsidDel="007F41A2">
                <w:rPr>
                  <w:rFonts w:ascii="Arial" w:hAnsi="Arial" w:cs="Arial"/>
                </w:rPr>
                <w:fldChar w:fldCharType="end"/>
              </w:r>
            </w:del>
          </w:p>
        </w:tc>
        <w:tc>
          <w:tcPr>
            <w:tcW w:w="2126" w:type="dxa"/>
            <w:tcBorders>
              <w:top w:val="single" w:sz="4" w:space="0" w:color="000000"/>
              <w:left w:val="single" w:sz="4" w:space="0" w:color="000000"/>
              <w:bottom w:val="single" w:sz="4" w:space="0" w:color="000000"/>
              <w:right w:val="single" w:sz="4" w:space="0" w:color="000000"/>
            </w:tcBorders>
            <w:hideMark/>
          </w:tcPr>
          <w:p w14:paraId="3B051834" w14:textId="77777777" w:rsidR="00595B5E" w:rsidRPr="00F56D8B" w:rsidRDefault="00595B5E" w:rsidP="00F56D8B">
            <w:pPr>
              <w:pStyle w:val="Normal1"/>
              <w:numPr>
                <w:ilvl w:val="0"/>
                <w:numId w:val="9"/>
              </w:numPr>
              <w:ind w:left="0" w:firstLine="0"/>
              <w:jc w:val="both"/>
              <w:rPr>
                <w:rFonts w:ascii="Arial" w:hAnsi="Arial" w:cs="Arial"/>
              </w:rPr>
            </w:pPr>
            <w:r w:rsidRPr="00F56D8B">
              <w:rPr>
                <w:rFonts w:ascii="Arial" w:hAnsi="Arial" w:cs="Arial"/>
              </w:rPr>
              <w:t>620nm</w:t>
            </w:r>
          </w:p>
          <w:p w14:paraId="4D7E541D" w14:textId="77777777" w:rsidR="00595B5E" w:rsidRPr="00F56D8B" w:rsidRDefault="00595B5E" w:rsidP="00F56D8B">
            <w:pPr>
              <w:pStyle w:val="Normal1"/>
              <w:numPr>
                <w:ilvl w:val="0"/>
                <w:numId w:val="9"/>
              </w:numPr>
              <w:ind w:left="0" w:firstLine="0"/>
              <w:jc w:val="both"/>
              <w:rPr>
                <w:rFonts w:ascii="Arial" w:hAnsi="Arial" w:cs="Arial"/>
              </w:rPr>
            </w:pPr>
            <w:r w:rsidRPr="00F56D8B">
              <w:rPr>
                <w:rFonts w:ascii="Arial" w:hAnsi="Arial" w:cs="Arial"/>
              </w:rPr>
              <w:t>640nm</w:t>
            </w:r>
          </w:p>
          <w:p w14:paraId="026DB27B" w14:textId="77777777" w:rsidR="00595B5E" w:rsidRPr="00F56D8B" w:rsidRDefault="00595B5E" w:rsidP="00F56D8B">
            <w:pPr>
              <w:pStyle w:val="Normal1"/>
              <w:numPr>
                <w:ilvl w:val="0"/>
                <w:numId w:val="9"/>
              </w:numPr>
              <w:ind w:left="0" w:firstLine="0"/>
              <w:jc w:val="both"/>
              <w:rPr>
                <w:rFonts w:ascii="Arial" w:hAnsi="Arial" w:cs="Arial"/>
              </w:rPr>
            </w:pPr>
            <w:r w:rsidRPr="00F56D8B">
              <w:rPr>
                <w:rFonts w:ascii="Arial" w:hAnsi="Arial" w:cs="Arial"/>
              </w:rPr>
              <w:t>816nm</w:t>
            </w:r>
          </w:p>
          <w:p w14:paraId="4564D946" w14:textId="77777777" w:rsidR="00595B5E" w:rsidRPr="00F56D8B" w:rsidRDefault="00595B5E" w:rsidP="00F56D8B">
            <w:pPr>
              <w:pStyle w:val="Normal1"/>
              <w:numPr>
                <w:ilvl w:val="0"/>
                <w:numId w:val="9"/>
              </w:numPr>
              <w:ind w:left="0" w:firstLine="0"/>
              <w:jc w:val="both"/>
              <w:rPr>
                <w:rFonts w:ascii="Arial" w:hAnsi="Arial" w:cs="Arial"/>
              </w:rPr>
            </w:pPr>
            <w:r w:rsidRPr="00F56D8B">
              <w:rPr>
                <w:rFonts w:ascii="Arial" w:hAnsi="Arial" w:cs="Arial"/>
              </w:rPr>
              <w:t>940nm</w:t>
            </w:r>
          </w:p>
        </w:tc>
        <w:tc>
          <w:tcPr>
            <w:tcW w:w="2835" w:type="dxa"/>
            <w:tcBorders>
              <w:top w:val="single" w:sz="4" w:space="0" w:color="000000"/>
              <w:left w:val="single" w:sz="4" w:space="0" w:color="000000"/>
              <w:bottom w:val="single" w:sz="4" w:space="0" w:color="000000"/>
              <w:right w:val="single" w:sz="4" w:space="0" w:color="000000"/>
            </w:tcBorders>
          </w:tcPr>
          <w:p w14:paraId="48F01BF0" w14:textId="77777777" w:rsidR="00595B5E" w:rsidRPr="00F56D8B" w:rsidRDefault="00595B5E" w:rsidP="00F56D8B">
            <w:pPr>
              <w:pStyle w:val="Normal1"/>
              <w:numPr>
                <w:ilvl w:val="0"/>
                <w:numId w:val="9"/>
              </w:numPr>
              <w:ind w:left="0" w:firstLine="0"/>
              <w:jc w:val="both"/>
              <w:rPr>
                <w:rFonts w:ascii="Arial" w:hAnsi="Arial" w:cs="Arial"/>
              </w:rPr>
            </w:pPr>
            <w:r w:rsidRPr="00F56D8B">
              <w:rPr>
                <w:rFonts w:ascii="Arial" w:hAnsi="Arial" w:cs="Arial"/>
              </w:rPr>
              <w:t xml:space="preserve">Adjustable Resistor Gains </w:t>
            </w:r>
          </w:p>
          <w:p w14:paraId="3E6C97EF" w14:textId="77777777" w:rsidR="00595B5E" w:rsidRPr="00F56D8B" w:rsidRDefault="00595B5E" w:rsidP="00F56D8B">
            <w:pPr>
              <w:pStyle w:val="Normal1"/>
              <w:jc w:val="both"/>
              <w:rPr>
                <w:rFonts w:ascii="Arial" w:hAnsi="Arial" w:cs="Arial"/>
              </w:rPr>
            </w:pPr>
          </w:p>
        </w:tc>
      </w:tr>
      <w:tr w:rsidR="0068668A" w:rsidRPr="00F56D8B" w14:paraId="3C091C87" w14:textId="77777777" w:rsidTr="00595B5E">
        <w:trPr>
          <w:jc w:val="center"/>
        </w:trPr>
        <w:tc>
          <w:tcPr>
            <w:tcW w:w="2667" w:type="dxa"/>
            <w:tcBorders>
              <w:top w:val="single" w:sz="4" w:space="0" w:color="000000"/>
              <w:left w:val="single" w:sz="4" w:space="0" w:color="000000"/>
              <w:bottom w:val="single" w:sz="4" w:space="0" w:color="000000"/>
              <w:right w:val="single" w:sz="4" w:space="0" w:color="000000"/>
            </w:tcBorders>
          </w:tcPr>
          <w:p w14:paraId="3CE9E7A0" w14:textId="6BE7D82E" w:rsidR="0068668A" w:rsidRPr="00F56D8B" w:rsidRDefault="0068668A" w:rsidP="007F41A2">
            <w:pPr>
              <w:pStyle w:val="Normal1"/>
              <w:jc w:val="both"/>
              <w:rPr>
                <w:rFonts w:ascii="Arial" w:hAnsi="Arial" w:cs="Arial"/>
              </w:rPr>
            </w:pPr>
            <w:r w:rsidRPr="00F56D8B">
              <w:rPr>
                <w:rFonts w:ascii="Arial" w:hAnsi="Arial" w:cs="Arial"/>
              </w:rPr>
              <w:t>Sun and Sky Monitoring Station (</w:t>
            </w:r>
            <w:proofErr w:type="spellStart"/>
            <w:r w:rsidRPr="00F56D8B">
              <w:rPr>
                <w:rFonts w:ascii="Arial" w:hAnsi="Arial" w:cs="Arial"/>
              </w:rPr>
              <w:t>Zainab</w:t>
            </w:r>
            <w:proofErr w:type="spellEnd"/>
            <w:r w:rsidRPr="00F56D8B">
              <w:rPr>
                <w:rFonts w:ascii="Arial" w:hAnsi="Arial" w:cs="Arial"/>
              </w:rPr>
              <w:t xml:space="preserve"> </w:t>
            </w:r>
            <w:proofErr w:type="spellStart"/>
            <w:r w:rsidRPr="00F56D8B">
              <w:rPr>
                <w:rFonts w:ascii="Arial" w:hAnsi="Arial" w:cs="Arial"/>
              </w:rPr>
              <w:t>Orooq</w:t>
            </w:r>
            <w:proofErr w:type="spellEnd"/>
            <w:r w:rsidRPr="00F56D8B">
              <w:rPr>
                <w:rFonts w:ascii="Arial" w:hAnsi="Arial" w:cs="Arial"/>
              </w:rPr>
              <w:t>)</w:t>
            </w:r>
            <w:ins w:id="420" w:author="Sam Lo" w:date="2017-02-02T12:18:00Z">
              <w:r w:rsidR="007F41A2" w:rsidRPr="00F56D8B" w:rsidDel="007F41A2">
                <w:rPr>
                  <w:rFonts w:ascii="Arial" w:hAnsi="Arial" w:cs="Arial"/>
                </w:rPr>
                <w:t xml:space="preserve"> </w:t>
              </w:r>
            </w:ins>
            <w:ins w:id="421" w:author="Sam Lo" w:date="2017-02-02T12:19:00Z">
              <w:r w:rsidR="007F41A2">
                <w:rPr>
                  <w:rFonts w:ascii="Arial" w:hAnsi="Arial" w:cs="Arial"/>
                </w:rPr>
                <w:fldChar w:fldCharType="begin"/>
              </w:r>
            </w:ins>
            <w:ins w:id="422" w:author="Sam Lo" w:date="2017-02-02T14:51:00Z">
              <w:r w:rsidR="00765A1E">
                <w:rPr>
                  <w:rFonts w:ascii="Arial" w:hAnsi="Arial" w:cs="Arial"/>
                </w:rPr>
                <w:instrText xml:space="preserve"> ADDIN ZOTERO_ITEM CSL_CITATION {"citationID":"19gsk2fo4m","properties":{"formattedCitation":"[31]","plainCitation":"[31]AM","dontUpdate":true},"citationItems":[{"id":3074,"uris":["http://zotero.org/users/1792213/items/JU5487SH"],"uri":["http://zotero.org/users/1792213/items/JU5487SH"],"itemData":{"id":3074,"type":"report","title":"MSc Project Dissertation Sun and Sky Monitoring Station (Sensor Side)","author":[{"family":"Orooq","given":"Zainab"}],"issued":{"date-parts":[["2012",6,7]]}}}],"schema":"https://github.com/citation-style-language/schema/raw/master/csl-citation.json"} </w:instrText>
              </w:r>
            </w:ins>
            <w:ins w:id="423" w:author="Sam Lo" w:date="2017-02-02T12:19:00Z">
              <w:r w:rsidR="007F41A2">
                <w:rPr>
                  <w:rFonts w:ascii="Arial" w:hAnsi="Arial" w:cs="Arial"/>
                </w:rPr>
                <w:instrText xml:space="preserve">T </w:instrText>
              </w:r>
            </w:ins>
            <w:r w:rsidR="007F41A2">
              <w:rPr>
                <w:rFonts w:ascii="Arial" w:hAnsi="Arial" w:cs="Arial"/>
              </w:rPr>
              <w:fldChar w:fldCharType="separate"/>
            </w:r>
            <w:ins w:id="424" w:author="Sam Lo" w:date="2017-02-02T12:19:00Z">
              <w:r w:rsidR="007F41A2">
                <w:rPr>
                  <w:rFonts w:ascii="Arial" w:hAnsi="Arial" w:cs="Arial"/>
                  <w:noProof/>
                </w:rPr>
                <w:t>[31]</w:t>
              </w:r>
              <w:r w:rsidR="007F41A2">
                <w:rPr>
                  <w:rFonts w:ascii="Arial" w:hAnsi="Arial" w:cs="Arial"/>
                </w:rPr>
                <w:fldChar w:fldCharType="end"/>
              </w:r>
              <w:r w:rsidR="007F41A2" w:rsidRPr="00F56D8B" w:rsidDel="007F41A2">
                <w:rPr>
                  <w:rFonts w:ascii="Arial" w:hAnsi="Arial" w:cs="Arial"/>
                </w:rPr>
                <w:t xml:space="preserve"> </w:t>
              </w:r>
            </w:ins>
            <w:del w:id="425" w:author="Sam Lo" w:date="2017-02-02T12:18:00Z">
              <w:r w:rsidRPr="00F56D8B" w:rsidDel="007F41A2">
                <w:rPr>
                  <w:rFonts w:ascii="Arial" w:hAnsi="Arial" w:cs="Arial"/>
                </w:rPr>
                <w:fldChar w:fldCharType="begin"/>
              </w:r>
            </w:del>
            <w:del w:id="426" w:author="Sam Lo" w:date="2017-02-02T11:57:00Z">
              <w:r w:rsidRPr="00F56D8B" w:rsidDel="0029363E">
                <w:rPr>
                  <w:rFonts w:ascii="Arial" w:hAnsi="Arial" w:cs="Arial"/>
                </w:rPr>
                <w:delInstrText xml:space="preserve"> ADDIN ZOTERO_ITEM CSL_CITATION {"citationID":"1tjbsdjfci","properties":{"formattedCitation":"[28]","plainCitation":"[28]"},"citationItems":[{"id":3074,"uris":["http://zotero.org/users/1792213/items/JU5487SH"],"uri":["http://zotero.org/users/1792213/items/JU5487SH"],"itemData":{"id":3074,"type":"report","title":"MSc Project Dissertation Sun and Sky Monitoring Station (Sensor Side)","author":[{"family":"Orooq","given":"Zainab"}],"issued":{"date-parts":[["2012",6,7]]}}}],"schema":"https://github.com/citation-style-language/schema/raw/master/csl-citation.json"</w:delInstrText>
              </w:r>
            </w:del>
            <w:del w:id="427" w:author="Sam Lo" w:date="2017-02-02T12:18:00Z">
              <w:r w:rsidRPr="00F56D8B" w:rsidDel="007F41A2">
                <w:rPr>
                  <w:rFonts w:ascii="Arial" w:hAnsi="Arial" w:cs="Arial"/>
                </w:rPr>
                <w:delInstrText xml:space="preserve">} </w:delInstrText>
              </w:r>
              <w:r w:rsidRPr="00F56D8B" w:rsidDel="007F41A2">
                <w:rPr>
                  <w:rFonts w:ascii="Arial" w:hAnsi="Arial" w:cs="Arial"/>
                </w:rPr>
                <w:fldChar w:fldCharType="separate"/>
              </w:r>
            </w:del>
            <w:del w:id="428" w:author="Sam Lo" w:date="2017-02-02T11:57:00Z">
              <w:r w:rsidRPr="0029363E" w:rsidDel="0029363E">
                <w:rPr>
                  <w:rFonts w:ascii="Arial" w:hAnsi="Arial" w:cs="Arial"/>
                </w:rPr>
                <w:delText>[2</w:delText>
              </w:r>
            </w:del>
            <w:del w:id="429" w:author="Sam Lo" w:date="2017-02-02T12:17:00Z">
              <w:r w:rsidRPr="00872E4B" w:rsidDel="007F41A2">
                <w:rPr>
                  <w:rFonts w:ascii="Arial" w:hAnsi="Arial" w:cs="Arial"/>
                </w:rPr>
                <w:delText>8</w:delText>
              </w:r>
            </w:del>
            <w:del w:id="430" w:author="Sam Lo" w:date="2017-02-02T12:18:00Z">
              <w:r w:rsidRPr="00872E4B" w:rsidDel="007F41A2">
                <w:rPr>
                  <w:rFonts w:ascii="Arial" w:hAnsi="Arial" w:cs="Arial"/>
                </w:rPr>
                <w:delText>]</w:delText>
              </w:r>
              <w:r w:rsidRPr="00F56D8B" w:rsidDel="007F41A2">
                <w:rPr>
                  <w:rFonts w:ascii="Arial" w:hAnsi="Arial" w:cs="Arial"/>
                </w:rPr>
                <w:fldChar w:fldCharType="end"/>
              </w:r>
            </w:del>
          </w:p>
        </w:tc>
        <w:tc>
          <w:tcPr>
            <w:tcW w:w="2126" w:type="dxa"/>
            <w:tcBorders>
              <w:top w:val="single" w:sz="4" w:space="0" w:color="000000"/>
              <w:left w:val="single" w:sz="4" w:space="0" w:color="000000"/>
              <w:bottom w:val="single" w:sz="4" w:space="0" w:color="000000"/>
              <w:right w:val="single" w:sz="4" w:space="0" w:color="000000"/>
            </w:tcBorders>
          </w:tcPr>
          <w:p w14:paraId="56CF9AE9" w14:textId="77777777" w:rsidR="0068668A" w:rsidRPr="00F56D8B" w:rsidRDefault="0068668A" w:rsidP="00F56D8B">
            <w:pPr>
              <w:pStyle w:val="Normal1"/>
              <w:numPr>
                <w:ilvl w:val="0"/>
                <w:numId w:val="9"/>
              </w:numPr>
              <w:ind w:left="0" w:firstLine="0"/>
              <w:jc w:val="both"/>
              <w:rPr>
                <w:rFonts w:ascii="Arial" w:hAnsi="Arial" w:cs="Arial"/>
              </w:rPr>
            </w:pPr>
            <w:r w:rsidRPr="00F56D8B">
              <w:rPr>
                <w:rFonts w:ascii="Arial" w:hAnsi="Arial" w:cs="Arial"/>
              </w:rPr>
              <w:t>480nm</w:t>
            </w:r>
          </w:p>
          <w:p w14:paraId="7576C012" w14:textId="77777777" w:rsidR="0068668A" w:rsidRPr="00F56D8B" w:rsidRDefault="0068668A" w:rsidP="00F56D8B">
            <w:pPr>
              <w:pStyle w:val="Normal1"/>
              <w:numPr>
                <w:ilvl w:val="0"/>
                <w:numId w:val="9"/>
              </w:numPr>
              <w:ind w:left="0" w:firstLine="0"/>
              <w:jc w:val="both"/>
              <w:rPr>
                <w:rFonts w:ascii="Arial" w:hAnsi="Arial" w:cs="Arial"/>
              </w:rPr>
            </w:pPr>
            <w:r w:rsidRPr="00F56D8B">
              <w:rPr>
                <w:rFonts w:ascii="Arial" w:hAnsi="Arial" w:cs="Arial"/>
              </w:rPr>
              <w:t>565nm</w:t>
            </w:r>
          </w:p>
          <w:p w14:paraId="67B3742A" w14:textId="77777777" w:rsidR="0068668A" w:rsidRPr="00F56D8B" w:rsidRDefault="0068668A" w:rsidP="00F56D8B">
            <w:pPr>
              <w:pStyle w:val="Normal1"/>
              <w:numPr>
                <w:ilvl w:val="0"/>
                <w:numId w:val="9"/>
              </w:numPr>
              <w:ind w:left="0" w:firstLine="0"/>
              <w:jc w:val="both"/>
              <w:rPr>
                <w:rFonts w:ascii="Arial" w:hAnsi="Arial" w:cs="Arial"/>
              </w:rPr>
            </w:pPr>
            <w:r w:rsidRPr="00F56D8B">
              <w:rPr>
                <w:rFonts w:ascii="Arial" w:hAnsi="Arial" w:cs="Arial"/>
              </w:rPr>
              <w:t>768nm</w:t>
            </w:r>
          </w:p>
          <w:p w14:paraId="6A7C5263" w14:textId="77777777" w:rsidR="0068668A" w:rsidRPr="00F56D8B" w:rsidRDefault="0068668A" w:rsidP="00F56D8B">
            <w:pPr>
              <w:pStyle w:val="Normal1"/>
              <w:numPr>
                <w:ilvl w:val="0"/>
                <w:numId w:val="9"/>
              </w:numPr>
              <w:ind w:left="0" w:firstLine="0"/>
              <w:jc w:val="both"/>
              <w:rPr>
                <w:rFonts w:ascii="Arial" w:hAnsi="Arial" w:cs="Arial"/>
              </w:rPr>
            </w:pPr>
            <w:r w:rsidRPr="00F56D8B">
              <w:rPr>
                <w:rFonts w:ascii="Arial" w:hAnsi="Arial" w:cs="Arial"/>
              </w:rPr>
              <w:t>870nm</w:t>
            </w:r>
          </w:p>
          <w:p w14:paraId="7467C2A2" w14:textId="3E7185B8" w:rsidR="0068668A" w:rsidRPr="00F56D8B" w:rsidRDefault="0068668A" w:rsidP="00F56D8B">
            <w:pPr>
              <w:pStyle w:val="Normal1"/>
              <w:numPr>
                <w:ilvl w:val="0"/>
                <w:numId w:val="9"/>
              </w:numPr>
              <w:ind w:left="0" w:firstLine="0"/>
              <w:jc w:val="both"/>
              <w:rPr>
                <w:rFonts w:ascii="Arial" w:hAnsi="Arial" w:cs="Arial"/>
              </w:rPr>
            </w:pPr>
            <w:r w:rsidRPr="00F56D8B">
              <w:rPr>
                <w:rFonts w:ascii="Arial" w:hAnsi="Arial" w:cs="Arial"/>
              </w:rPr>
              <w:t>935nm</w:t>
            </w:r>
          </w:p>
        </w:tc>
        <w:tc>
          <w:tcPr>
            <w:tcW w:w="2835" w:type="dxa"/>
            <w:tcBorders>
              <w:top w:val="single" w:sz="4" w:space="0" w:color="000000"/>
              <w:left w:val="single" w:sz="4" w:space="0" w:color="000000"/>
              <w:bottom w:val="single" w:sz="4" w:space="0" w:color="000000"/>
              <w:right w:val="single" w:sz="4" w:space="0" w:color="000000"/>
            </w:tcBorders>
          </w:tcPr>
          <w:p w14:paraId="2423B0F2" w14:textId="77777777" w:rsidR="0068668A" w:rsidRPr="00F56D8B" w:rsidRDefault="0068668A" w:rsidP="00F56D8B">
            <w:pPr>
              <w:pStyle w:val="Normal1"/>
              <w:numPr>
                <w:ilvl w:val="0"/>
                <w:numId w:val="9"/>
              </w:numPr>
              <w:ind w:left="0" w:firstLine="0"/>
              <w:jc w:val="both"/>
              <w:rPr>
                <w:rFonts w:ascii="Arial" w:hAnsi="Arial" w:cs="Arial"/>
              </w:rPr>
            </w:pPr>
            <w:r w:rsidRPr="00F56D8B">
              <w:rPr>
                <w:rFonts w:ascii="Arial" w:hAnsi="Arial" w:cs="Arial"/>
              </w:rPr>
              <w:t>Single trans-impedance gain control</w:t>
            </w:r>
          </w:p>
          <w:p w14:paraId="4BA2B511" w14:textId="08480A3C" w:rsidR="0068668A" w:rsidRPr="00F56D8B" w:rsidRDefault="0068668A" w:rsidP="00F56D8B">
            <w:pPr>
              <w:pStyle w:val="Normal1"/>
              <w:numPr>
                <w:ilvl w:val="0"/>
                <w:numId w:val="9"/>
              </w:numPr>
              <w:ind w:left="0" w:firstLine="0"/>
              <w:jc w:val="both"/>
              <w:rPr>
                <w:rFonts w:ascii="Arial" w:hAnsi="Arial" w:cs="Arial"/>
              </w:rPr>
            </w:pPr>
            <w:r w:rsidRPr="00F56D8B">
              <w:rPr>
                <w:rFonts w:ascii="Arial" w:hAnsi="Arial" w:cs="Arial"/>
              </w:rPr>
              <w:t>Portable</w:t>
            </w:r>
          </w:p>
        </w:tc>
      </w:tr>
      <w:tr w:rsidR="0068668A" w:rsidRPr="00F56D8B" w14:paraId="45B71DDA" w14:textId="77777777" w:rsidTr="00595B5E">
        <w:trPr>
          <w:jc w:val="center"/>
        </w:trPr>
        <w:tc>
          <w:tcPr>
            <w:tcW w:w="2667" w:type="dxa"/>
            <w:tcBorders>
              <w:top w:val="single" w:sz="4" w:space="0" w:color="000000"/>
              <w:left w:val="single" w:sz="4" w:space="0" w:color="000000"/>
              <w:bottom w:val="single" w:sz="4" w:space="0" w:color="000000"/>
              <w:right w:val="single" w:sz="4" w:space="0" w:color="000000"/>
            </w:tcBorders>
          </w:tcPr>
          <w:p w14:paraId="59C8A5EC" w14:textId="1D011DC6" w:rsidR="0068668A" w:rsidRPr="00F56D8B" w:rsidRDefault="0068668A" w:rsidP="00F56D8B">
            <w:pPr>
              <w:pStyle w:val="Normal1"/>
              <w:jc w:val="both"/>
              <w:rPr>
                <w:rFonts w:ascii="Arial" w:hAnsi="Arial" w:cs="Arial"/>
              </w:rPr>
            </w:pPr>
            <w:proofErr w:type="spellStart"/>
            <w:r w:rsidRPr="00F56D8B">
              <w:rPr>
                <w:rFonts w:ascii="Arial" w:hAnsi="Arial" w:cs="Arial"/>
              </w:rPr>
              <w:t>Microtops</w:t>
            </w:r>
            <w:proofErr w:type="spellEnd"/>
          </w:p>
        </w:tc>
        <w:tc>
          <w:tcPr>
            <w:tcW w:w="2126" w:type="dxa"/>
            <w:tcBorders>
              <w:top w:val="single" w:sz="4" w:space="0" w:color="000000"/>
              <w:left w:val="single" w:sz="4" w:space="0" w:color="000000"/>
              <w:bottom w:val="single" w:sz="4" w:space="0" w:color="000000"/>
              <w:right w:val="single" w:sz="4" w:space="0" w:color="000000"/>
            </w:tcBorders>
          </w:tcPr>
          <w:p w14:paraId="4EDFE5C8" w14:textId="77777777" w:rsidR="0068668A" w:rsidRPr="00F56D8B" w:rsidRDefault="0068668A" w:rsidP="00F56D8B">
            <w:pPr>
              <w:pStyle w:val="Normal1"/>
              <w:numPr>
                <w:ilvl w:val="0"/>
                <w:numId w:val="9"/>
              </w:numPr>
              <w:ind w:left="0" w:firstLine="0"/>
              <w:jc w:val="both"/>
              <w:rPr>
                <w:rFonts w:ascii="Arial" w:hAnsi="Arial" w:cs="Arial"/>
              </w:rPr>
            </w:pPr>
            <w:r w:rsidRPr="00F56D8B">
              <w:rPr>
                <w:rFonts w:ascii="Arial" w:hAnsi="Arial" w:cs="Arial"/>
              </w:rPr>
              <w:t>340nm</w:t>
            </w:r>
          </w:p>
          <w:p w14:paraId="7E7F13FA" w14:textId="77777777" w:rsidR="0068668A" w:rsidRPr="00F56D8B" w:rsidRDefault="0068668A" w:rsidP="00F56D8B">
            <w:pPr>
              <w:pStyle w:val="Normal1"/>
              <w:numPr>
                <w:ilvl w:val="0"/>
                <w:numId w:val="9"/>
              </w:numPr>
              <w:ind w:left="0" w:firstLine="0"/>
              <w:jc w:val="both"/>
              <w:rPr>
                <w:rFonts w:ascii="Arial" w:hAnsi="Arial" w:cs="Arial"/>
              </w:rPr>
            </w:pPr>
            <w:r w:rsidRPr="00F56D8B">
              <w:rPr>
                <w:rFonts w:ascii="Arial" w:hAnsi="Arial" w:cs="Arial"/>
              </w:rPr>
              <w:t>380nm</w:t>
            </w:r>
          </w:p>
          <w:p w14:paraId="6C2E545B" w14:textId="77777777" w:rsidR="0068668A" w:rsidRPr="00F56D8B" w:rsidRDefault="0068668A" w:rsidP="00F56D8B">
            <w:pPr>
              <w:pStyle w:val="Normal1"/>
              <w:numPr>
                <w:ilvl w:val="0"/>
                <w:numId w:val="9"/>
              </w:numPr>
              <w:ind w:left="0" w:firstLine="0"/>
              <w:jc w:val="both"/>
              <w:rPr>
                <w:rFonts w:ascii="Arial" w:hAnsi="Arial" w:cs="Arial"/>
              </w:rPr>
            </w:pPr>
            <w:r w:rsidRPr="00F56D8B">
              <w:rPr>
                <w:rFonts w:ascii="Arial" w:hAnsi="Arial" w:cs="Arial"/>
              </w:rPr>
              <w:t>440nm</w:t>
            </w:r>
          </w:p>
          <w:p w14:paraId="48670EAF" w14:textId="77777777" w:rsidR="0068668A" w:rsidRPr="00F56D8B" w:rsidRDefault="0068668A" w:rsidP="00F56D8B">
            <w:pPr>
              <w:pStyle w:val="Normal1"/>
              <w:numPr>
                <w:ilvl w:val="0"/>
                <w:numId w:val="9"/>
              </w:numPr>
              <w:ind w:left="0" w:firstLine="0"/>
              <w:jc w:val="both"/>
              <w:rPr>
                <w:rFonts w:ascii="Arial" w:hAnsi="Arial" w:cs="Arial"/>
              </w:rPr>
            </w:pPr>
            <w:r w:rsidRPr="00F56D8B">
              <w:rPr>
                <w:rFonts w:ascii="Arial" w:hAnsi="Arial" w:cs="Arial"/>
              </w:rPr>
              <w:t>500nm</w:t>
            </w:r>
          </w:p>
          <w:p w14:paraId="34AB3182" w14:textId="77777777" w:rsidR="0068668A" w:rsidRPr="00F56D8B" w:rsidRDefault="0068668A" w:rsidP="00F56D8B">
            <w:pPr>
              <w:pStyle w:val="Normal1"/>
              <w:numPr>
                <w:ilvl w:val="0"/>
                <w:numId w:val="9"/>
              </w:numPr>
              <w:ind w:left="0" w:firstLine="0"/>
              <w:jc w:val="both"/>
              <w:rPr>
                <w:rFonts w:ascii="Arial" w:hAnsi="Arial" w:cs="Arial"/>
              </w:rPr>
            </w:pPr>
            <w:r w:rsidRPr="00F56D8B">
              <w:rPr>
                <w:rFonts w:ascii="Arial" w:hAnsi="Arial" w:cs="Arial"/>
              </w:rPr>
              <w:t>675nm</w:t>
            </w:r>
          </w:p>
          <w:p w14:paraId="26970B37" w14:textId="77777777" w:rsidR="0068668A" w:rsidRPr="00F56D8B" w:rsidRDefault="0068668A" w:rsidP="00F56D8B">
            <w:pPr>
              <w:pStyle w:val="Normal1"/>
              <w:numPr>
                <w:ilvl w:val="0"/>
                <w:numId w:val="9"/>
              </w:numPr>
              <w:ind w:left="0" w:firstLine="0"/>
              <w:jc w:val="both"/>
              <w:rPr>
                <w:rFonts w:ascii="Arial" w:hAnsi="Arial" w:cs="Arial"/>
              </w:rPr>
            </w:pPr>
            <w:r w:rsidRPr="00F56D8B">
              <w:rPr>
                <w:rFonts w:ascii="Arial" w:hAnsi="Arial" w:cs="Arial"/>
              </w:rPr>
              <w:t>870nm</w:t>
            </w:r>
          </w:p>
          <w:p w14:paraId="0B95FF4C" w14:textId="77777777" w:rsidR="0068668A" w:rsidRPr="00F56D8B" w:rsidRDefault="0068668A" w:rsidP="00F56D8B">
            <w:pPr>
              <w:pStyle w:val="Normal1"/>
              <w:numPr>
                <w:ilvl w:val="0"/>
                <w:numId w:val="9"/>
              </w:numPr>
              <w:ind w:left="0" w:firstLine="0"/>
              <w:jc w:val="both"/>
              <w:rPr>
                <w:rFonts w:ascii="Arial" w:hAnsi="Arial" w:cs="Arial"/>
              </w:rPr>
            </w:pPr>
            <w:r w:rsidRPr="00F56D8B">
              <w:rPr>
                <w:rFonts w:ascii="Arial" w:hAnsi="Arial" w:cs="Arial"/>
              </w:rPr>
              <w:t>936nm</w:t>
            </w:r>
          </w:p>
          <w:p w14:paraId="01922415" w14:textId="146FB092" w:rsidR="0068668A" w:rsidRPr="00F56D8B" w:rsidRDefault="0068668A" w:rsidP="00F56D8B">
            <w:pPr>
              <w:pStyle w:val="Normal1"/>
              <w:numPr>
                <w:ilvl w:val="0"/>
                <w:numId w:val="9"/>
              </w:numPr>
              <w:ind w:left="0" w:firstLine="0"/>
              <w:jc w:val="both"/>
              <w:rPr>
                <w:rFonts w:ascii="Arial" w:hAnsi="Arial" w:cs="Arial"/>
              </w:rPr>
            </w:pPr>
            <w:r w:rsidRPr="00F56D8B">
              <w:rPr>
                <w:rFonts w:ascii="Arial" w:hAnsi="Arial" w:cs="Arial"/>
              </w:rPr>
              <w:t>1020nm</w:t>
            </w:r>
          </w:p>
        </w:tc>
        <w:tc>
          <w:tcPr>
            <w:tcW w:w="2835" w:type="dxa"/>
            <w:tcBorders>
              <w:top w:val="single" w:sz="4" w:space="0" w:color="000000"/>
              <w:left w:val="single" w:sz="4" w:space="0" w:color="000000"/>
              <w:bottom w:val="single" w:sz="4" w:space="0" w:color="000000"/>
              <w:right w:val="single" w:sz="4" w:space="0" w:color="000000"/>
            </w:tcBorders>
          </w:tcPr>
          <w:p w14:paraId="1BD5A017" w14:textId="77777777" w:rsidR="0068668A" w:rsidRPr="00F56D8B" w:rsidRDefault="0068668A" w:rsidP="00F56D8B">
            <w:pPr>
              <w:pStyle w:val="Normal1"/>
              <w:numPr>
                <w:ilvl w:val="0"/>
                <w:numId w:val="9"/>
              </w:numPr>
              <w:ind w:left="0" w:firstLine="0"/>
              <w:jc w:val="both"/>
              <w:rPr>
                <w:rFonts w:ascii="Arial" w:hAnsi="Arial" w:cs="Arial"/>
              </w:rPr>
            </w:pPr>
            <w:r w:rsidRPr="00F56D8B">
              <w:rPr>
                <w:rFonts w:ascii="Arial" w:hAnsi="Arial" w:cs="Arial"/>
              </w:rPr>
              <w:t xml:space="preserve">Ease of use </w:t>
            </w:r>
          </w:p>
          <w:p w14:paraId="6D6B5E08" w14:textId="77777777" w:rsidR="0068668A" w:rsidRPr="00F56D8B" w:rsidRDefault="0068668A" w:rsidP="00F56D8B">
            <w:pPr>
              <w:pStyle w:val="Normal1"/>
              <w:numPr>
                <w:ilvl w:val="0"/>
                <w:numId w:val="9"/>
              </w:numPr>
              <w:ind w:left="0" w:firstLine="0"/>
              <w:jc w:val="both"/>
              <w:rPr>
                <w:rFonts w:ascii="Arial" w:hAnsi="Arial" w:cs="Arial"/>
              </w:rPr>
            </w:pPr>
            <w:r w:rsidRPr="00F56D8B">
              <w:rPr>
                <w:rFonts w:ascii="Arial" w:hAnsi="Arial" w:cs="Arial"/>
              </w:rPr>
              <w:t>Portable</w:t>
            </w:r>
          </w:p>
          <w:p w14:paraId="4B034447" w14:textId="314FE750" w:rsidR="0068668A" w:rsidRPr="00F56D8B" w:rsidRDefault="00EA0934" w:rsidP="00F56D8B">
            <w:pPr>
              <w:pStyle w:val="Normal1"/>
              <w:numPr>
                <w:ilvl w:val="0"/>
                <w:numId w:val="9"/>
              </w:numPr>
              <w:ind w:left="0" w:firstLine="0"/>
              <w:jc w:val="both"/>
              <w:rPr>
                <w:rFonts w:ascii="Arial" w:hAnsi="Arial" w:cs="Arial"/>
              </w:rPr>
            </w:pPr>
            <w:r w:rsidRPr="00F56D8B">
              <w:rPr>
                <w:rFonts w:ascii="Arial" w:hAnsi="Arial" w:cs="Arial"/>
              </w:rPr>
              <w:t>Data logger</w:t>
            </w:r>
            <w:r w:rsidR="0068668A" w:rsidRPr="00F56D8B">
              <w:rPr>
                <w:rFonts w:ascii="Arial" w:hAnsi="Arial" w:cs="Arial"/>
              </w:rPr>
              <w:t xml:space="preserve"> to ROM (read-only memory)</w:t>
            </w:r>
          </w:p>
          <w:p w14:paraId="5E7EE8D5" w14:textId="575F3CDF" w:rsidR="0068668A" w:rsidRPr="00F56D8B" w:rsidRDefault="0068668A" w:rsidP="00F56D8B">
            <w:pPr>
              <w:pStyle w:val="Normal1"/>
              <w:numPr>
                <w:ilvl w:val="0"/>
                <w:numId w:val="9"/>
              </w:numPr>
              <w:ind w:left="0" w:firstLine="0"/>
              <w:jc w:val="both"/>
              <w:rPr>
                <w:rFonts w:ascii="Arial" w:hAnsi="Arial" w:cs="Arial"/>
              </w:rPr>
            </w:pPr>
            <w:r w:rsidRPr="00F56D8B">
              <w:rPr>
                <w:rFonts w:ascii="Arial" w:hAnsi="Arial" w:cs="Arial"/>
              </w:rPr>
              <w:t>Various detection wavelengths than other sun photometers</w:t>
            </w:r>
          </w:p>
        </w:tc>
      </w:tr>
    </w:tbl>
    <w:p w14:paraId="5156483F" w14:textId="77777777" w:rsidR="00705F68" w:rsidRPr="00F56D8B" w:rsidRDefault="00705F68" w:rsidP="00F56D8B">
      <w:pPr>
        <w:jc w:val="both"/>
        <w:rPr>
          <w:rFonts w:ascii="Arial" w:hAnsi="Arial" w:cs="Arial"/>
        </w:rPr>
      </w:pPr>
    </w:p>
    <w:p w14:paraId="761E835B" w14:textId="77777777" w:rsidR="00705F68" w:rsidRPr="00F56D8B" w:rsidRDefault="00705F68" w:rsidP="00F56D8B">
      <w:pPr>
        <w:jc w:val="both"/>
        <w:rPr>
          <w:rFonts w:ascii="Arial" w:hAnsi="Arial" w:cs="Arial"/>
        </w:rPr>
      </w:pPr>
    </w:p>
    <w:p w14:paraId="7BAF121F" w14:textId="77777777" w:rsidR="0068668A" w:rsidRDefault="0068668A" w:rsidP="00F56D8B">
      <w:pPr>
        <w:jc w:val="both"/>
        <w:rPr>
          <w:ins w:id="431" w:author="Sam Lo" w:date="2017-02-02T17:22:00Z"/>
          <w:rFonts w:ascii="Arial" w:hAnsi="Arial" w:cs="Arial"/>
        </w:rPr>
      </w:pPr>
    </w:p>
    <w:p w14:paraId="7788CE08" w14:textId="77777777" w:rsidR="00477376" w:rsidRPr="00F56D8B" w:rsidRDefault="00477376" w:rsidP="00F56D8B">
      <w:pPr>
        <w:jc w:val="both"/>
        <w:rPr>
          <w:rFonts w:ascii="Arial" w:hAnsi="Arial" w:cs="Arial"/>
        </w:rPr>
      </w:pPr>
    </w:p>
    <w:p w14:paraId="06572AAC" w14:textId="77777777" w:rsidR="0068668A" w:rsidRPr="00F56D8B" w:rsidRDefault="0068668A" w:rsidP="00F56D8B">
      <w:pPr>
        <w:jc w:val="both"/>
        <w:rPr>
          <w:rFonts w:ascii="Arial" w:hAnsi="Arial" w:cs="Arial"/>
        </w:rPr>
      </w:pPr>
    </w:p>
    <w:p w14:paraId="590CC241" w14:textId="77777777" w:rsidR="0068668A" w:rsidRPr="00F56D8B" w:rsidRDefault="0068668A" w:rsidP="00F56D8B">
      <w:pPr>
        <w:jc w:val="both"/>
        <w:rPr>
          <w:rFonts w:ascii="Arial" w:hAnsi="Arial" w:cs="Arial"/>
        </w:rPr>
      </w:pPr>
    </w:p>
    <w:p w14:paraId="4F2143BA" w14:textId="37F09F92" w:rsidR="0068668A" w:rsidRPr="00F56D8B" w:rsidRDefault="0068668A" w:rsidP="00F56D8B">
      <w:pPr>
        <w:pStyle w:val="Caption"/>
        <w:keepNext/>
        <w:rPr>
          <w:rFonts w:ascii="Arial" w:hAnsi="Arial" w:cs="Arial"/>
          <w:color w:val="auto"/>
          <w:sz w:val="24"/>
          <w:szCs w:val="24"/>
        </w:rPr>
      </w:pPr>
      <w:r w:rsidRPr="00F56D8B">
        <w:rPr>
          <w:rFonts w:ascii="Arial" w:hAnsi="Arial" w:cs="Arial"/>
          <w:color w:val="auto"/>
          <w:sz w:val="24"/>
          <w:szCs w:val="24"/>
        </w:rPr>
        <w:t xml:space="preserve">Table </w:t>
      </w:r>
      <w:r w:rsidRPr="00F56D8B">
        <w:rPr>
          <w:rFonts w:ascii="Arial" w:hAnsi="Arial" w:cs="Arial"/>
          <w:color w:val="auto"/>
          <w:sz w:val="24"/>
          <w:szCs w:val="24"/>
        </w:rPr>
        <w:fldChar w:fldCharType="begin"/>
      </w:r>
      <w:r w:rsidRPr="00F56D8B">
        <w:rPr>
          <w:rFonts w:ascii="Arial" w:hAnsi="Arial" w:cs="Arial"/>
          <w:color w:val="auto"/>
          <w:sz w:val="24"/>
          <w:szCs w:val="24"/>
        </w:rPr>
        <w:instrText xml:space="preserve"> SEQ Table \* ARABIC </w:instrText>
      </w:r>
      <w:r w:rsidRPr="00F56D8B">
        <w:rPr>
          <w:rFonts w:ascii="Arial" w:hAnsi="Arial" w:cs="Arial"/>
          <w:color w:val="auto"/>
          <w:sz w:val="24"/>
          <w:szCs w:val="24"/>
        </w:rPr>
        <w:fldChar w:fldCharType="separate"/>
      </w:r>
      <w:r w:rsidRPr="00F56D8B">
        <w:rPr>
          <w:rFonts w:ascii="Arial" w:hAnsi="Arial" w:cs="Arial"/>
          <w:noProof/>
          <w:color w:val="auto"/>
          <w:sz w:val="24"/>
          <w:szCs w:val="24"/>
        </w:rPr>
        <w:t>4</w:t>
      </w:r>
      <w:r w:rsidRPr="00F56D8B">
        <w:rPr>
          <w:rFonts w:ascii="Arial" w:hAnsi="Arial" w:cs="Arial"/>
          <w:color w:val="auto"/>
          <w:sz w:val="24"/>
          <w:szCs w:val="24"/>
        </w:rPr>
        <w:fldChar w:fldCharType="end"/>
      </w:r>
      <w:r w:rsidRPr="00F56D8B">
        <w:rPr>
          <w:rFonts w:ascii="Arial" w:hAnsi="Arial" w:cs="Arial"/>
          <w:color w:val="auto"/>
          <w:sz w:val="24"/>
          <w:szCs w:val="24"/>
        </w:rPr>
        <w:t xml:space="preserve"> – Comparison among </w:t>
      </w:r>
      <w:r w:rsidR="00EA0934" w:rsidRPr="00F56D8B">
        <w:rPr>
          <w:rFonts w:ascii="Arial" w:hAnsi="Arial" w:cs="Arial"/>
          <w:color w:val="auto"/>
          <w:sz w:val="24"/>
          <w:szCs w:val="24"/>
        </w:rPr>
        <w:t>sun photometers</w:t>
      </w:r>
    </w:p>
    <w:tbl>
      <w:tblPr>
        <w:tblStyle w:val="TableGrid"/>
        <w:tblW w:w="7796" w:type="dxa"/>
        <w:tblInd w:w="250" w:type="dxa"/>
        <w:tblLayout w:type="fixed"/>
        <w:tblLook w:val="04A0" w:firstRow="1" w:lastRow="0" w:firstColumn="1" w:lastColumn="0" w:noHBand="0" w:noVBand="1"/>
        <w:tblPrChange w:id="432" w:author="Sam Lo" w:date="2017-02-02T13:49:00Z">
          <w:tblPr>
            <w:tblStyle w:val="TableGrid"/>
            <w:tblW w:w="7371" w:type="dxa"/>
            <w:tblInd w:w="250" w:type="dxa"/>
            <w:tblLayout w:type="fixed"/>
            <w:tblLook w:val="04A0" w:firstRow="1" w:lastRow="0" w:firstColumn="1" w:lastColumn="0" w:noHBand="0" w:noVBand="1"/>
          </w:tblPr>
        </w:tblPrChange>
      </w:tblPr>
      <w:tblGrid>
        <w:gridCol w:w="2268"/>
        <w:gridCol w:w="3119"/>
        <w:gridCol w:w="2409"/>
        <w:tblGridChange w:id="433">
          <w:tblGrid>
            <w:gridCol w:w="2268"/>
            <w:gridCol w:w="3119"/>
            <w:gridCol w:w="1984"/>
          </w:tblGrid>
        </w:tblGridChange>
      </w:tblGrid>
      <w:tr w:rsidR="001C3F21" w:rsidRPr="00F56D8B" w14:paraId="00A3FEB4" w14:textId="77777777" w:rsidTr="001D7CCA">
        <w:tc>
          <w:tcPr>
            <w:tcW w:w="2268" w:type="dxa"/>
            <w:tcPrChange w:id="434" w:author="Sam Lo" w:date="2017-02-02T13:49:00Z">
              <w:tcPr>
                <w:tcW w:w="2268" w:type="dxa"/>
              </w:tcPr>
            </w:tcPrChange>
          </w:tcPr>
          <w:p w14:paraId="0BA23E89" w14:textId="77777777" w:rsidR="0068668A" w:rsidRPr="00477376" w:rsidRDefault="0068668A" w:rsidP="00F56D8B">
            <w:pPr>
              <w:pStyle w:val="Normal1"/>
              <w:ind w:left="284" w:right="551"/>
              <w:jc w:val="both"/>
              <w:rPr>
                <w:rFonts w:ascii="Arial" w:hAnsi="Arial" w:cs="Arial"/>
                <w:b/>
                <w:sz w:val="24"/>
                <w:szCs w:val="24"/>
                <w:rPrChange w:id="435" w:author="Sam Lo" w:date="2017-02-02T17:22:00Z">
                  <w:rPr>
                    <w:rFonts w:ascii="Arial" w:hAnsi="Arial" w:cs="Arial"/>
                    <w:sz w:val="24"/>
                    <w:szCs w:val="24"/>
                  </w:rPr>
                </w:rPrChange>
              </w:rPr>
            </w:pPr>
            <w:r w:rsidRPr="00477376">
              <w:rPr>
                <w:rFonts w:ascii="Arial" w:hAnsi="Arial" w:cs="Arial"/>
                <w:b/>
                <w:sz w:val="24"/>
                <w:szCs w:val="24"/>
                <w:rPrChange w:id="436" w:author="Sam Lo" w:date="2017-02-02T17:22:00Z">
                  <w:rPr>
                    <w:rFonts w:ascii="Arial" w:hAnsi="Arial" w:cs="Arial"/>
                    <w:sz w:val="24"/>
                    <w:szCs w:val="24"/>
                  </w:rPr>
                </w:rPrChange>
              </w:rPr>
              <w:t xml:space="preserve">Sun photometer device </w:t>
            </w:r>
          </w:p>
        </w:tc>
        <w:tc>
          <w:tcPr>
            <w:tcW w:w="3119" w:type="dxa"/>
            <w:tcPrChange w:id="437" w:author="Sam Lo" w:date="2017-02-02T13:49:00Z">
              <w:tcPr>
                <w:tcW w:w="3119" w:type="dxa"/>
              </w:tcPr>
            </w:tcPrChange>
          </w:tcPr>
          <w:p w14:paraId="33139278" w14:textId="77777777" w:rsidR="0068668A" w:rsidRPr="00477376" w:rsidRDefault="0068668A" w:rsidP="00F56D8B">
            <w:pPr>
              <w:pStyle w:val="Normal1"/>
              <w:ind w:left="284" w:right="536"/>
              <w:jc w:val="both"/>
              <w:rPr>
                <w:rFonts w:ascii="Arial" w:hAnsi="Arial" w:cs="Arial"/>
                <w:b/>
                <w:sz w:val="24"/>
                <w:szCs w:val="24"/>
                <w:rPrChange w:id="438" w:author="Sam Lo" w:date="2017-02-02T17:22:00Z">
                  <w:rPr>
                    <w:rFonts w:ascii="Arial" w:hAnsi="Arial" w:cs="Arial"/>
                    <w:sz w:val="24"/>
                    <w:szCs w:val="24"/>
                  </w:rPr>
                </w:rPrChange>
              </w:rPr>
            </w:pPr>
            <w:r w:rsidRPr="00477376">
              <w:rPr>
                <w:rFonts w:ascii="Arial" w:hAnsi="Arial" w:cs="Arial"/>
                <w:b/>
                <w:sz w:val="24"/>
                <w:szCs w:val="24"/>
                <w:rPrChange w:id="439" w:author="Sam Lo" w:date="2017-02-02T17:22:00Z">
                  <w:rPr>
                    <w:rFonts w:ascii="Arial" w:hAnsi="Arial" w:cs="Arial"/>
                    <w:sz w:val="24"/>
                    <w:szCs w:val="24"/>
                  </w:rPr>
                </w:rPrChange>
              </w:rPr>
              <w:t>Disadvantages</w:t>
            </w:r>
          </w:p>
        </w:tc>
        <w:tc>
          <w:tcPr>
            <w:tcW w:w="2409" w:type="dxa"/>
            <w:tcPrChange w:id="440" w:author="Sam Lo" w:date="2017-02-02T13:49:00Z">
              <w:tcPr>
                <w:tcW w:w="1984" w:type="dxa"/>
              </w:tcPr>
            </w:tcPrChange>
          </w:tcPr>
          <w:p w14:paraId="10E6C86F" w14:textId="77777777" w:rsidR="0068668A" w:rsidRPr="00477376" w:rsidRDefault="0068668A" w:rsidP="00F56D8B">
            <w:pPr>
              <w:pStyle w:val="Normal1"/>
              <w:ind w:left="284"/>
              <w:jc w:val="both"/>
              <w:rPr>
                <w:rFonts w:ascii="Arial" w:hAnsi="Arial" w:cs="Arial"/>
                <w:b/>
                <w:sz w:val="24"/>
                <w:szCs w:val="24"/>
                <w:rPrChange w:id="441" w:author="Sam Lo" w:date="2017-02-02T17:22:00Z">
                  <w:rPr>
                    <w:rFonts w:ascii="Arial" w:hAnsi="Arial" w:cs="Arial"/>
                    <w:sz w:val="24"/>
                    <w:szCs w:val="24"/>
                  </w:rPr>
                </w:rPrChange>
              </w:rPr>
            </w:pPr>
            <w:r w:rsidRPr="00477376">
              <w:rPr>
                <w:rFonts w:ascii="Arial" w:hAnsi="Arial" w:cs="Arial"/>
                <w:b/>
                <w:sz w:val="24"/>
                <w:szCs w:val="24"/>
                <w:rPrChange w:id="442" w:author="Sam Lo" w:date="2017-02-02T17:22:00Z">
                  <w:rPr>
                    <w:rFonts w:ascii="Arial" w:hAnsi="Arial" w:cs="Arial"/>
                    <w:sz w:val="24"/>
                    <w:szCs w:val="24"/>
                  </w:rPr>
                </w:rPrChange>
              </w:rPr>
              <w:t>Used experiments</w:t>
            </w:r>
          </w:p>
        </w:tc>
      </w:tr>
      <w:tr w:rsidR="001C3F21" w:rsidRPr="00F56D8B" w14:paraId="58F0420F" w14:textId="77777777" w:rsidTr="001D7CCA">
        <w:tc>
          <w:tcPr>
            <w:tcW w:w="2268" w:type="dxa"/>
            <w:tcPrChange w:id="443" w:author="Sam Lo" w:date="2017-02-02T13:49:00Z">
              <w:tcPr>
                <w:tcW w:w="2268" w:type="dxa"/>
              </w:tcPr>
            </w:tcPrChange>
          </w:tcPr>
          <w:p w14:paraId="2E6EF198" w14:textId="33FC70DF" w:rsidR="0068668A" w:rsidRPr="00F56D8B" w:rsidRDefault="0068668A" w:rsidP="00F56D8B">
            <w:pPr>
              <w:pStyle w:val="Normal1"/>
              <w:ind w:left="284"/>
              <w:jc w:val="both"/>
              <w:rPr>
                <w:rFonts w:ascii="Arial" w:hAnsi="Arial" w:cs="Arial"/>
                <w:sz w:val="24"/>
                <w:szCs w:val="24"/>
              </w:rPr>
            </w:pPr>
            <w:r w:rsidRPr="00F56D8B">
              <w:rPr>
                <w:rFonts w:ascii="Arial" w:hAnsi="Arial" w:cs="Arial"/>
                <w:sz w:val="24"/>
                <w:szCs w:val="24"/>
              </w:rPr>
              <w:t>Sun and Sky Monitoring Station (</w:t>
            </w:r>
            <w:proofErr w:type="spellStart"/>
            <w:r w:rsidRPr="00F56D8B">
              <w:rPr>
                <w:rFonts w:ascii="Arial" w:hAnsi="Arial" w:cs="Arial"/>
                <w:sz w:val="24"/>
                <w:szCs w:val="24"/>
              </w:rPr>
              <w:t>Zainab</w:t>
            </w:r>
            <w:proofErr w:type="spellEnd"/>
            <w:r w:rsidRPr="00F56D8B">
              <w:rPr>
                <w:rFonts w:ascii="Arial" w:hAnsi="Arial" w:cs="Arial"/>
                <w:sz w:val="24"/>
                <w:szCs w:val="24"/>
              </w:rPr>
              <w:t xml:space="preserve"> </w:t>
            </w:r>
            <w:proofErr w:type="spellStart"/>
            <w:r w:rsidRPr="00F56D8B">
              <w:rPr>
                <w:rFonts w:ascii="Arial" w:hAnsi="Arial" w:cs="Arial"/>
                <w:sz w:val="24"/>
                <w:szCs w:val="24"/>
              </w:rPr>
              <w:t>Orooq</w:t>
            </w:r>
            <w:proofErr w:type="spellEnd"/>
            <w:r w:rsidRPr="00F56D8B">
              <w:rPr>
                <w:rFonts w:ascii="Arial" w:hAnsi="Arial" w:cs="Arial"/>
                <w:sz w:val="24"/>
                <w:szCs w:val="24"/>
              </w:rPr>
              <w:t>)</w:t>
            </w:r>
            <w:r w:rsidRPr="00F56D8B">
              <w:rPr>
                <w:rFonts w:ascii="Arial" w:hAnsi="Arial" w:cs="Arial"/>
              </w:rPr>
              <w:fldChar w:fldCharType="begin"/>
            </w:r>
            <w:ins w:id="444" w:author="Sam Lo" w:date="2017-02-02T17:19:00Z">
              <w:r w:rsidR="00917EF4">
                <w:rPr>
                  <w:rFonts w:ascii="Arial" w:hAnsi="Arial" w:cs="Arial"/>
                  <w:sz w:val="24"/>
                  <w:szCs w:val="24"/>
                </w:rPr>
                <w:instrText xml:space="preserve"> ADDIN ZOTERO_ITEM CSL_CITATION {"citationID":"4HtSHYzV","properties":{"formattedCitation":"[34]","plainCitation":"[34]"},"citationItems":[{"id":3074,"uris":["http://zotero.org/users/1792213/items/JU5487SH"],"uri":["http://zotero.org/users/1792213/items/JU5487SH"],"itemData":{"id":3074,"type":"report","title":"MSc Project Dissertation Sun and Sky Monitoring Station (Sensor Side)","author":[{"family":"Orooq","given":"Zainab"}],"issued":{"date-parts":[["2012",6,7]]}}}],"schema":"https://github.com/citation-style-language/schema/raw/master/csl-citation.json"} </w:instrText>
              </w:r>
            </w:ins>
            <w:del w:id="445" w:author="Sam Lo" w:date="2017-02-02T11:57:00Z">
              <w:r w:rsidR="00E6709B" w:rsidRPr="00F56D8B" w:rsidDel="0029363E">
                <w:rPr>
                  <w:rFonts w:ascii="Arial" w:hAnsi="Arial" w:cs="Arial"/>
                  <w:sz w:val="24"/>
                  <w:szCs w:val="24"/>
                </w:rPr>
                <w:delInstrText xml:space="preserve"> ADDIN ZOTERO_ITEM CSL_CITATION {"citationID":"4HtSHYzV","properties":{"formattedCitation":"[28]","plainCitation":"[28]"},"citationItems":[{"id":3074,"uris":["http://zotero.org/users/1792213/items/JU5487SH"],"uri":["http://zotero.org/users/1792213/items/JU5487SH"],"itemData":{"id":3074,"type":"report","title":"MSc Project Dissertation Sun and Sky Monitoring Station (Sensor Side)","author":[{"family":"Orooq","given":"Zainab"}],"issued":{"date-parts":[["2012",6,7]]}}}],"schema":"https://github.com/citation-style-language/schema/raw/master/csl-citation.json"} </w:delInstrText>
              </w:r>
            </w:del>
            <w:r w:rsidRPr="00F56D8B">
              <w:rPr>
                <w:rFonts w:ascii="Arial" w:hAnsi="Arial" w:cs="Arial"/>
              </w:rPr>
              <w:fldChar w:fldCharType="separate"/>
            </w:r>
            <w:ins w:id="446" w:author="Sam Lo" w:date="2017-02-02T17:19:00Z">
              <w:r w:rsidR="00917EF4">
                <w:rPr>
                  <w:rFonts w:ascii="Arial" w:hAnsi="Arial" w:cs="Arial"/>
                  <w:sz w:val="24"/>
                  <w:szCs w:val="24"/>
                </w:rPr>
                <w:t>[34]</w:t>
              </w:r>
            </w:ins>
            <w:del w:id="447" w:author="Sam Lo" w:date="2017-02-02T11:57:00Z">
              <w:r w:rsidRPr="00917EF4" w:rsidDel="0029363E">
                <w:rPr>
                  <w:rFonts w:ascii="Arial" w:hAnsi="Arial" w:cs="Arial"/>
                  <w:sz w:val="24"/>
                  <w:szCs w:val="24"/>
                </w:rPr>
                <w:delText>[28]</w:delText>
              </w:r>
            </w:del>
            <w:r w:rsidRPr="00F56D8B">
              <w:rPr>
                <w:rFonts w:ascii="Arial" w:hAnsi="Arial" w:cs="Arial"/>
              </w:rPr>
              <w:fldChar w:fldCharType="end"/>
            </w:r>
          </w:p>
        </w:tc>
        <w:tc>
          <w:tcPr>
            <w:tcW w:w="3119" w:type="dxa"/>
            <w:tcPrChange w:id="448" w:author="Sam Lo" w:date="2017-02-02T13:49:00Z">
              <w:tcPr>
                <w:tcW w:w="3119" w:type="dxa"/>
              </w:tcPr>
            </w:tcPrChange>
          </w:tcPr>
          <w:p w14:paraId="461193F1" w14:textId="77777777" w:rsidR="0068668A" w:rsidRPr="00F56D8B" w:rsidRDefault="0068668A" w:rsidP="00F56D8B">
            <w:pPr>
              <w:pStyle w:val="Normal1"/>
              <w:numPr>
                <w:ilvl w:val="0"/>
                <w:numId w:val="9"/>
              </w:numPr>
              <w:ind w:left="284" w:firstLine="0"/>
              <w:jc w:val="both"/>
              <w:rPr>
                <w:rFonts w:ascii="Arial" w:hAnsi="Arial" w:cs="Arial"/>
                <w:sz w:val="24"/>
                <w:szCs w:val="24"/>
              </w:rPr>
            </w:pPr>
            <w:r w:rsidRPr="00F56D8B">
              <w:rPr>
                <w:rFonts w:ascii="Arial" w:hAnsi="Arial" w:cs="Arial"/>
                <w:sz w:val="24"/>
                <w:szCs w:val="24"/>
              </w:rPr>
              <w:t>Need solar cell battery</w:t>
            </w:r>
          </w:p>
          <w:p w14:paraId="2B6559D2" w14:textId="77777777" w:rsidR="0068668A" w:rsidRPr="00F56D8B" w:rsidRDefault="0068668A" w:rsidP="00F56D8B">
            <w:pPr>
              <w:pStyle w:val="Normal1"/>
              <w:numPr>
                <w:ilvl w:val="0"/>
                <w:numId w:val="9"/>
              </w:numPr>
              <w:ind w:left="284" w:firstLine="0"/>
              <w:jc w:val="both"/>
              <w:rPr>
                <w:rFonts w:ascii="Arial" w:hAnsi="Arial" w:cs="Arial"/>
                <w:sz w:val="24"/>
                <w:szCs w:val="24"/>
              </w:rPr>
            </w:pPr>
            <w:r w:rsidRPr="00F56D8B">
              <w:rPr>
                <w:rFonts w:ascii="Arial" w:hAnsi="Arial" w:cs="Arial"/>
                <w:sz w:val="24"/>
                <w:szCs w:val="24"/>
              </w:rPr>
              <w:t xml:space="preserve">May have different detection wavelength for the dark LED </w:t>
            </w:r>
          </w:p>
        </w:tc>
        <w:tc>
          <w:tcPr>
            <w:tcW w:w="2409" w:type="dxa"/>
            <w:tcPrChange w:id="449" w:author="Sam Lo" w:date="2017-02-02T13:49:00Z">
              <w:tcPr>
                <w:tcW w:w="1984" w:type="dxa"/>
              </w:tcPr>
            </w:tcPrChange>
          </w:tcPr>
          <w:p w14:paraId="6A339BE3" w14:textId="2AAA74C9" w:rsidR="0068668A" w:rsidRPr="00F56D8B" w:rsidRDefault="00F055C0" w:rsidP="00F56D8B">
            <w:pPr>
              <w:pStyle w:val="Normal1"/>
              <w:ind w:left="284"/>
              <w:jc w:val="both"/>
              <w:rPr>
                <w:rFonts w:ascii="Arial" w:hAnsi="Arial" w:cs="Arial"/>
                <w:sz w:val="24"/>
                <w:szCs w:val="24"/>
              </w:rPr>
            </w:pPr>
            <w:r w:rsidRPr="00F56D8B">
              <w:rPr>
                <w:rFonts w:ascii="Arial" w:hAnsi="Arial" w:cs="Arial"/>
                <w:sz w:val="24"/>
                <w:szCs w:val="24"/>
              </w:rPr>
              <w:t xml:space="preserve">University </w:t>
            </w:r>
            <w:r w:rsidR="0068668A" w:rsidRPr="00F56D8B">
              <w:rPr>
                <w:rFonts w:ascii="Arial" w:hAnsi="Arial" w:cs="Arial"/>
                <w:sz w:val="24"/>
                <w:szCs w:val="24"/>
              </w:rPr>
              <w:t xml:space="preserve">of Southampton MSc Project </w:t>
            </w:r>
          </w:p>
        </w:tc>
      </w:tr>
      <w:tr w:rsidR="001C3F21" w:rsidRPr="00F56D8B" w14:paraId="7139D9B1" w14:textId="77777777" w:rsidTr="001D7CCA">
        <w:tc>
          <w:tcPr>
            <w:tcW w:w="2268" w:type="dxa"/>
            <w:tcPrChange w:id="450" w:author="Sam Lo" w:date="2017-02-02T13:49:00Z">
              <w:tcPr>
                <w:tcW w:w="2268" w:type="dxa"/>
              </w:tcPr>
            </w:tcPrChange>
          </w:tcPr>
          <w:p w14:paraId="14231730" w14:textId="77777777" w:rsidR="0068668A" w:rsidRPr="00F56D8B" w:rsidRDefault="0068668A" w:rsidP="00F56D8B">
            <w:pPr>
              <w:pStyle w:val="Normal1"/>
              <w:ind w:left="284"/>
              <w:jc w:val="both"/>
              <w:rPr>
                <w:rFonts w:ascii="Arial" w:hAnsi="Arial" w:cs="Arial"/>
                <w:sz w:val="24"/>
                <w:szCs w:val="24"/>
              </w:rPr>
            </w:pPr>
            <w:proofErr w:type="spellStart"/>
            <w:r w:rsidRPr="00F56D8B">
              <w:rPr>
                <w:rFonts w:ascii="Arial" w:hAnsi="Arial" w:cs="Arial"/>
                <w:sz w:val="24"/>
                <w:szCs w:val="24"/>
              </w:rPr>
              <w:t>Microtops</w:t>
            </w:r>
            <w:proofErr w:type="spellEnd"/>
          </w:p>
        </w:tc>
        <w:tc>
          <w:tcPr>
            <w:tcW w:w="3119" w:type="dxa"/>
            <w:tcPrChange w:id="451" w:author="Sam Lo" w:date="2017-02-02T13:49:00Z">
              <w:tcPr>
                <w:tcW w:w="3119" w:type="dxa"/>
              </w:tcPr>
            </w:tcPrChange>
          </w:tcPr>
          <w:p w14:paraId="66F8115C" w14:textId="77777777" w:rsidR="0068668A" w:rsidRPr="00F56D8B" w:rsidRDefault="0068668A" w:rsidP="00F56D8B">
            <w:pPr>
              <w:pStyle w:val="Normal1"/>
              <w:numPr>
                <w:ilvl w:val="0"/>
                <w:numId w:val="9"/>
              </w:numPr>
              <w:ind w:left="284" w:firstLine="0"/>
              <w:contextualSpacing/>
              <w:jc w:val="both"/>
              <w:rPr>
                <w:rFonts w:ascii="Arial" w:hAnsi="Arial" w:cs="Arial"/>
                <w:sz w:val="24"/>
                <w:szCs w:val="24"/>
              </w:rPr>
            </w:pPr>
            <w:r w:rsidRPr="00F56D8B">
              <w:rPr>
                <w:rFonts w:ascii="Arial" w:hAnsi="Arial" w:cs="Arial"/>
                <w:sz w:val="24"/>
                <w:szCs w:val="24"/>
              </w:rPr>
              <w:t>£8000 cost</w:t>
            </w:r>
          </w:p>
          <w:p w14:paraId="55BED967" w14:textId="77777777" w:rsidR="0068668A" w:rsidRPr="00F56D8B" w:rsidRDefault="0068668A" w:rsidP="00F56D8B">
            <w:pPr>
              <w:pStyle w:val="Normal1"/>
              <w:numPr>
                <w:ilvl w:val="0"/>
                <w:numId w:val="9"/>
              </w:numPr>
              <w:ind w:left="284" w:firstLine="0"/>
              <w:contextualSpacing/>
              <w:jc w:val="both"/>
              <w:rPr>
                <w:rFonts w:ascii="Arial" w:hAnsi="Arial" w:cs="Arial"/>
                <w:sz w:val="24"/>
                <w:szCs w:val="24"/>
              </w:rPr>
            </w:pPr>
            <w:r w:rsidRPr="00F56D8B">
              <w:rPr>
                <w:rFonts w:ascii="Arial" w:hAnsi="Arial" w:cs="Arial"/>
                <w:sz w:val="24"/>
                <w:szCs w:val="24"/>
              </w:rPr>
              <w:t>Expensive</w:t>
            </w:r>
          </w:p>
          <w:p w14:paraId="15A71C3D" w14:textId="77777777" w:rsidR="0068668A" w:rsidRPr="00F56D8B" w:rsidRDefault="0068668A" w:rsidP="00F56D8B">
            <w:pPr>
              <w:pStyle w:val="Normal1"/>
              <w:numPr>
                <w:ilvl w:val="0"/>
                <w:numId w:val="9"/>
              </w:numPr>
              <w:ind w:left="284" w:firstLine="0"/>
              <w:contextualSpacing/>
              <w:jc w:val="both"/>
              <w:rPr>
                <w:rFonts w:ascii="Arial" w:hAnsi="Arial" w:cs="Arial"/>
                <w:sz w:val="24"/>
                <w:szCs w:val="24"/>
              </w:rPr>
            </w:pPr>
            <w:r w:rsidRPr="00F56D8B">
              <w:rPr>
                <w:rFonts w:ascii="Arial" w:hAnsi="Arial" w:cs="Arial"/>
                <w:sz w:val="24"/>
                <w:szCs w:val="24"/>
              </w:rPr>
              <w:t>Requires large memory space on the processor</w:t>
            </w:r>
          </w:p>
        </w:tc>
        <w:tc>
          <w:tcPr>
            <w:tcW w:w="2409" w:type="dxa"/>
            <w:tcPrChange w:id="452" w:author="Sam Lo" w:date="2017-02-02T13:49:00Z">
              <w:tcPr>
                <w:tcW w:w="1984" w:type="dxa"/>
              </w:tcPr>
            </w:tcPrChange>
          </w:tcPr>
          <w:p w14:paraId="46F2FF24" w14:textId="4FA107B6" w:rsidR="0068668A" w:rsidRPr="00F56D8B" w:rsidRDefault="0068668A" w:rsidP="00F56D8B">
            <w:pPr>
              <w:pStyle w:val="Normal1"/>
              <w:ind w:left="284"/>
              <w:jc w:val="both"/>
              <w:rPr>
                <w:rFonts w:ascii="Arial" w:hAnsi="Arial" w:cs="Arial"/>
                <w:sz w:val="24"/>
                <w:szCs w:val="24"/>
              </w:rPr>
            </w:pPr>
            <w:r w:rsidRPr="00F56D8B">
              <w:rPr>
                <w:rFonts w:ascii="Arial" w:hAnsi="Arial" w:cs="Arial"/>
                <w:sz w:val="24"/>
                <w:szCs w:val="24"/>
              </w:rPr>
              <w:t>1999 Sky Type Discrimination in South Dakota</w:t>
            </w:r>
            <w:r w:rsidRPr="00F56D8B">
              <w:rPr>
                <w:rFonts w:ascii="Arial" w:hAnsi="Arial" w:cs="Arial"/>
              </w:rPr>
              <w:fldChar w:fldCharType="begin"/>
            </w:r>
            <w:ins w:id="453" w:author="Sam Lo" w:date="2017-02-02T17:19:00Z">
              <w:r w:rsidR="00917EF4">
                <w:rPr>
                  <w:rFonts w:ascii="Arial" w:hAnsi="Arial" w:cs="Arial"/>
                  <w:sz w:val="24"/>
                  <w:szCs w:val="24"/>
                </w:rPr>
                <w:instrText xml:space="preserve"> ADDIN ZOTERO_ITEM CSL_CITATION {"citationID":"naq82708s","properties":{"formattedCitation":"[36]","plainCitation":"[36]"},"citationItems":[{"id":3418,"uris":["http://zotero.org/users/1792213/items/AJBH6MGH"],"uri":["http://zotero.org/users/1792213/items/AJBH6MGH"],"itemData":{"id":3418,"type":"article-journal","title":"Sky type discrimination using a ground-based sun photometer","container-title":"Atmospheric research","page":"313–329","volume":"59","source":"Google Scholar","author":[{"family":"DeFelice","given":"Thomas P."},{"family":"Wylie","given":"B. K."}],"issued":{"date-parts":[["2001"]]}}}],"schema":"https://github.com/citation-style-language/schema/raw/master/csl-citation.json"} </w:instrText>
              </w:r>
            </w:ins>
            <w:del w:id="454" w:author="Sam Lo" w:date="2017-02-02T11:57:00Z">
              <w:r w:rsidRPr="00F56D8B" w:rsidDel="0029363E">
                <w:rPr>
                  <w:rFonts w:ascii="Arial" w:hAnsi="Arial" w:cs="Arial"/>
                  <w:sz w:val="24"/>
                  <w:szCs w:val="24"/>
                </w:rPr>
                <w:delInstrText xml:space="preserve"> ADDIN ZOTERO_ITEM CSL_CITATION {"citationID":"naq82708s","properties":{"formattedCitation":"[30]","plainCitation":"[30]"},"citationItems":[{"id":3418,"uris":["http://zotero.org/users/1792213/items/AJBH6MGH"],"uri":["http://zotero.org/users/1792213/items/AJBH6MGH"],"itemData":{"id":3418,"type":"article-journal","title":"Sky type discrimination using a ground-based sun photometer","container-title":"Atmospheric research","page":"313–329","volume":"59","source":"Google Scholar","author":[{"family":"DeFelice","given":"Thomas P."},{"family":"Wylie","given":"B. K."}],"issued":{"date-parts":[["2001"]]}}}],"schema":"https://github.com/citation-style-language/schema/raw/master/csl-citation.json"} </w:delInstrText>
              </w:r>
            </w:del>
            <w:r w:rsidRPr="00F56D8B">
              <w:rPr>
                <w:rFonts w:ascii="Arial" w:hAnsi="Arial" w:cs="Arial"/>
              </w:rPr>
              <w:fldChar w:fldCharType="separate"/>
            </w:r>
            <w:ins w:id="455" w:author="Sam Lo" w:date="2017-02-02T17:19:00Z">
              <w:r w:rsidR="00917EF4">
                <w:rPr>
                  <w:rFonts w:ascii="Arial" w:hAnsi="Arial" w:cs="Arial"/>
                  <w:sz w:val="24"/>
                  <w:szCs w:val="24"/>
                </w:rPr>
                <w:t>[36]</w:t>
              </w:r>
            </w:ins>
            <w:del w:id="456" w:author="Sam Lo" w:date="2017-02-02T11:57:00Z">
              <w:r w:rsidRPr="00917EF4" w:rsidDel="0029363E">
                <w:rPr>
                  <w:rFonts w:ascii="Arial" w:hAnsi="Arial" w:cs="Arial"/>
                  <w:sz w:val="24"/>
                  <w:szCs w:val="24"/>
                </w:rPr>
                <w:delText>[30]</w:delText>
              </w:r>
            </w:del>
            <w:r w:rsidRPr="00F56D8B">
              <w:rPr>
                <w:rFonts w:ascii="Arial" w:hAnsi="Arial" w:cs="Arial"/>
              </w:rPr>
              <w:fldChar w:fldCharType="end"/>
            </w:r>
          </w:p>
          <w:p w14:paraId="7332DDA5" w14:textId="77777777" w:rsidR="0068668A" w:rsidRPr="00F56D8B" w:rsidRDefault="0068668A" w:rsidP="00F56D8B">
            <w:pPr>
              <w:pStyle w:val="Normal1"/>
              <w:ind w:left="284"/>
              <w:jc w:val="both"/>
              <w:rPr>
                <w:rFonts w:ascii="Arial" w:hAnsi="Arial" w:cs="Arial"/>
                <w:sz w:val="24"/>
                <w:szCs w:val="24"/>
              </w:rPr>
            </w:pPr>
          </w:p>
          <w:p w14:paraId="016DED6B" w14:textId="1AF8356E" w:rsidR="0068668A" w:rsidRPr="00F56D8B" w:rsidRDefault="0068668A" w:rsidP="00F56D8B">
            <w:pPr>
              <w:pStyle w:val="Normal1"/>
              <w:ind w:left="284"/>
              <w:jc w:val="both"/>
              <w:rPr>
                <w:rFonts w:ascii="Arial" w:hAnsi="Arial" w:cs="Arial"/>
                <w:sz w:val="24"/>
                <w:szCs w:val="24"/>
              </w:rPr>
            </w:pPr>
            <w:r w:rsidRPr="00F56D8B">
              <w:rPr>
                <w:rFonts w:ascii="Arial" w:hAnsi="Arial" w:cs="Arial"/>
                <w:sz w:val="24"/>
                <w:szCs w:val="24"/>
              </w:rPr>
              <w:t xml:space="preserve">2006 AOT measurements in </w:t>
            </w:r>
            <w:proofErr w:type="spellStart"/>
            <w:r w:rsidRPr="00F56D8B">
              <w:rPr>
                <w:rFonts w:ascii="Arial" w:hAnsi="Arial" w:cs="Arial"/>
                <w:sz w:val="24"/>
                <w:szCs w:val="24"/>
              </w:rPr>
              <w:t>Mohal-</w:t>
            </w:r>
            <w:proofErr w:type="gramStart"/>
            <w:r w:rsidRPr="00F56D8B">
              <w:rPr>
                <w:rFonts w:ascii="Arial" w:hAnsi="Arial" w:cs="Arial"/>
                <w:sz w:val="24"/>
                <w:szCs w:val="24"/>
              </w:rPr>
              <w:t>Kullu</w:t>
            </w:r>
            <w:proofErr w:type="spellEnd"/>
            <w:r w:rsidRPr="00F56D8B">
              <w:rPr>
                <w:rFonts w:ascii="Arial" w:hAnsi="Arial" w:cs="Arial"/>
                <w:sz w:val="24"/>
                <w:szCs w:val="24"/>
              </w:rPr>
              <w:t xml:space="preserve">  </w:t>
            </w:r>
            <w:proofErr w:type="gramEnd"/>
            <w:r w:rsidRPr="00F56D8B">
              <w:rPr>
                <w:rFonts w:ascii="Arial" w:hAnsi="Arial" w:cs="Arial"/>
              </w:rPr>
              <w:fldChar w:fldCharType="begin"/>
            </w:r>
            <w:ins w:id="457" w:author="Sam Lo" w:date="2017-02-02T17:19:00Z">
              <w:r w:rsidR="00917EF4">
                <w:rPr>
                  <w:rFonts w:ascii="Arial" w:hAnsi="Arial" w:cs="Arial"/>
                  <w:sz w:val="24"/>
                  <w:szCs w:val="24"/>
                </w:rPr>
                <w:instrText xml:space="preserve"> ADDIN ZOTERO_ITEM CSL_CITATION {"citationID":"522fje6cr","properties":{"formattedCitation":"[37]","plainCitation":"[37]"},"citationItems":[{"id":3444,"uris":["http://zotero.org/users/1792213/items/PGRUSHVQ"],"uri":["http://zotero.org/users/1792213/items/PGRUSHVQ"],"itemData":{"id":3444,"type":"article-journal","title":"Aerosol optical depths at Mohal-Kullu in the northwestern Indian Himalayan high altitude station during ICARB","container-title":"Journal of earth system science","page":"41–48","volume":"118","issue":"1","source":"Google Scholar","author":[{"family":"Kuniyal","given":"Jagdish C."},{"family":"Thakur","given":"Alpana"},{"family":"Thakur","given":"Harinder K."},{"family":"Sharma","given":"Sanjeev"},{"family":"Pant","given":"P."},{"family":"Rawat","given":"Pan S."},{"family":"Moorthy","given":"K. Krishna"}],"issued":{"date-parts":[["2009"]]}}}],"schema":"https://github.com/citation-style-language/schema/raw/master/csl-citation.json"} </w:instrText>
              </w:r>
            </w:ins>
            <w:del w:id="458" w:author="Sam Lo" w:date="2017-02-02T11:57:00Z">
              <w:r w:rsidRPr="00F56D8B" w:rsidDel="0029363E">
                <w:rPr>
                  <w:rFonts w:ascii="Arial" w:hAnsi="Arial" w:cs="Arial"/>
                  <w:sz w:val="24"/>
                  <w:szCs w:val="24"/>
                </w:rPr>
                <w:delInstrText xml:space="preserve"> ADDIN ZOTERO_ITEM CSL_CITATION {"citationID":"522fje6cr","properties":{"formattedCitation":"[31]","plainCitation":"[31]"},"citationItems":[{"id":3444,"uris":["http://zotero.org/users/1792213/items/PGRUSHVQ"],"uri":["http://zotero.org/users/1792213/items/PGRUSHVQ"],"itemData":{"id":3444,"type":"article-journal","title":"Aerosol optical depths at Mohal-Kullu in the northwestern Indian Himalayan high altitude station during ICARB","container-title":"Journal of earth system science","page":"41–48","volume":"118","issue":"1","source":"Google Scholar","author":[{"family":"Kuniyal","given":"Jagdish C."},{"family":"Thakur","given":"Alpana"},{"family":"Thakur","given":"Harinder K."},{"family":"Sharma","given":"Sanjeev"},{"family":"Pant","given":"P."},{"family":"Rawat","given":"Pan S."},{"family":"Moorthy","given":"K. Krishna"}],"issued":{"date-parts":[["2009"]]}}}],"schema":"https://github.com/citation-style-language/schema/raw/master/csl-citation.json"} </w:delInstrText>
              </w:r>
            </w:del>
            <w:r w:rsidRPr="00F56D8B">
              <w:rPr>
                <w:rFonts w:ascii="Arial" w:hAnsi="Arial" w:cs="Arial"/>
              </w:rPr>
              <w:fldChar w:fldCharType="separate"/>
            </w:r>
            <w:ins w:id="459" w:author="Sam Lo" w:date="2017-02-02T17:19:00Z">
              <w:r w:rsidR="00917EF4">
                <w:rPr>
                  <w:rFonts w:ascii="Arial" w:hAnsi="Arial" w:cs="Arial"/>
                  <w:sz w:val="24"/>
                  <w:szCs w:val="24"/>
                </w:rPr>
                <w:t>[37]</w:t>
              </w:r>
            </w:ins>
            <w:del w:id="460" w:author="Sam Lo" w:date="2017-02-02T11:57:00Z">
              <w:r w:rsidRPr="00917EF4" w:rsidDel="0029363E">
                <w:rPr>
                  <w:rFonts w:ascii="Arial" w:hAnsi="Arial" w:cs="Arial"/>
                  <w:sz w:val="24"/>
                  <w:szCs w:val="24"/>
                </w:rPr>
                <w:delText>[31]</w:delText>
              </w:r>
            </w:del>
            <w:r w:rsidRPr="00F56D8B">
              <w:rPr>
                <w:rFonts w:ascii="Arial" w:hAnsi="Arial" w:cs="Arial"/>
              </w:rPr>
              <w:fldChar w:fldCharType="end"/>
            </w:r>
          </w:p>
        </w:tc>
      </w:tr>
      <w:tr w:rsidR="001C3F21" w:rsidRPr="00F56D8B" w14:paraId="6E75ED07" w14:textId="77777777" w:rsidTr="001D7CCA">
        <w:tc>
          <w:tcPr>
            <w:tcW w:w="2268" w:type="dxa"/>
            <w:tcPrChange w:id="461" w:author="Sam Lo" w:date="2017-02-02T13:49:00Z">
              <w:tcPr>
                <w:tcW w:w="2268" w:type="dxa"/>
              </w:tcPr>
            </w:tcPrChange>
          </w:tcPr>
          <w:p w14:paraId="1FC0B5CA" w14:textId="30CCA050" w:rsidR="0068668A" w:rsidRPr="00F56D8B" w:rsidRDefault="0068668A" w:rsidP="00F56D8B">
            <w:pPr>
              <w:pStyle w:val="Normal1"/>
              <w:ind w:left="284"/>
              <w:jc w:val="both"/>
              <w:rPr>
                <w:rFonts w:ascii="Arial" w:hAnsi="Arial" w:cs="Arial"/>
                <w:sz w:val="24"/>
                <w:szCs w:val="24"/>
              </w:rPr>
            </w:pPr>
            <w:r w:rsidRPr="00F56D8B">
              <w:rPr>
                <w:rFonts w:ascii="Arial" w:hAnsi="Arial" w:cs="Arial"/>
                <w:sz w:val="24"/>
                <w:szCs w:val="24"/>
              </w:rPr>
              <w:t>Proposed instrument</w:t>
            </w:r>
          </w:p>
        </w:tc>
        <w:tc>
          <w:tcPr>
            <w:tcW w:w="3119" w:type="dxa"/>
            <w:tcPrChange w:id="462" w:author="Sam Lo" w:date="2017-02-02T13:49:00Z">
              <w:tcPr>
                <w:tcW w:w="3119" w:type="dxa"/>
              </w:tcPr>
            </w:tcPrChange>
          </w:tcPr>
          <w:p w14:paraId="17FC8928" w14:textId="77777777" w:rsidR="0068668A" w:rsidRPr="00F56D8B" w:rsidRDefault="0068668A" w:rsidP="00F56D8B">
            <w:pPr>
              <w:pStyle w:val="Normal1"/>
              <w:numPr>
                <w:ilvl w:val="0"/>
                <w:numId w:val="9"/>
              </w:numPr>
              <w:ind w:left="284" w:firstLine="0"/>
              <w:jc w:val="both"/>
              <w:rPr>
                <w:rFonts w:ascii="Arial" w:hAnsi="Arial" w:cs="Arial"/>
                <w:sz w:val="24"/>
                <w:szCs w:val="24"/>
              </w:rPr>
            </w:pPr>
            <w:r w:rsidRPr="00F56D8B">
              <w:rPr>
                <w:rFonts w:ascii="Arial" w:hAnsi="Arial" w:cs="Arial"/>
                <w:sz w:val="24"/>
                <w:szCs w:val="24"/>
              </w:rPr>
              <w:t>Expensive</w:t>
            </w:r>
          </w:p>
          <w:p w14:paraId="14099D49" w14:textId="4E267CDA" w:rsidR="0068668A" w:rsidRPr="00F56D8B" w:rsidRDefault="0068668A" w:rsidP="00F56D8B">
            <w:pPr>
              <w:pStyle w:val="Normal1"/>
              <w:numPr>
                <w:ilvl w:val="0"/>
                <w:numId w:val="9"/>
              </w:numPr>
              <w:ind w:left="284" w:firstLine="0"/>
              <w:contextualSpacing/>
              <w:jc w:val="both"/>
              <w:rPr>
                <w:rFonts w:ascii="Arial" w:hAnsi="Arial" w:cs="Arial"/>
                <w:sz w:val="24"/>
                <w:szCs w:val="24"/>
              </w:rPr>
            </w:pPr>
            <w:r w:rsidRPr="00F56D8B">
              <w:rPr>
                <w:rFonts w:ascii="Arial" w:hAnsi="Arial" w:cs="Arial"/>
                <w:sz w:val="24"/>
                <w:szCs w:val="24"/>
              </w:rPr>
              <w:t>LED requires further calibration</w:t>
            </w:r>
          </w:p>
        </w:tc>
        <w:tc>
          <w:tcPr>
            <w:tcW w:w="2409" w:type="dxa"/>
            <w:tcPrChange w:id="463" w:author="Sam Lo" w:date="2017-02-02T13:49:00Z">
              <w:tcPr>
                <w:tcW w:w="1984" w:type="dxa"/>
              </w:tcPr>
            </w:tcPrChange>
          </w:tcPr>
          <w:p w14:paraId="35908F50" w14:textId="77777777" w:rsidR="0068668A" w:rsidRPr="00F56D8B" w:rsidRDefault="0068668A" w:rsidP="00F56D8B">
            <w:pPr>
              <w:pStyle w:val="Normal1"/>
              <w:ind w:left="284"/>
              <w:jc w:val="both"/>
              <w:rPr>
                <w:rFonts w:ascii="Arial" w:hAnsi="Arial" w:cs="Arial"/>
                <w:sz w:val="24"/>
                <w:szCs w:val="24"/>
              </w:rPr>
            </w:pPr>
            <w:r w:rsidRPr="00F56D8B">
              <w:rPr>
                <w:rFonts w:ascii="Arial" w:hAnsi="Arial" w:cs="Arial"/>
                <w:sz w:val="24"/>
                <w:szCs w:val="24"/>
              </w:rPr>
              <w:t>Educational use</w:t>
            </w:r>
          </w:p>
          <w:p w14:paraId="4FE3BA7B" w14:textId="05D6BAEB" w:rsidR="0068668A" w:rsidRPr="00F56D8B" w:rsidRDefault="0068668A" w:rsidP="00F56D8B">
            <w:pPr>
              <w:pStyle w:val="Normal1"/>
              <w:ind w:left="284"/>
              <w:jc w:val="both"/>
              <w:rPr>
                <w:rFonts w:ascii="Arial" w:hAnsi="Arial" w:cs="Arial"/>
                <w:sz w:val="24"/>
                <w:szCs w:val="24"/>
              </w:rPr>
            </w:pPr>
            <w:r w:rsidRPr="00F56D8B">
              <w:rPr>
                <w:rFonts w:ascii="Arial" w:hAnsi="Arial" w:cs="Arial"/>
                <w:sz w:val="24"/>
                <w:szCs w:val="24"/>
              </w:rPr>
              <w:t>PhD Research</w:t>
            </w:r>
          </w:p>
        </w:tc>
      </w:tr>
      <w:tr w:rsidR="001C3F21" w:rsidRPr="00F56D8B" w14:paraId="7EE33257" w14:textId="77777777" w:rsidTr="001D7CCA">
        <w:tc>
          <w:tcPr>
            <w:tcW w:w="2268" w:type="dxa"/>
            <w:tcPrChange w:id="464" w:author="Sam Lo" w:date="2017-02-02T13:49:00Z">
              <w:tcPr>
                <w:tcW w:w="2268" w:type="dxa"/>
              </w:tcPr>
            </w:tcPrChange>
          </w:tcPr>
          <w:p w14:paraId="12A830DD" w14:textId="6D2329C4" w:rsidR="0068668A" w:rsidRPr="00F56D8B" w:rsidRDefault="0068668A" w:rsidP="00F56D8B">
            <w:pPr>
              <w:pStyle w:val="Normal1"/>
              <w:ind w:left="284"/>
              <w:jc w:val="both"/>
              <w:rPr>
                <w:rFonts w:ascii="Arial" w:hAnsi="Arial" w:cs="Arial"/>
                <w:sz w:val="24"/>
                <w:szCs w:val="24"/>
              </w:rPr>
            </w:pPr>
            <w:r w:rsidRPr="00F56D8B">
              <w:rPr>
                <w:rFonts w:ascii="Arial" w:hAnsi="Arial" w:cs="Arial"/>
                <w:sz w:val="24"/>
                <w:szCs w:val="24"/>
              </w:rPr>
              <w:t>GLOBE sun photometer</w:t>
            </w:r>
            <w:r w:rsidRPr="00F56D8B">
              <w:rPr>
                <w:rFonts w:ascii="Arial" w:hAnsi="Arial" w:cs="Arial"/>
              </w:rPr>
              <w:fldChar w:fldCharType="begin"/>
            </w:r>
            <w:ins w:id="465" w:author="Sam Lo" w:date="2017-02-02T17:19:00Z">
              <w:r w:rsidR="00917EF4">
                <w:rPr>
                  <w:rFonts w:ascii="Arial" w:hAnsi="Arial" w:cs="Arial"/>
                  <w:sz w:val="24"/>
                  <w:szCs w:val="24"/>
                </w:rPr>
                <w:instrText xml:space="preserve"> ADDIN ZOTERO_ITEM CSL_CITATION {"citationID":"ZEQopE1v","properties":{"formattedCitation":"[28]","plainCitation":"[28]"},"citationItems":[{"id":2763,"uris":["http://zotero.org/users/1792213/items/6AMV7BVE"],"uri":["http://zotero.org/users/1792213/items/6AMV7BVE"],"itemData":{"id":2763,"type":"webpage","title":"Building a GLOBE Sun Photometer","URL":"https://www.cs.drexel.edu/~dbrooks/globe/construction.htm","accessed":{"date-parts":[["2016",5,31]]}}}],"schema":"https://github.com/citation-style-language/schema/raw/master/csl-citation.json"} </w:instrText>
              </w:r>
            </w:ins>
            <w:del w:id="466" w:author="Sam Lo" w:date="2017-02-02T11:57:00Z">
              <w:r w:rsidR="00E6709B" w:rsidRPr="00F56D8B" w:rsidDel="0029363E">
                <w:rPr>
                  <w:rFonts w:ascii="Arial" w:hAnsi="Arial" w:cs="Arial"/>
                  <w:sz w:val="24"/>
                  <w:szCs w:val="24"/>
                </w:rPr>
                <w:delInstrText xml:space="preserve"> ADDIN ZOTERO_ITEM CSL_CITATION {"citationID":"ZEQopE1v","properties":{"formattedCitation":"[22]","plainCitation":"[22]5]"},"citationItems":[{"id":2763,"uris":["http://zotero.org/users/1792213/items/6AMV7BVE"],"uri":["http://zotero.org/users/1792213/items/6AMV7BVE"],"itemData":{"id":2763,"type":"webpage","title":"Building a GLOBE Sun Photometer","URL":"https://www.cs.drexel.edu/~dbrooks/globe/construction.htm","accessed":{"date-parts":[["2016",5,31]]}}}],"schema":"https://github.com/citation-style-language/schema/raw/master/csl-citation.json"} </w:delInstrText>
              </w:r>
            </w:del>
            <w:r w:rsidRPr="00F56D8B">
              <w:rPr>
                <w:rFonts w:ascii="Arial" w:hAnsi="Arial" w:cs="Arial"/>
              </w:rPr>
              <w:fldChar w:fldCharType="separate"/>
            </w:r>
            <w:ins w:id="467" w:author="Sam Lo" w:date="2017-02-02T17:19:00Z">
              <w:r w:rsidR="00917EF4">
                <w:rPr>
                  <w:rFonts w:ascii="Arial" w:hAnsi="Arial" w:cs="Arial"/>
                  <w:sz w:val="24"/>
                  <w:szCs w:val="24"/>
                </w:rPr>
                <w:t>[28]</w:t>
              </w:r>
            </w:ins>
            <w:del w:id="468" w:author="Sam Lo" w:date="2017-02-02T11:57:00Z">
              <w:r w:rsidRPr="00917EF4" w:rsidDel="0029363E">
                <w:rPr>
                  <w:rFonts w:ascii="Arial" w:hAnsi="Arial" w:cs="Arial"/>
                  <w:sz w:val="24"/>
                  <w:szCs w:val="24"/>
                </w:rPr>
                <w:delText>[22]</w:delText>
              </w:r>
            </w:del>
            <w:r w:rsidRPr="00F56D8B">
              <w:rPr>
                <w:rFonts w:ascii="Arial" w:hAnsi="Arial" w:cs="Arial"/>
              </w:rPr>
              <w:fldChar w:fldCharType="end"/>
            </w:r>
          </w:p>
        </w:tc>
        <w:tc>
          <w:tcPr>
            <w:tcW w:w="3119" w:type="dxa"/>
            <w:tcPrChange w:id="469" w:author="Sam Lo" w:date="2017-02-02T13:49:00Z">
              <w:tcPr>
                <w:tcW w:w="3119" w:type="dxa"/>
              </w:tcPr>
            </w:tcPrChange>
          </w:tcPr>
          <w:p w14:paraId="1F427AF6" w14:textId="6D0F3C59" w:rsidR="0068668A" w:rsidRPr="00F56D8B" w:rsidRDefault="0068668A" w:rsidP="00F56D8B">
            <w:pPr>
              <w:pStyle w:val="Normal1"/>
              <w:numPr>
                <w:ilvl w:val="0"/>
                <w:numId w:val="9"/>
              </w:numPr>
              <w:ind w:left="284" w:firstLine="0"/>
              <w:jc w:val="both"/>
              <w:rPr>
                <w:rFonts w:ascii="Arial" w:hAnsi="Arial" w:cs="Arial"/>
                <w:sz w:val="24"/>
                <w:szCs w:val="24"/>
              </w:rPr>
            </w:pPr>
            <w:r w:rsidRPr="00F56D8B">
              <w:rPr>
                <w:rFonts w:ascii="Arial" w:hAnsi="Arial" w:cs="Arial"/>
                <w:sz w:val="24"/>
                <w:szCs w:val="24"/>
              </w:rPr>
              <w:t xml:space="preserve">No full range of wavelength detection </w:t>
            </w:r>
          </w:p>
        </w:tc>
        <w:tc>
          <w:tcPr>
            <w:tcW w:w="2409" w:type="dxa"/>
            <w:tcPrChange w:id="470" w:author="Sam Lo" w:date="2017-02-02T13:49:00Z">
              <w:tcPr>
                <w:tcW w:w="1984" w:type="dxa"/>
              </w:tcPr>
            </w:tcPrChange>
          </w:tcPr>
          <w:p w14:paraId="5473F0A1" w14:textId="7C8B0F33" w:rsidR="0068668A" w:rsidRPr="00F56D8B" w:rsidRDefault="0068668A" w:rsidP="00F56D8B">
            <w:pPr>
              <w:pStyle w:val="Normal1"/>
              <w:ind w:left="284"/>
              <w:jc w:val="both"/>
              <w:rPr>
                <w:rFonts w:ascii="Arial" w:hAnsi="Arial" w:cs="Arial"/>
                <w:sz w:val="24"/>
                <w:szCs w:val="24"/>
              </w:rPr>
            </w:pPr>
            <w:r w:rsidRPr="00F56D8B">
              <w:rPr>
                <w:rFonts w:ascii="Arial" w:hAnsi="Arial" w:cs="Arial"/>
                <w:sz w:val="24"/>
                <w:szCs w:val="24"/>
              </w:rPr>
              <w:t>Educational use</w:t>
            </w:r>
          </w:p>
        </w:tc>
      </w:tr>
      <w:tr w:rsidR="001C3F21" w:rsidRPr="00F56D8B" w14:paraId="4EC6467B" w14:textId="77777777" w:rsidTr="001D7CCA">
        <w:tc>
          <w:tcPr>
            <w:tcW w:w="2268" w:type="dxa"/>
            <w:tcPrChange w:id="471" w:author="Sam Lo" w:date="2017-02-02T13:49:00Z">
              <w:tcPr>
                <w:tcW w:w="2268" w:type="dxa"/>
              </w:tcPr>
            </w:tcPrChange>
          </w:tcPr>
          <w:p w14:paraId="460F7A54" w14:textId="697B4A06" w:rsidR="0068668A" w:rsidRPr="00F56D8B" w:rsidRDefault="0068668A" w:rsidP="00F56D8B">
            <w:pPr>
              <w:pStyle w:val="Normal1"/>
              <w:ind w:left="284"/>
              <w:jc w:val="both"/>
              <w:rPr>
                <w:rFonts w:ascii="Arial" w:hAnsi="Arial" w:cs="Arial"/>
                <w:sz w:val="24"/>
                <w:szCs w:val="24"/>
              </w:rPr>
            </w:pPr>
            <w:proofErr w:type="spellStart"/>
            <w:r w:rsidRPr="00F56D8B">
              <w:rPr>
                <w:rFonts w:ascii="Arial" w:hAnsi="Arial" w:cs="Arial"/>
                <w:sz w:val="24"/>
                <w:szCs w:val="24"/>
              </w:rPr>
              <w:t>SkyClarity</w:t>
            </w:r>
            <w:proofErr w:type="spellEnd"/>
            <w:r w:rsidRPr="00F56D8B">
              <w:rPr>
                <w:rFonts w:ascii="Arial" w:hAnsi="Arial" w:cs="Arial"/>
                <w:sz w:val="24"/>
                <w:szCs w:val="24"/>
              </w:rPr>
              <w:t xml:space="preserve"> Device</w:t>
            </w:r>
            <w:r w:rsidRPr="00F56D8B">
              <w:rPr>
                <w:rFonts w:ascii="Arial" w:hAnsi="Arial" w:cs="Arial"/>
              </w:rPr>
              <w:fldChar w:fldCharType="begin"/>
            </w:r>
            <w:ins w:id="472" w:author="Sam Lo" w:date="2017-02-02T11:57:00Z">
              <w:r w:rsidR="0029363E">
                <w:rPr>
                  <w:rFonts w:ascii="Arial" w:hAnsi="Arial" w:cs="Arial"/>
                  <w:sz w:val="24"/>
                  <w:szCs w:val="24"/>
                </w:rPr>
                <w:instrText xml:space="preserve"> ADDIN ZOTERO_ITEM CSL_CITATION {"citationID":"rnRVxvir","properties":{"formattedCitation":"[24]","plainCitation":"[24]8]","dontUpdate":true},"citationItems":[{"id":3085,"uris":["http://zotero.org/users/1792213/items/RCSPJB7W"],"uri":["http://zotero.org/users/1792213/items/RCSPJB7W"],"itemData":{"id":3085,"type":"webpage","title":"SkyClarity_TestJig_Manual","URL":"https://dl.dropboxusercontent.com/content_link/jPRfpdXFiE5prBGve9HIYqk1UX1wSIkQAock2D1uraX1gBNscdgLtgcp8nL4xPaq/file?dl=1","author":[{"literal":"Jedrzej Kufel"}],"accessed":{"date-parts":[["2016",7,21]]}}}],"schema":"https://github.com/citation-style-language/schema/raw/master/csl-citation.json"} </w:instrText>
              </w:r>
            </w:ins>
            <w:del w:id="473" w:author="Sam Lo" w:date="2017-02-02T11:57:00Z">
              <w:r w:rsidR="00E6709B" w:rsidRPr="00F56D8B" w:rsidDel="0029363E">
                <w:rPr>
                  <w:rFonts w:ascii="Arial" w:hAnsi="Arial" w:cs="Arial"/>
                  <w:sz w:val="24"/>
                  <w:szCs w:val="24"/>
                </w:rPr>
                <w:delInstrText xml:space="preserve"> ADDIN ZOTERO_ITEM CSL_CITATION {"citationID":"rnRVxvir","properties":{"formattedCitation":"[24]","plainCitation":"[24]8]"},"citationItems":[{"id":3085,"uris":["http://zotero.org/users/1792213/items/RCSPJB7W"],"uri":["http://zotero.org/users/1792213/items/RCSPJB7W"],"itemData":{"id":3085,"type":"webpage","title":"SkyClarity_TestJig_Manual","URL":"https://dl.dropboxusercontent.com/content_link/jPRfpdXFiE5prBGve9HIYqk1UX1wSIkQAock2D1uraX1gBNscdgLtgcp8nL4xPaq/file?dl=1","author":[{"literal":"Jedrzej Kufel"}],"accessed":{"date-parts":[["2016",7,21]]}}}],"schema":"https://github.com/citation-style-language/schema/raw/master/csl-citation.json"} </w:delInstrText>
              </w:r>
            </w:del>
            <w:r w:rsidRPr="00F56D8B">
              <w:rPr>
                <w:rFonts w:ascii="Arial" w:hAnsi="Arial" w:cs="Arial"/>
              </w:rPr>
              <w:fldChar w:fldCharType="separate"/>
            </w:r>
            <w:r w:rsidRPr="00F56D8B">
              <w:rPr>
                <w:rFonts w:ascii="Arial" w:hAnsi="Arial" w:cs="Arial"/>
                <w:sz w:val="24"/>
                <w:szCs w:val="24"/>
              </w:rPr>
              <w:t>[24]</w:t>
            </w:r>
            <w:r w:rsidRPr="00F56D8B">
              <w:rPr>
                <w:rFonts w:ascii="Arial" w:hAnsi="Arial" w:cs="Arial"/>
              </w:rPr>
              <w:fldChar w:fldCharType="end"/>
            </w:r>
          </w:p>
        </w:tc>
        <w:tc>
          <w:tcPr>
            <w:tcW w:w="3119" w:type="dxa"/>
            <w:tcPrChange w:id="474" w:author="Sam Lo" w:date="2017-02-02T13:49:00Z">
              <w:tcPr>
                <w:tcW w:w="3119" w:type="dxa"/>
              </w:tcPr>
            </w:tcPrChange>
          </w:tcPr>
          <w:p w14:paraId="278AC61C" w14:textId="77777777" w:rsidR="0068668A" w:rsidRPr="00F56D8B" w:rsidRDefault="0068668A" w:rsidP="00F56D8B">
            <w:pPr>
              <w:pStyle w:val="Normal1"/>
              <w:numPr>
                <w:ilvl w:val="0"/>
                <w:numId w:val="9"/>
              </w:numPr>
              <w:ind w:left="284" w:firstLine="0"/>
              <w:jc w:val="both"/>
              <w:rPr>
                <w:rFonts w:ascii="Arial" w:hAnsi="Arial" w:cs="Arial"/>
                <w:sz w:val="24"/>
                <w:szCs w:val="24"/>
              </w:rPr>
            </w:pPr>
            <w:r w:rsidRPr="00F56D8B">
              <w:rPr>
                <w:rFonts w:ascii="Arial" w:hAnsi="Arial" w:cs="Arial"/>
                <w:sz w:val="24"/>
                <w:szCs w:val="24"/>
              </w:rPr>
              <w:t>Needs an audio-jack wire for power and data interface</w:t>
            </w:r>
          </w:p>
          <w:p w14:paraId="3C7C19FE" w14:textId="11DEE974" w:rsidR="0068668A" w:rsidRPr="00F56D8B" w:rsidRDefault="0068668A" w:rsidP="00F56D8B">
            <w:pPr>
              <w:pStyle w:val="Normal1"/>
              <w:numPr>
                <w:ilvl w:val="0"/>
                <w:numId w:val="9"/>
              </w:numPr>
              <w:ind w:left="284" w:firstLine="0"/>
              <w:jc w:val="both"/>
              <w:rPr>
                <w:rFonts w:ascii="Arial" w:hAnsi="Arial" w:cs="Arial"/>
                <w:sz w:val="24"/>
                <w:szCs w:val="24"/>
              </w:rPr>
            </w:pPr>
            <w:r w:rsidRPr="00F56D8B">
              <w:rPr>
                <w:rFonts w:ascii="Arial" w:hAnsi="Arial" w:cs="Arial"/>
                <w:sz w:val="24"/>
                <w:szCs w:val="24"/>
              </w:rPr>
              <w:t>Consume phone battery</w:t>
            </w:r>
          </w:p>
        </w:tc>
        <w:tc>
          <w:tcPr>
            <w:tcW w:w="2409" w:type="dxa"/>
            <w:tcPrChange w:id="475" w:author="Sam Lo" w:date="2017-02-02T13:49:00Z">
              <w:tcPr>
                <w:tcW w:w="1984" w:type="dxa"/>
              </w:tcPr>
            </w:tcPrChange>
          </w:tcPr>
          <w:p w14:paraId="2FAED358" w14:textId="77777777" w:rsidR="0068668A" w:rsidRPr="00F56D8B" w:rsidRDefault="0068668A" w:rsidP="00F56D8B">
            <w:pPr>
              <w:pStyle w:val="Normal1"/>
              <w:ind w:left="284"/>
              <w:jc w:val="both"/>
              <w:rPr>
                <w:rFonts w:ascii="Arial" w:hAnsi="Arial" w:cs="Arial"/>
                <w:sz w:val="24"/>
                <w:szCs w:val="24"/>
              </w:rPr>
            </w:pPr>
            <w:r w:rsidRPr="00F56D8B">
              <w:rPr>
                <w:rFonts w:ascii="Arial" w:hAnsi="Arial" w:cs="Arial"/>
                <w:sz w:val="24"/>
                <w:szCs w:val="24"/>
              </w:rPr>
              <w:t xml:space="preserve">LED Temperature </w:t>
            </w:r>
            <w:proofErr w:type="spellStart"/>
            <w:r w:rsidRPr="00F56D8B">
              <w:rPr>
                <w:rFonts w:ascii="Arial" w:hAnsi="Arial" w:cs="Arial"/>
                <w:sz w:val="24"/>
                <w:szCs w:val="24"/>
              </w:rPr>
              <w:t>Characterisation</w:t>
            </w:r>
            <w:proofErr w:type="spellEnd"/>
            <w:r w:rsidRPr="00F56D8B">
              <w:rPr>
                <w:rFonts w:ascii="Arial" w:hAnsi="Arial" w:cs="Arial"/>
                <w:sz w:val="24"/>
                <w:szCs w:val="24"/>
              </w:rPr>
              <w:t xml:space="preserve"> </w:t>
            </w:r>
          </w:p>
          <w:p w14:paraId="7FFE0301" w14:textId="60EEA664" w:rsidR="0068668A" w:rsidRPr="00F56D8B" w:rsidRDefault="0068668A" w:rsidP="00F56D8B">
            <w:pPr>
              <w:pStyle w:val="Normal1"/>
              <w:ind w:left="284"/>
              <w:jc w:val="both"/>
              <w:rPr>
                <w:rFonts w:ascii="Arial" w:hAnsi="Arial" w:cs="Arial"/>
                <w:sz w:val="24"/>
                <w:szCs w:val="24"/>
              </w:rPr>
            </w:pPr>
            <w:r w:rsidRPr="00F56D8B">
              <w:rPr>
                <w:rFonts w:ascii="Arial" w:hAnsi="Arial" w:cs="Arial"/>
                <w:sz w:val="24"/>
                <w:szCs w:val="24"/>
              </w:rPr>
              <w:t>Edinburgh</w:t>
            </w:r>
          </w:p>
        </w:tc>
      </w:tr>
      <w:tr w:rsidR="001C3F21" w:rsidRPr="00F56D8B" w14:paraId="4BACE72B" w14:textId="77777777" w:rsidTr="001D7CCA">
        <w:tc>
          <w:tcPr>
            <w:tcW w:w="2268" w:type="dxa"/>
            <w:tcPrChange w:id="476" w:author="Sam Lo" w:date="2017-02-02T13:49:00Z">
              <w:tcPr>
                <w:tcW w:w="2268" w:type="dxa"/>
              </w:tcPr>
            </w:tcPrChange>
          </w:tcPr>
          <w:p w14:paraId="0E1126FF" w14:textId="53FB650A" w:rsidR="0068668A" w:rsidRPr="00F56D8B" w:rsidRDefault="0068668A" w:rsidP="00F56D8B">
            <w:pPr>
              <w:pStyle w:val="Normal1"/>
              <w:ind w:left="284"/>
              <w:jc w:val="both"/>
              <w:rPr>
                <w:rFonts w:ascii="Arial" w:hAnsi="Arial" w:cs="Arial"/>
                <w:sz w:val="24"/>
                <w:szCs w:val="24"/>
              </w:rPr>
            </w:pPr>
            <w:r w:rsidRPr="00F56D8B">
              <w:rPr>
                <w:rFonts w:ascii="Arial" w:hAnsi="Arial" w:cs="Arial"/>
                <w:sz w:val="24"/>
                <w:szCs w:val="24"/>
              </w:rPr>
              <w:t xml:space="preserve">Sun and sky monitoring station </w:t>
            </w:r>
            <w:proofErr w:type="spellStart"/>
            <w:r w:rsidRPr="00F56D8B">
              <w:rPr>
                <w:rFonts w:ascii="Arial" w:hAnsi="Arial" w:cs="Arial"/>
                <w:sz w:val="24"/>
                <w:szCs w:val="24"/>
              </w:rPr>
              <w:t>Radioshack</w:t>
            </w:r>
            <w:proofErr w:type="spellEnd"/>
            <w:r w:rsidRPr="00F56D8B">
              <w:rPr>
                <w:rFonts w:ascii="Arial" w:hAnsi="Arial" w:cs="Arial"/>
                <w:sz w:val="24"/>
                <w:szCs w:val="24"/>
              </w:rPr>
              <w:t xml:space="preserve"> </w:t>
            </w:r>
            <w:r w:rsidRPr="00F56D8B">
              <w:rPr>
                <w:rFonts w:ascii="Arial" w:hAnsi="Arial" w:cs="Arial"/>
              </w:rPr>
              <w:fldChar w:fldCharType="begin"/>
            </w:r>
            <w:ins w:id="477" w:author="Sam Lo" w:date="2017-02-02T11:57:00Z">
              <w:r w:rsidR="0029363E">
                <w:rPr>
                  <w:rFonts w:ascii="Arial" w:hAnsi="Arial" w:cs="Arial"/>
                  <w:sz w:val="24"/>
                  <w:szCs w:val="24"/>
                </w:rPr>
                <w:instrText xml:space="preserve"> ADDIN ZOTERO_ITEM CSL_CITATION {"citationID":"15XGezBO","properties":{"formattedCitation":"[27]","plainCitation":"[27]9]","dontUpdate":true},"citationItems":[{"id":3437,"uris":["http://zotero.org/users/1792213/items/KHIUTX2I"],"uri":["http://zotero.org/users/1792213/items/KHIUTX2I"],"itemData":{"id":3437,"type":"webpage","title":"Forrest M. Mims III","URL":"http://www.forrestmims.org/","accessed":{"date-parts":[["2016",9,23]]}}}],"schema":"https://github.com/citation-style-language/schema/raw/master/csl-citation.json"} </w:instrText>
              </w:r>
            </w:ins>
            <w:del w:id="478" w:author="Sam Lo" w:date="2017-02-02T11:57:00Z">
              <w:r w:rsidR="00E6709B" w:rsidRPr="00F56D8B" w:rsidDel="0029363E">
                <w:rPr>
                  <w:rFonts w:ascii="Arial" w:hAnsi="Arial" w:cs="Arial"/>
                  <w:sz w:val="24"/>
                  <w:szCs w:val="24"/>
                </w:rPr>
                <w:delInstrText xml:space="preserve"> ADDIN ZOTERO_ITEM CSL_CITATION {"citationID":"15XGezBO","properties":{"formattedCitation":"[27]","plainCitation":"[27]9]"},"citationItems":[{"id":3437,"uris":["http://zotero.org/users/1792213/items/KHIUTX2I"],"uri":["http://zotero.org/users/1792213/items/KHIUTX2I"],"itemData":{"id":3437,"type":"webpage","title":"Forrest M. Mims III","URL":"http://www.forrestmims.org/","accessed":{"date-parts":[["2016",9,23]]}}}],"schema":"https://github.com/citation-style-language/schema/raw/master/csl-citation.json"} </w:delInstrText>
              </w:r>
            </w:del>
            <w:r w:rsidRPr="00F56D8B">
              <w:rPr>
                <w:rFonts w:ascii="Arial" w:hAnsi="Arial" w:cs="Arial"/>
              </w:rPr>
              <w:fldChar w:fldCharType="separate"/>
            </w:r>
            <w:r w:rsidRPr="00F56D8B">
              <w:rPr>
                <w:rFonts w:ascii="Arial" w:hAnsi="Arial" w:cs="Arial"/>
                <w:sz w:val="24"/>
                <w:szCs w:val="24"/>
              </w:rPr>
              <w:t>[27]</w:t>
            </w:r>
            <w:r w:rsidRPr="00F56D8B">
              <w:rPr>
                <w:rFonts w:ascii="Arial" w:hAnsi="Arial" w:cs="Arial"/>
              </w:rPr>
              <w:fldChar w:fldCharType="end"/>
            </w:r>
          </w:p>
        </w:tc>
        <w:tc>
          <w:tcPr>
            <w:tcW w:w="3119" w:type="dxa"/>
            <w:tcPrChange w:id="479" w:author="Sam Lo" w:date="2017-02-02T13:49:00Z">
              <w:tcPr>
                <w:tcW w:w="3119" w:type="dxa"/>
              </w:tcPr>
            </w:tcPrChange>
          </w:tcPr>
          <w:p w14:paraId="432D3A22" w14:textId="77777777" w:rsidR="0068668A" w:rsidRPr="00F56D8B" w:rsidRDefault="0068668A" w:rsidP="00F56D8B">
            <w:pPr>
              <w:pStyle w:val="Normal1"/>
              <w:numPr>
                <w:ilvl w:val="0"/>
                <w:numId w:val="9"/>
              </w:numPr>
              <w:ind w:left="284" w:firstLine="0"/>
              <w:jc w:val="both"/>
              <w:rPr>
                <w:rFonts w:ascii="Arial" w:hAnsi="Arial" w:cs="Arial"/>
                <w:sz w:val="24"/>
                <w:szCs w:val="24"/>
              </w:rPr>
            </w:pPr>
            <w:r w:rsidRPr="00F56D8B">
              <w:rPr>
                <w:rFonts w:ascii="Arial" w:hAnsi="Arial" w:cs="Arial"/>
                <w:sz w:val="24"/>
                <w:szCs w:val="24"/>
              </w:rPr>
              <w:t>No longer produced</w:t>
            </w:r>
          </w:p>
          <w:p w14:paraId="391BF834" w14:textId="35E89921" w:rsidR="0068668A" w:rsidRPr="00F56D8B" w:rsidRDefault="0068668A" w:rsidP="00F56D8B">
            <w:pPr>
              <w:pStyle w:val="Normal1"/>
              <w:numPr>
                <w:ilvl w:val="0"/>
                <w:numId w:val="9"/>
              </w:numPr>
              <w:ind w:left="284" w:firstLine="0"/>
              <w:jc w:val="both"/>
              <w:rPr>
                <w:rFonts w:ascii="Arial" w:hAnsi="Arial" w:cs="Arial"/>
                <w:sz w:val="24"/>
                <w:szCs w:val="24"/>
              </w:rPr>
            </w:pPr>
            <w:r w:rsidRPr="00F56D8B">
              <w:rPr>
                <w:rFonts w:ascii="Arial" w:hAnsi="Arial" w:cs="Arial"/>
                <w:sz w:val="24"/>
                <w:szCs w:val="24"/>
              </w:rPr>
              <w:t xml:space="preserve">Needs manual </w:t>
            </w:r>
            <w:r w:rsidR="00EA0934" w:rsidRPr="00F56D8B">
              <w:rPr>
                <w:rFonts w:ascii="Arial" w:hAnsi="Arial" w:cs="Arial"/>
                <w:sz w:val="24"/>
                <w:szCs w:val="24"/>
              </w:rPr>
              <w:t>data logging</w:t>
            </w:r>
          </w:p>
          <w:p w14:paraId="0E728BAC" w14:textId="77777777" w:rsidR="0068668A" w:rsidRPr="00F56D8B" w:rsidRDefault="0068668A" w:rsidP="00F56D8B">
            <w:pPr>
              <w:pStyle w:val="Normal1"/>
              <w:numPr>
                <w:ilvl w:val="0"/>
                <w:numId w:val="9"/>
              </w:numPr>
              <w:ind w:left="284" w:firstLine="0"/>
              <w:jc w:val="both"/>
              <w:rPr>
                <w:rFonts w:ascii="Arial" w:hAnsi="Arial" w:cs="Arial"/>
                <w:sz w:val="24"/>
                <w:szCs w:val="24"/>
              </w:rPr>
            </w:pPr>
          </w:p>
        </w:tc>
        <w:tc>
          <w:tcPr>
            <w:tcW w:w="2409" w:type="dxa"/>
            <w:tcPrChange w:id="480" w:author="Sam Lo" w:date="2017-02-02T13:49:00Z">
              <w:tcPr>
                <w:tcW w:w="1984" w:type="dxa"/>
              </w:tcPr>
            </w:tcPrChange>
          </w:tcPr>
          <w:p w14:paraId="5B64F8E2" w14:textId="010DB22B" w:rsidR="0068668A" w:rsidRPr="00F56D8B" w:rsidRDefault="0068668A" w:rsidP="00F56D8B">
            <w:pPr>
              <w:pStyle w:val="Normal1"/>
              <w:ind w:left="284"/>
              <w:jc w:val="both"/>
              <w:rPr>
                <w:rFonts w:ascii="Arial" w:hAnsi="Arial" w:cs="Arial"/>
                <w:sz w:val="24"/>
                <w:szCs w:val="24"/>
              </w:rPr>
            </w:pPr>
            <w:r w:rsidRPr="00F56D8B">
              <w:rPr>
                <w:rFonts w:ascii="Arial" w:hAnsi="Arial" w:cs="Arial"/>
                <w:sz w:val="24"/>
                <w:szCs w:val="24"/>
              </w:rPr>
              <w:t>Educational Use</w:t>
            </w:r>
          </w:p>
        </w:tc>
      </w:tr>
    </w:tbl>
    <w:p w14:paraId="53614181" w14:textId="77777777" w:rsidR="00705F68" w:rsidRPr="00F56D8B" w:rsidRDefault="00705F68" w:rsidP="00F56D8B">
      <w:pPr>
        <w:jc w:val="both"/>
        <w:rPr>
          <w:rFonts w:ascii="Arial" w:hAnsi="Arial" w:cs="Arial"/>
        </w:rPr>
      </w:pPr>
    </w:p>
    <w:p w14:paraId="551ACDF3" w14:textId="77777777" w:rsidR="00705F68" w:rsidRPr="00F56D8B" w:rsidRDefault="00705F68" w:rsidP="00F56D8B">
      <w:pPr>
        <w:jc w:val="both"/>
        <w:rPr>
          <w:rFonts w:ascii="Arial" w:hAnsi="Arial" w:cs="Arial"/>
        </w:rPr>
      </w:pPr>
    </w:p>
    <w:p w14:paraId="005BC630" w14:textId="77777777" w:rsidR="00705F68" w:rsidRPr="00F56D8B" w:rsidRDefault="00705F68" w:rsidP="00F56D8B">
      <w:pPr>
        <w:jc w:val="both"/>
        <w:rPr>
          <w:rFonts w:ascii="Arial" w:hAnsi="Arial" w:cs="Arial"/>
        </w:rPr>
      </w:pPr>
      <w:r w:rsidRPr="00F56D8B">
        <w:rPr>
          <w:rFonts w:ascii="Arial" w:hAnsi="Arial" w:cs="Arial"/>
        </w:rPr>
        <w:br w:type="page"/>
      </w:r>
    </w:p>
    <w:p w14:paraId="5BCEC9EC" w14:textId="6F277A3F" w:rsidR="00DD11C0" w:rsidRPr="00F56D8B" w:rsidRDefault="00DD11C0" w:rsidP="00F56D8B">
      <w:pPr>
        <w:pStyle w:val="Heading1"/>
        <w:spacing w:before="480" w:beforeAutospacing="0" w:after="0" w:afterAutospacing="0"/>
        <w:jc w:val="both"/>
        <w:rPr>
          <w:rFonts w:ascii="Arial" w:eastAsia="Times New Roman" w:hAnsi="Arial" w:cs="Arial"/>
          <w:sz w:val="24"/>
          <w:szCs w:val="24"/>
        </w:rPr>
      </w:pPr>
      <w:bookmarkStart w:id="481" w:name="_Toc347617521"/>
      <w:r w:rsidRPr="00F56D8B">
        <w:rPr>
          <w:rFonts w:ascii="Arial" w:eastAsia="Times New Roman" w:hAnsi="Arial" w:cs="Arial"/>
          <w:sz w:val="24"/>
          <w:szCs w:val="24"/>
        </w:rPr>
        <w:t xml:space="preserve">5. </w:t>
      </w:r>
      <w:r w:rsidR="00EA0934" w:rsidRPr="00F56D8B">
        <w:rPr>
          <w:rFonts w:ascii="Arial" w:eastAsia="Times New Roman" w:hAnsi="Arial" w:cs="Arial"/>
          <w:sz w:val="24"/>
          <w:szCs w:val="24"/>
        </w:rPr>
        <w:t>Sun photometer</w:t>
      </w:r>
      <w:r w:rsidRPr="00F56D8B">
        <w:rPr>
          <w:rFonts w:ascii="Arial" w:eastAsia="Times New Roman" w:hAnsi="Arial" w:cs="Arial"/>
          <w:sz w:val="24"/>
          <w:szCs w:val="24"/>
        </w:rPr>
        <w:t xml:space="preserve"> Prototype Design</w:t>
      </w:r>
      <w:bookmarkEnd w:id="481"/>
      <w:r w:rsidRPr="00F56D8B">
        <w:rPr>
          <w:rFonts w:ascii="Arial" w:eastAsia="Times New Roman" w:hAnsi="Arial" w:cs="Arial"/>
          <w:sz w:val="24"/>
          <w:szCs w:val="24"/>
        </w:rPr>
        <w:t xml:space="preserve"> </w:t>
      </w:r>
    </w:p>
    <w:p w14:paraId="27253C34" w14:textId="77777777" w:rsidR="00DD11C0" w:rsidRPr="00F56D8B" w:rsidRDefault="00DD11C0" w:rsidP="00F56D8B">
      <w:pPr>
        <w:jc w:val="both"/>
        <w:rPr>
          <w:rFonts w:ascii="Arial" w:eastAsia="Times New Roman" w:hAnsi="Arial" w:cs="Arial"/>
        </w:rPr>
      </w:pPr>
    </w:p>
    <w:p w14:paraId="5A83541B" w14:textId="59733E7A"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 xml:space="preserve">Sun photometer is an instrument for detecting aerosol and water vapour content. The objectives of designing a sun photometer for this research are </w:t>
      </w:r>
      <w:ins w:id="482" w:author="Sam Lo" w:date="2017-02-02T15:00:00Z">
        <w:r w:rsidR="00765A1E">
          <w:rPr>
            <w:rFonts w:ascii="Arial" w:hAnsi="Arial" w:cs="Arial"/>
            <w:sz w:val="24"/>
            <w:szCs w:val="24"/>
          </w:rPr>
          <w:t xml:space="preserve">1: </w:t>
        </w:r>
      </w:ins>
      <w:r w:rsidRPr="00F56D8B">
        <w:rPr>
          <w:rFonts w:ascii="Arial" w:hAnsi="Arial" w:cs="Arial"/>
          <w:sz w:val="24"/>
          <w:szCs w:val="24"/>
        </w:rPr>
        <w:t xml:space="preserve">to ensure that it is able to perform aerosol optical depth measurements at 440nm, 525nm, and 635nm, </w:t>
      </w:r>
      <w:ins w:id="483" w:author="Sam Lo" w:date="2017-02-02T15:01:00Z">
        <w:r w:rsidR="00765A1E">
          <w:rPr>
            <w:rFonts w:ascii="Arial" w:hAnsi="Arial" w:cs="Arial"/>
            <w:sz w:val="24"/>
            <w:szCs w:val="24"/>
          </w:rPr>
          <w:t xml:space="preserve">and 2: </w:t>
        </w:r>
      </w:ins>
      <w:del w:id="484" w:author="Sam Lo" w:date="2017-02-02T15:01:00Z">
        <w:r w:rsidRPr="00F56D8B" w:rsidDel="00765A1E">
          <w:rPr>
            <w:rFonts w:ascii="Arial" w:hAnsi="Arial" w:cs="Arial"/>
            <w:sz w:val="24"/>
            <w:szCs w:val="24"/>
          </w:rPr>
          <w:delText xml:space="preserve">as well as </w:delText>
        </w:r>
      </w:del>
      <w:r w:rsidRPr="00F56D8B">
        <w:rPr>
          <w:rFonts w:ascii="Arial" w:hAnsi="Arial" w:cs="Arial"/>
          <w:sz w:val="24"/>
          <w:szCs w:val="24"/>
        </w:rPr>
        <w:t xml:space="preserve">perform water vapour measurements at 870nm and 940nm. </w:t>
      </w:r>
      <w:del w:id="485" w:author="Sam Lo" w:date="2017-02-02T15:01:00Z">
        <w:r w:rsidRPr="00F56D8B" w:rsidDel="00765A1E">
          <w:rPr>
            <w:rFonts w:ascii="Arial" w:hAnsi="Arial" w:cs="Arial"/>
            <w:sz w:val="24"/>
            <w:szCs w:val="24"/>
          </w:rPr>
          <w:delText xml:space="preserve">It is also required integration with radio communications modules and GPS positioning sensor, so that it can transmit via 4G or HF communications, and capable to measure the voltage data in the direction of the sun with reference to the location. </w:delText>
        </w:r>
      </w:del>
      <w:r w:rsidRPr="00F56D8B">
        <w:rPr>
          <w:rFonts w:ascii="Arial" w:hAnsi="Arial" w:cs="Arial"/>
          <w:sz w:val="24"/>
          <w:szCs w:val="24"/>
        </w:rPr>
        <w:t xml:space="preserve">This chapter will discuss the requirements of achieving the objectives, the research challenges, and preliminary results and discussion. </w:t>
      </w:r>
    </w:p>
    <w:p w14:paraId="7B3E7901" w14:textId="77777777" w:rsidR="00DD11C0" w:rsidRPr="00F56D8B" w:rsidRDefault="00DD11C0" w:rsidP="00F56D8B">
      <w:pPr>
        <w:pStyle w:val="Heading2"/>
        <w:ind w:left="0"/>
      </w:pPr>
      <w:bookmarkStart w:id="486" w:name="_Toc347617522"/>
      <w:r w:rsidRPr="00F56D8B">
        <w:t>5.1. Requirements for designing a sun photometer prototype</w:t>
      </w:r>
      <w:bookmarkEnd w:id="486"/>
    </w:p>
    <w:p w14:paraId="26B51C77" w14:textId="77777777" w:rsidR="00DD11C0" w:rsidRPr="00F56D8B" w:rsidRDefault="00DD11C0" w:rsidP="00F56D8B">
      <w:pPr>
        <w:jc w:val="both"/>
        <w:rPr>
          <w:rFonts w:ascii="Arial" w:eastAsia="Times New Roman" w:hAnsi="Arial" w:cs="Arial"/>
        </w:rPr>
      </w:pPr>
    </w:p>
    <w:p w14:paraId="0D11D9E0"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A sun photometer requires photodiodes or LEDs to act as sensors for detecting voltage in experiments such as aerosol optical depth measurements and water vapour measurements. Building a sensor circuit with a trans-impedance amplifier, and an instrumentation amplifier has done this. However, it requires the LEDs or photodiodes at 440nm, 525nm, 635nm, 870nm, and 940nm. This means that choosing LEDs and photodiodes is the main requirement for designing a sun photometer prototype, as they will determine the values of the feedback resistors, and feedback capacitors in the sensor.  </w:t>
      </w:r>
    </w:p>
    <w:p w14:paraId="00E01549"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 xml:space="preserve">The challenge for achieving this requirement is the LEDs and photodiodes have different spectral responses even if they have the same wavelength in the emission spectrum. The detection spectrum of these LEDs and photodiodes is depending on their detection properties, and their voltage responses. </w:t>
      </w:r>
    </w:p>
    <w:p w14:paraId="2F9D39C2"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 xml:space="preserve">It also requires feedback resistors and feedback capacitors to have low tolerance with reference to temperature change, as they can change the voltages detected from the sensors. This is depending on the prototype architecture, and the temperature isolation between the sun photometer and radio transceiver. This can be done by using a temperature chamber to identify the characteristics of feedback resistors and feedback capacitors under a range of temperature change. </w:t>
      </w:r>
    </w:p>
    <w:p w14:paraId="3DBD8FB6" w14:textId="77821BF6"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 xml:space="preserve">It has to be capable to detect atmospheric pollution in real world situations. This requires a tracking device to mount with the sun photometer in order for the sun photometer to point towards the sun. The tracking device requires a positioning sensor for GPS positioning, as GPS positioning enables water vapour validation. This validation will then compute with the </w:t>
      </w:r>
      <w:r w:rsidR="00EA0934" w:rsidRPr="00F56D8B">
        <w:rPr>
          <w:rFonts w:ascii="Arial" w:hAnsi="Arial" w:cs="Arial"/>
          <w:sz w:val="24"/>
          <w:szCs w:val="24"/>
        </w:rPr>
        <w:t>data logger</w:t>
      </w:r>
      <w:r w:rsidRPr="00F56D8B">
        <w:rPr>
          <w:rFonts w:ascii="Arial" w:hAnsi="Arial" w:cs="Arial"/>
          <w:sz w:val="24"/>
          <w:szCs w:val="24"/>
        </w:rPr>
        <w:t xml:space="preserve"> in the sun photometer to present the detect voltages, and the aerosols content. </w:t>
      </w:r>
    </w:p>
    <w:p w14:paraId="2C3EFBFE"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 xml:space="preserve">The sun photometer is capable to apply in several potential applications such as lab-based measurements on particulate matters, and aerosol optical depth measurements in real world situations. This can be done with a chamber for lab-based measurements on particulate matters, and placing collimators to prevent stray lights entering into the sensor. </w:t>
      </w:r>
    </w:p>
    <w:p w14:paraId="07560A5B" w14:textId="77777777" w:rsidR="00DD11C0" w:rsidRDefault="00DD11C0" w:rsidP="00F56D8B">
      <w:pPr>
        <w:spacing w:after="240"/>
        <w:jc w:val="both"/>
        <w:rPr>
          <w:ins w:id="487" w:author="Sam Lo" w:date="2017-02-02T15:01:00Z"/>
          <w:rFonts w:ascii="Arial" w:eastAsia="Times New Roman" w:hAnsi="Arial" w:cs="Arial"/>
        </w:rPr>
      </w:pPr>
      <w:r w:rsidRPr="00F56D8B">
        <w:rPr>
          <w:rFonts w:ascii="Arial" w:eastAsia="Times New Roman" w:hAnsi="Arial" w:cs="Arial"/>
        </w:rPr>
        <w:br/>
      </w:r>
    </w:p>
    <w:p w14:paraId="3530B75F" w14:textId="77777777" w:rsidR="00765A1E" w:rsidRPr="00F56D8B" w:rsidRDefault="00765A1E" w:rsidP="00F56D8B">
      <w:pPr>
        <w:spacing w:after="240"/>
        <w:jc w:val="both"/>
        <w:rPr>
          <w:rFonts w:ascii="Arial" w:eastAsia="Times New Roman" w:hAnsi="Arial" w:cs="Arial"/>
        </w:rPr>
      </w:pPr>
    </w:p>
    <w:p w14:paraId="0AD7F8B0" w14:textId="77777777" w:rsidR="00DD11C0" w:rsidRPr="00F56D8B" w:rsidRDefault="00DD11C0" w:rsidP="00F56D8B">
      <w:pPr>
        <w:spacing w:after="240"/>
        <w:jc w:val="both"/>
        <w:rPr>
          <w:rFonts w:ascii="Arial" w:eastAsia="Times New Roman" w:hAnsi="Arial" w:cs="Arial"/>
        </w:rPr>
      </w:pPr>
    </w:p>
    <w:p w14:paraId="1A6C312F" w14:textId="77777777" w:rsidR="00DD11C0" w:rsidRPr="00F56D8B" w:rsidRDefault="00DD11C0" w:rsidP="00F56D8B">
      <w:pPr>
        <w:pStyle w:val="Heading2"/>
        <w:ind w:left="0"/>
      </w:pPr>
      <w:bookmarkStart w:id="488" w:name="_Toc347617523"/>
      <w:r w:rsidRPr="00F56D8B">
        <w:t>5.2. Research challenges for designing a sun photometer</w:t>
      </w:r>
      <w:bookmarkEnd w:id="488"/>
    </w:p>
    <w:p w14:paraId="43A7A939" w14:textId="77777777" w:rsidR="00DD11C0" w:rsidRPr="00F56D8B" w:rsidRDefault="00DD11C0" w:rsidP="00F56D8B">
      <w:pPr>
        <w:jc w:val="both"/>
        <w:rPr>
          <w:rFonts w:ascii="Arial" w:eastAsia="Times New Roman" w:hAnsi="Arial" w:cs="Arial"/>
        </w:rPr>
      </w:pPr>
    </w:p>
    <w:p w14:paraId="1213BEAF"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 xml:space="preserve">This section describes the research challenges for designing a sun photometer. </w:t>
      </w:r>
      <w:proofErr w:type="gramStart"/>
      <w:r w:rsidRPr="00F56D8B">
        <w:rPr>
          <w:rFonts w:ascii="Arial" w:hAnsi="Arial" w:cs="Arial"/>
          <w:sz w:val="24"/>
          <w:szCs w:val="24"/>
        </w:rPr>
        <w:t>Field work</w:t>
      </w:r>
      <w:proofErr w:type="gramEnd"/>
      <w:r w:rsidRPr="00F56D8B">
        <w:rPr>
          <w:rFonts w:ascii="Arial" w:hAnsi="Arial" w:cs="Arial"/>
          <w:sz w:val="24"/>
          <w:szCs w:val="24"/>
        </w:rPr>
        <w:t xml:space="preserve"> locations, and LED characteristics are the main challenges for designing a sun photometer, as these challenges will determine the selection of electronic components, sensors, and the mechanical design of the sun photometer. </w:t>
      </w:r>
    </w:p>
    <w:p w14:paraId="1A870449" w14:textId="77777777" w:rsidR="00DD11C0" w:rsidRPr="00F56D8B" w:rsidRDefault="00DD11C0" w:rsidP="00F56D8B">
      <w:pPr>
        <w:pStyle w:val="Heading3"/>
        <w:ind w:left="0"/>
        <w:jc w:val="both"/>
      </w:pPr>
      <w:bookmarkStart w:id="489" w:name="_Toc347617524"/>
      <w:r w:rsidRPr="00F56D8B">
        <w:t>5.2.1. Field work locations</w:t>
      </w:r>
      <w:bookmarkEnd w:id="489"/>
      <w:r w:rsidRPr="00F56D8B">
        <w:t xml:space="preserve"> </w:t>
      </w:r>
    </w:p>
    <w:p w14:paraId="48BC2DA6" w14:textId="77777777" w:rsidR="00DD11C0" w:rsidRPr="00F56D8B" w:rsidRDefault="00DD11C0" w:rsidP="00F56D8B">
      <w:pPr>
        <w:pStyle w:val="NormalWeb"/>
        <w:spacing w:before="0" w:beforeAutospacing="0" w:after="0" w:afterAutospacing="0"/>
        <w:jc w:val="both"/>
        <w:rPr>
          <w:rFonts w:ascii="Arial" w:eastAsia="Times New Roman" w:hAnsi="Arial" w:cs="Arial"/>
          <w:sz w:val="24"/>
          <w:szCs w:val="24"/>
        </w:rPr>
      </w:pPr>
    </w:p>
    <w:p w14:paraId="76301DEE" w14:textId="6EBD6368"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 xml:space="preserve">Aerosols are diverse in terms of size and distribution. They vary in different season, and are depending on both natural and man-made events. Spatial and Temporal Landscapes can affect the results. </w:t>
      </w:r>
      <w:del w:id="490" w:author="Sam Lo" w:date="2017-02-02T15:45:00Z">
        <w:r w:rsidRPr="00F56D8B" w:rsidDel="00B715EC">
          <w:rPr>
            <w:rFonts w:ascii="Arial" w:hAnsi="Arial" w:cs="Arial"/>
            <w:sz w:val="24"/>
            <w:szCs w:val="24"/>
          </w:rPr>
          <w:delText>This happens in big cities such as London and Osaka. For example, there are different landscapes and infrastructures in Zone 1 in comparison with Zone 4 in London, where gases are more concentrated in Zone 1 due to traffic congestion.  </w:delText>
        </w:r>
      </w:del>
      <w:r w:rsidRPr="00F56D8B">
        <w:rPr>
          <w:rFonts w:ascii="Arial" w:hAnsi="Arial" w:cs="Arial"/>
          <w:sz w:val="24"/>
          <w:szCs w:val="24"/>
        </w:rPr>
        <w:t>A</w:t>
      </w:r>
      <w:ins w:id="491" w:author="Sam Lo" w:date="2017-02-02T15:45:00Z">
        <w:r w:rsidR="00B715EC">
          <w:rPr>
            <w:rFonts w:ascii="Arial" w:hAnsi="Arial" w:cs="Arial"/>
            <w:sz w:val="24"/>
            <w:szCs w:val="24"/>
          </w:rPr>
          <w:t xml:space="preserve"> journal article </w:t>
        </w:r>
      </w:ins>
      <w:del w:id="492" w:author="Sam Lo" w:date="2017-02-02T15:45:00Z">
        <w:r w:rsidRPr="00F56D8B" w:rsidDel="00B715EC">
          <w:rPr>
            <w:rFonts w:ascii="Arial" w:hAnsi="Arial" w:cs="Arial"/>
            <w:sz w:val="24"/>
            <w:szCs w:val="24"/>
          </w:rPr>
          <w:delText xml:space="preserve"> research </w:delText>
        </w:r>
      </w:del>
      <w:r w:rsidRPr="00F56D8B">
        <w:rPr>
          <w:rFonts w:ascii="Arial" w:hAnsi="Arial" w:cs="Arial"/>
          <w:sz w:val="24"/>
          <w:szCs w:val="24"/>
        </w:rPr>
        <w:t xml:space="preserve">from Makiko Nakata </w:t>
      </w:r>
      <w:ins w:id="493" w:author="Sam Lo" w:date="2017-02-02T15:44:00Z">
        <w:r w:rsidR="00A16206">
          <w:rPr>
            <w:rFonts w:ascii="Arial" w:hAnsi="Arial" w:cs="Arial"/>
            <w:sz w:val="24"/>
            <w:szCs w:val="24"/>
          </w:rPr>
          <w:fldChar w:fldCharType="begin"/>
        </w:r>
      </w:ins>
      <w:ins w:id="494" w:author="Sam Lo" w:date="2017-02-02T17:19:00Z">
        <w:r w:rsidR="00917EF4">
          <w:rPr>
            <w:rFonts w:ascii="Arial" w:hAnsi="Arial" w:cs="Arial"/>
            <w:sz w:val="24"/>
            <w:szCs w:val="24"/>
          </w:rPr>
          <w:instrText xml:space="preserve"> ADDIN ZOTERO_ITEM CSL_CITATION {"citationID":"2mmm3b31cl","properties":{"formattedCitation":"[38]","plainCitation":"[38]"},"citationItems":[{"id":3664,"uris":["http://zotero.org/users/1792213/items/QJDEV2RK"],"uri":["http://zotero.org/users/1792213/items/QJDEV2RK"],"itemData":{"id":3664,"type":"article-journal","title":"Spatial and Temporal Variations of Atmospheric Aerosol in Osaka","container-title":"Atmosphere","page":"157-168","volume":"4","issue":"2","source":"CrossRef","DOI":"10.3390/atmos4020157","ISSN":"2073-4433","language":"en","author":[{"family":"Nakata","given":"Makiko"},{"family":"Sano","given":"Itaru"},{"family":"Mukai","given":"Sonoyo"},{"family":"Holben","given":"Brent"}],"issued":{"date-parts":[["2013",5,21]]}}}],"schema":"https://github.com/citation-style-language/schema/raw/master/csl-citation.json"} </w:instrText>
        </w:r>
      </w:ins>
      <w:r w:rsidR="00A16206">
        <w:rPr>
          <w:rFonts w:ascii="Arial" w:hAnsi="Arial" w:cs="Arial"/>
          <w:sz w:val="24"/>
          <w:szCs w:val="24"/>
        </w:rPr>
        <w:fldChar w:fldCharType="separate"/>
      </w:r>
      <w:ins w:id="495" w:author="Sam Lo" w:date="2017-02-02T17:19:00Z">
        <w:r w:rsidR="00917EF4">
          <w:rPr>
            <w:rFonts w:ascii="Arial" w:hAnsi="Arial" w:cs="Arial"/>
            <w:noProof/>
            <w:sz w:val="24"/>
            <w:szCs w:val="24"/>
          </w:rPr>
          <w:t>[38]</w:t>
        </w:r>
      </w:ins>
      <w:ins w:id="496" w:author="Sam Lo" w:date="2017-02-02T15:44:00Z">
        <w:r w:rsidR="00A16206">
          <w:rPr>
            <w:rFonts w:ascii="Arial" w:hAnsi="Arial" w:cs="Arial"/>
            <w:sz w:val="24"/>
            <w:szCs w:val="24"/>
          </w:rPr>
          <w:fldChar w:fldCharType="end"/>
        </w:r>
        <w:r w:rsidR="00A16206">
          <w:rPr>
            <w:rFonts w:ascii="Arial" w:hAnsi="Arial" w:cs="Arial"/>
            <w:sz w:val="24"/>
            <w:szCs w:val="24"/>
          </w:rPr>
          <w:t xml:space="preserve"> </w:t>
        </w:r>
      </w:ins>
      <w:r w:rsidRPr="00F56D8B">
        <w:rPr>
          <w:rFonts w:ascii="Arial" w:hAnsi="Arial" w:cs="Arial"/>
          <w:sz w:val="24"/>
          <w:szCs w:val="24"/>
        </w:rPr>
        <w:t>analyse</w:t>
      </w:r>
      <w:ins w:id="497" w:author="Sam Lo" w:date="2017-02-02T15:45:00Z">
        <w:r w:rsidR="00B715EC">
          <w:rPr>
            <w:rFonts w:ascii="Arial" w:hAnsi="Arial" w:cs="Arial"/>
            <w:sz w:val="24"/>
            <w:szCs w:val="24"/>
          </w:rPr>
          <w:t>d</w:t>
        </w:r>
      </w:ins>
      <w:del w:id="498" w:author="Sam Lo" w:date="2017-02-02T15:45:00Z">
        <w:r w:rsidRPr="00F56D8B" w:rsidDel="00B715EC">
          <w:rPr>
            <w:rFonts w:ascii="Arial" w:hAnsi="Arial" w:cs="Arial"/>
            <w:sz w:val="24"/>
            <w:szCs w:val="24"/>
          </w:rPr>
          <w:delText>s</w:delText>
        </w:r>
      </w:del>
      <w:r w:rsidRPr="00F56D8B">
        <w:rPr>
          <w:rFonts w:ascii="Arial" w:hAnsi="Arial" w:cs="Arial"/>
          <w:sz w:val="24"/>
          <w:szCs w:val="24"/>
        </w:rPr>
        <w:t xml:space="preserve"> the spatial and temporal variations in Eastern Osaka, where clearly the aerosols distribution in spatial landscapes is more concentrated than that in temporal lands</w:t>
      </w:r>
      <w:r w:rsidR="00E6709B" w:rsidRPr="00F56D8B">
        <w:rPr>
          <w:rFonts w:ascii="Arial" w:hAnsi="Arial" w:cs="Arial"/>
          <w:sz w:val="24"/>
          <w:szCs w:val="24"/>
        </w:rPr>
        <w:t xml:space="preserve">capes </w:t>
      </w:r>
      <w:r w:rsidR="00E6709B" w:rsidRPr="00F56D8B">
        <w:rPr>
          <w:rFonts w:ascii="Arial" w:hAnsi="Arial" w:cs="Arial"/>
          <w:sz w:val="24"/>
          <w:szCs w:val="24"/>
        </w:rPr>
        <w:fldChar w:fldCharType="begin"/>
      </w:r>
      <w:ins w:id="499" w:author="Sam Lo" w:date="2017-02-02T17:19:00Z">
        <w:r w:rsidR="00917EF4">
          <w:rPr>
            <w:rFonts w:ascii="Arial" w:hAnsi="Arial" w:cs="Arial"/>
            <w:sz w:val="24"/>
            <w:szCs w:val="24"/>
          </w:rPr>
          <w:instrText xml:space="preserve"> ADDIN ZOTERO_ITEM CSL_CITATION {"citationID":"kelbannch","properties":{"formattedCitation":"[38]","plainCitation":"[38]"},"citationItems":[{"id":3664,"uris":["http://zotero.org/users/1792213/items/QJDEV2RK"],"uri":["http://zotero.org/users/1792213/items/QJDEV2RK"],"itemData":{"id":3664,"type":"article-journal","title":"Spatial and Temporal Variations of Atmospheric Aerosol in Osaka","container-title":"Atmosphere","page":"157-168","volume":"4","issue":"2","source":"CrossRef","DOI":"10.3390/atmos4020157","ISSN":"2073-4433","language":"en","author":[{"family":"Nakata","given":"Makiko"},{"family":"Sano","given":"Itaru"},{"family":"Mukai","given":"Sonoyo"},{"family":"Holben","given":"Brent"}],"issued":{"date-parts":[["2013",5,21]]}}}],"schema":"https://github.com/citation-style-language/schema/raw/master/csl-citation.json"} </w:instrText>
        </w:r>
      </w:ins>
      <w:del w:id="500" w:author="Sam Lo" w:date="2017-02-02T11:57:00Z">
        <w:r w:rsidR="00E6709B" w:rsidRPr="00F56D8B" w:rsidDel="0029363E">
          <w:rPr>
            <w:rFonts w:ascii="Arial" w:hAnsi="Arial" w:cs="Arial"/>
            <w:sz w:val="24"/>
            <w:szCs w:val="24"/>
          </w:rPr>
          <w:delInstrText xml:space="preserve"> ADDIN ZOTERO_ITEM CSL_CITATION {"citationID":"kelbannch","properties":{"formattedCitation":"[32]","plainCitation":"[32]"},"citationItems":[{"id":3664,"uris":["http://zotero.org/users/1792213/items/QJDEV2RK"],"uri":["http://zotero.org/users/1792213/items/QJDEV2RK"],"itemData":{"id":3664,"type":"article-journal","title":"Spatial and Temporal Variations of Atmospheric Aerosol in Osaka","container-title":"Atmosphere","page":"157-168","volume":"4","issue":"2","source":"CrossRef","DOI":"10.3390/atmos4020157","ISSN":"2073-4433","language":"en","author":[{"family":"Nakata","given":"Makiko"},{"family":"Sano","given":"Itaru"},{"family":"Mukai","given":"Sonoyo"},{"family":"Holben","given":"Brent"}],"issued":{"date-parts":[["2013",5,21]]}}}],"schema":"https://github.com/citation-style-language/schema/raw/master/csl-citation.json"} </w:delInstrText>
        </w:r>
      </w:del>
      <w:r w:rsidR="00E6709B" w:rsidRPr="00F56D8B">
        <w:rPr>
          <w:rFonts w:ascii="Arial" w:hAnsi="Arial" w:cs="Arial"/>
          <w:sz w:val="24"/>
          <w:szCs w:val="24"/>
        </w:rPr>
        <w:fldChar w:fldCharType="separate"/>
      </w:r>
      <w:ins w:id="501" w:author="Sam Lo" w:date="2017-02-02T17:19:00Z">
        <w:r w:rsidR="00917EF4">
          <w:rPr>
            <w:rFonts w:ascii="Arial" w:hAnsi="Arial" w:cs="Arial"/>
            <w:noProof/>
            <w:sz w:val="24"/>
            <w:szCs w:val="24"/>
          </w:rPr>
          <w:t>[38]</w:t>
        </w:r>
      </w:ins>
      <w:del w:id="502" w:author="Sam Lo" w:date="2017-02-02T11:57:00Z">
        <w:r w:rsidR="00E6709B" w:rsidRPr="00917EF4" w:rsidDel="0029363E">
          <w:rPr>
            <w:rFonts w:ascii="Arial" w:hAnsi="Arial" w:cs="Arial"/>
            <w:noProof/>
            <w:sz w:val="24"/>
            <w:szCs w:val="24"/>
          </w:rPr>
          <w:delText>[32]</w:delText>
        </w:r>
      </w:del>
      <w:r w:rsidR="00E6709B" w:rsidRPr="00F56D8B">
        <w:rPr>
          <w:rFonts w:ascii="Arial" w:hAnsi="Arial" w:cs="Arial"/>
          <w:sz w:val="24"/>
          <w:szCs w:val="24"/>
        </w:rPr>
        <w:fldChar w:fldCharType="end"/>
      </w:r>
      <w:r w:rsidR="00E6709B" w:rsidRPr="00F56D8B">
        <w:rPr>
          <w:rFonts w:ascii="Arial" w:hAnsi="Arial" w:cs="Arial"/>
          <w:sz w:val="24"/>
          <w:szCs w:val="24"/>
        </w:rPr>
        <w:t>.</w:t>
      </w:r>
      <w:r w:rsidRPr="00F56D8B">
        <w:rPr>
          <w:rFonts w:ascii="Arial" w:hAnsi="Arial" w:cs="Arial"/>
          <w:sz w:val="24"/>
          <w:szCs w:val="24"/>
        </w:rPr>
        <w:t xml:space="preserve"> </w:t>
      </w:r>
    </w:p>
    <w:p w14:paraId="2EF9317E" w14:textId="77777777" w:rsidR="00DD11C0" w:rsidRPr="00F56D8B" w:rsidRDefault="00DD11C0" w:rsidP="00F56D8B">
      <w:pPr>
        <w:pStyle w:val="NormalWeb"/>
        <w:spacing w:before="0" w:beforeAutospacing="0" w:after="0" w:afterAutospacing="0"/>
        <w:jc w:val="both"/>
        <w:rPr>
          <w:rFonts w:ascii="Arial" w:hAnsi="Arial" w:cs="Arial"/>
          <w:sz w:val="24"/>
          <w:szCs w:val="24"/>
        </w:rPr>
      </w:pPr>
    </w:p>
    <w:p w14:paraId="28EC7655" w14:textId="501830A1"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Su</w:t>
      </w:r>
      <w:r w:rsidR="00E6709B" w:rsidRPr="00F56D8B">
        <w:rPr>
          <w:rFonts w:ascii="Arial" w:hAnsi="Arial" w:cs="Arial"/>
          <w:sz w:val="24"/>
          <w:szCs w:val="24"/>
        </w:rPr>
        <w:t xml:space="preserve">n photometer records burst data </w:t>
      </w:r>
      <w:r w:rsidR="00E6709B" w:rsidRPr="00F56D8B">
        <w:rPr>
          <w:rFonts w:ascii="Arial" w:hAnsi="Arial" w:cs="Arial"/>
          <w:sz w:val="24"/>
          <w:szCs w:val="24"/>
        </w:rPr>
        <w:fldChar w:fldCharType="begin"/>
      </w:r>
      <w:ins w:id="503" w:author="Sam Lo" w:date="2017-02-02T17:19:00Z">
        <w:r w:rsidR="00917EF4">
          <w:rPr>
            <w:rFonts w:ascii="Arial" w:hAnsi="Arial" w:cs="Arial"/>
            <w:sz w:val="24"/>
            <w:szCs w:val="24"/>
          </w:rPr>
          <w:instrText xml:space="preserve"> ADDIN ZOTERO_ITEM CSL_CITATION {"citationID":"er7aat6k1","properties":{"formattedCitation":"[39]","plainCitation":"[39]"},"citationItems":[{"id":2657,"uris":["http://zotero.org/users/1792213/items/CXJBZABJ"],"uri":["http://zotero.org/users/1792213/items/CXJBZABJ"],"itemData":{"id":2657,"type":"article-journal","title":"Aerosol properties of the Eyjafjallajökull ash derived from sun photometer and satellite observations over the Iberian Peninsula","container-title":"Atmospheric Environment","page":"22-32","volume":"48","source":"CrossRef","DOI":"10.1016/j.atmosenv.2011.09.072","ISSN":"13522310","language":"en","author":[{"family":"Toledano","given":"C."},{"family":"Bennouna","given":"Y."},{"family":"Cachorro","given":"V."},{"family":"Ortiz de Galisteo","given":"J.P."},{"family":"Stohl","given":"A."},{"family":"Stebel","given":"K."},{"family":"Kristiansen","given":"N.I."},{"family":"Olmo","given":"F.J."},{"family":"Lyamani","given":"H."},{"family":"Obregón","given":"M.A."},{"family":"Estellés","given":"V."},{"family":"Wagner","given":"F."},{"family":"Baldasano","given":"J.M."},{"family":"González-Castanedo","given":"Y."},{"family":"Clarisse","given":"L."},{"family":"Frutos","given":"A.M.","non-dropping-particle":"de"}],"issued":{"date-parts":[["2012",3]]}}}],"schema":"https://github.com/citation-style-language/schema/raw/master/csl-citation.json"} </w:instrText>
        </w:r>
      </w:ins>
      <w:del w:id="504" w:author="Sam Lo" w:date="2017-02-02T11:57:00Z">
        <w:r w:rsidR="00E6709B" w:rsidRPr="00F56D8B" w:rsidDel="0029363E">
          <w:rPr>
            <w:rFonts w:ascii="Arial" w:hAnsi="Arial" w:cs="Arial"/>
            <w:sz w:val="24"/>
            <w:szCs w:val="24"/>
          </w:rPr>
          <w:delInstrText xml:space="preserve"> ADDIN ZOTERO_ITEM CSL_CITATION {"citationID":"er7aat6k1","properties":{"formattedCitation":"[33]","plainCitation":"[33]"},"citationItems":[{"id":2657,"uris":["http://zotero.org/users/1792213/items/CXJBZABJ"],"uri":["http://zotero.org/users/1792213/items/CXJBZABJ"],"itemData":{"id":2657,"type":"article-journal","title":"Aerosol properties of the Eyjafjallajökull ash derived from sun photometer and satellite observations over the Iberian Peninsula","container-title":"Atmospheric Environment","page":"22-32","volume":"48","source":"CrossRef","DOI":"10.1016/j.atmosenv.2011.09.072","ISSN":"13522310","language":"en","author":[{"family":"Toledano","given":"C."},{"family":"Bennouna","given":"Y."},{"family":"Cachorro","given":"V."},{"family":"Ortiz de Galisteo","given":"J.P."},{"family":"Stohl","given":"A."},{"family":"Stebel","given":"K."},{"family":"Kristiansen","given":"N.I."},{"family":"Olmo","given":"F.J."},{"family":"Lyamani","given":"H."},{"family":"Obregón","given":"M.A."},{"family":"Estellés","given":"V."},{"family":"Wagner","given":"F."},{"family":"Baldasano","given":"J.M."},{"family":"González-Castanedo","given":"Y."},{"family":"Clarisse","given":"L."},{"family":"Frutos","given":"A.M.","non-dropping-particle":"de"}],"issued":{"date-parts":[["2012",3]]}}}],"schema":"https://github.com/citation-style-language/schema/raw/master/csl-citation.json"} </w:delInstrText>
        </w:r>
      </w:del>
      <w:r w:rsidR="00E6709B" w:rsidRPr="00F56D8B">
        <w:rPr>
          <w:rFonts w:ascii="Arial" w:hAnsi="Arial" w:cs="Arial"/>
          <w:sz w:val="24"/>
          <w:szCs w:val="24"/>
        </w:rPr>
        <w:fldChar w:fldCharType="separate"/>
      </w:r>
      <w:ins w:id="505" w:author="Sam Lo" w:date="2017-02-02T17:19:00Z">
        <w:r w:rsidR="00917EF4">
          <w:rPr>
            <w:rFonts w:ascii="Arial" w:hAnsi="Arial" w:cs="Arial"/>
            <w:noProof/>
            <w:sz w:val="24"/>
            <w:szCs w:val="24"/>
          </w:rPr>
          <w:t>[39]</w:t>
        </w:r>
      </w:ins>
      <w:del w:id="506" w:author="Sam Lo" w:date="2017-02-02T11:57:00Z">
        <w:r w:rsidR="00E6709B" w:rsidRPr="00917EF4" w:rsidDel="0029363E">
          <w:rPr>
            <w:rFonts w:ascii="Arial" w:hAnsi="Arial" w:cs="Arial"/>
            <w:noProof/>
            <w:sz w:val="24"/>
            <w:szCs w:val="24"/>
          </w:rPr>
          <w:delText>[</w:delText>
        </w:r>
        <w:r w:rsidR="00E6709B" w:rsidRPr="00477376" w:rsidDel="0029363E">
          <w:rPr>
            <w:rFonts w:ascii="Arial" w:hAnsi="Arial" w:cs="Arial"/>
            <w:noProof/>
            <w:sz w:val="24"/>
            <w:szCs w:val="24"/>
          </w:rPr>
          <w:delText>33]</w:delText>
        </w:r>
      </w:del>
      <w:r w:rsidR="00E6709B" w:rsidRPr="00F56D8B">
        <w:rPr>
          <w:rFonts w:ascii="Arial" w:hAnsi="Arial" w:cs="Arial"/>
          <w:sz w:val="24"/>
          <w:szCs w:val="24"/>
        </w:rPr>
        <w:fldChar w:fldCharType="end"/>
      </w:r>
      <w:r w:rsidR="00E6709B" w:rsidRPr="00F56D8B">
        <w:rPr>
          <w:rFonts w:ascii="Arial" w:hAnsi="Arial" w:cs="Arial"/>
          <w:sz w:val="24"/>
          <w:szCs w:val="24"/>
        </w:rPr>
        <w:t xml:space="preserve">. </w:t>
      </w:r>
      <w:r w:rsidRPr="00F56D8B">
        <w:rPr>
          <w:rFonts w:ascii="Arial" w:hAnsi="Arial" w:cs="Arial"/>
          <w:sz w:val="24"/>
          <w:szCs w:val="24"/>
        </w:rPr>
        <w:t>They have delays per recording, and are weak for radio transmission. The accuracy of recorded data is depending on the location where the data has been recorded. This means that the altitude, and climate can vary the calibration constant</w:t>
      </w:r>
      <w:r w:rsidR="00E6709B" w:rsidRPr="00F56D8B">
        <w:rPr>
          <w:rFonts w:ascii="Arial" w:hAnsi="Arial" w:cs="Arial"/>
          <w:sz w:val="24"/>
          <w:szCs w:val="24"/>
        </w:rPr>
        <w:t xml:space="preserve"> </w:t>
      </w:r>
      <w:r w:rsidR="00E6709B" w:rsidRPr="00F56D8B">
        <w:rPr>
          <w:rFonts w:ascii="Arial" w:hAnsi="Arial" w:cs="Arial"/>
          <w:sz w:val="24"/>
          <w:szCs w:val="24"/>
        </w:rPr>
        <w:fldChar w:fldCharType="begin"/>
      </w:r>
      <w:ins w:id="507" w:author="Sam Lo" w:date="2017-02-02T17:19:00Z">
        <w:r w:rsidR="00917EF4">
          <w:rPr>
            <w:rFonts w:ascii="Arial" w:hAnsi="Arial" w:cs="Arial"/>
            <w:sz w:val="24"/>
            <w:szCs w:val="24"/>
          </w:rPr>
          <w:instrText xml:space="preserve"> ADDIN ZOTERO_ITEM CSL_CITATION {"citationID":"f3b4rha66","properties":{"formattedCitation":"[40]","plainCitation":"[40]"},"citationItems":[{"id":3654,"uris":["http://zotero.org/users/1792213/items/2P6HEPI8"],"uri":["http://zotero.org/users/1792213/items/2P6HEPI8"],"itemData":{"id":3654,"type":"article-journal","title":"Langley method applied in study of aerosol optical depth in the Brazilian semiarid region using 500, 670 and 870nm bands for sun photometer calibration","container-title":"Advances in Space Research","page":"1530-1543","volume":"54","issue":"8","source":"CrossRef","DOI":"10.1016/j.asr.2014.06.006","ISSN":"02731177","language":"en","author":[{"family":"Cerqueira","given":"J.G."},{"family":"Fernandez","given":"J.H."},{"family":"Hoelzemann","given":"J.J."},{"family":"Leme","given":"N.M.P."},{"family":"Sousa","given":"C.T."}],"issued":{"date-parts":[["2014",10]]}}}],"schema":"https://github.com/citation-style-language/schema/raw/master/csl-citation.json"} </w:instrText>
        </w:r>
      </w:ins>
      <w:del w:id="508" w:author="Sam Lo" w:date="2017-02-02T11:57:00Z">
        <w:r w:rsidR="00E6709B" w:rsidRPr="00F56D8B" w:rsidDel="0029363E">
          <w:rPr>
            <w:rFonts w:ascii="Arial" w:hAnsi="Arial" w:cs="Arial"/>
            <w:sz w:val="24"/>
            <w:szCs w:val="24"/>
          </w:rPr>
          <w:delInstrText xml:space="preserve"> ADDIN ZOTERO_ITEM CSL_CITATION {"citationID":"f3b4rha66","properties":{"formattedCitation":"[34]","plainCitation":"[34]"},"citationItems":[{"id":3654,"uris":["http://zotero.org/users/1792213/items/2P6HEPI8"],"uri":["http://zotero.org/users/1792213/items/2P6HEPI8"],"itemData":{"id":3654,"type":"article-journal","title":"Langley method applied in study of aerosol optical depth in the Brazilian semiarid region using 500, 670 and 870nm bands for sun photometer calibration","container-title":"Advances in Space Research","page":"1530-1543","volume":"54","issue":"8","source":"CrossRef","DOI":"10.1016/j.asr.2014.06.006","ISSN":"02731177","language":"en","author":[{"family":"Cerqueira","given":"J.G."},{"family":"Fernandez","given":"J.H."},{"family":"Hoelzemann","given":"J.J."},{"family":"Leme","given":"N.M.P."},{"family":"Sousa","given":"C.T."}],"issued":{"date-parts":[["2014",10]]}}}],"schema":"https://github.com/citation-style-language/schema/raw/master/csl-citation.json"} </w:delInstrText>
        </w:r>
      </w:del>
      <w:r w:rsidR="00E6709B" w:rsidRPr="00F56D8B">
        <w:rPr>
          <w:rFonts w:ascii="Arial" w:hAnsi="Arial" w:cs="Arial"/>
          <w:sz w:val="24"/>
          <w:szCs w:val="24"/>
        </w:rPr>
        <w:fldChar w:fldCharType="separate"/>
      </w:r>
      <w:ins w:id="509" w:author="Sam Lo" w:date="2017-02-02T17:19:00Z">
        <w:r w:rsidR="00917EF4">
          <w:rPr>
            <w:rFonts w:ascii="Arial" w:hAnsi="Arial" w:cs="Arial"/>
            <w:noProof/>
            <w:sz w:val="24"/>
            <w:szCs w:val="24"/>
          </w:rPr>
          <w:t>[40]</w:t>
        </w:r>
      </w:ins>
      <w:del w:id="510" w:author="Sam Lo" w:date="2017-02-02T11:57:00Z">
        <w:r w:rsidR="00E6709B" w:rsidRPr="00917EF4" w:rsidDel="0029363E">
          <w:rPr>
            <w:rFonts w:ascii="Arial" w:hAnsi="Arial" w:cs="Arial"/>
            <w:noProof/>
            <w:sz w:val="24"/>
            <w:szCs w:val="24"/>
          </w:rPr>
          <w:delText>[34]</w:delText>
        </w:r>
      </w:del>
      <w:r w:rsidR="00E6709B" w:rsidRPr="00F56D8B">
        <w:rPr>
          <w:rFonts w:ascii="Arial" w:hAnsi="Arial" w:cs="Arial"/>
          <w:sz w:val="24"/>
          <w:szCs w:val="24"/>
        </w:rPr>
        <w:fldChar w:fldCharType="end"/>
      </w:r>
      <w:r w:rsidRPr="00F56D8B">
        <w:rPr>
          <w:rFonts w:ascii="Arial" w:hAnsi="Arial" w:cs="Arial"/>
          <w:sz w:val="24"/>
          <w:szCs w:val="24"/>
        </w:rPr>
        <w:t xml:space="preserve">Various weather conditions can vary data collection from the sun photometer and the radio frequency used in radio communications. Data given from the previous sun photometer recordings are past data, which can give prediction on air pollution and geographical activity, but not actual situations. Present sun photometer data can give the actual situation at the time, but weather conditions can vary the result. </w:t>
      </w:r>
    </w:p>
    <w:p w14:paraId="12846044" w14:textId="77777777" w:rsidR="00DD11C0" w:rsidRPr="00F56D8B" w:rsidRDefault="00DD11C0" w:rsidP="00F56D8B">
      <w:pPr>
        <w:pStyle w:val="NormalWeb"/>
        <w:spacing w:before="0" w:beforeAutospacing="0" w:after="0" w:afterAutospacing="0"/>
        <w:jc w:val="both"/>
        <w:rPr>
          <w:rFonts w:ascii="Arial" w:hAnsi="Arial" w:cs="Arial"/>
          <w:sz w:val="24"/>
          <w:szCs w:val="24"/>
        </w:rPr>
      </w:pPr>
    </w:p>
    <w:p w14:paraId="7B6DCBD1"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The location must have plenty of sunlight and steady climate in order to calibrate the best spectral response from the sensor in outdoor area. There will be a need to deploy testing prototypes to laboratories with plenty of sunlight to perform real measurements in outdoor areas. Spectrophotometer gives the most accurate spectral response but the chosen components must be verified in outdoor areas.</w:t>
      </w:r>
    </w:p>
    <w:p w14:paraId="3E311D31" w14:textId="77777777" w:rsidR="00DD11C0" w:rsidRPr="00F56D8B" w:rsidRDefault="00DD11C0" w:rsidP="00F56D8B">
      <w:pPr>
        <w:pStyle w:val="Heading3"/>
        <w:ind w:left="0"/>
        <w:jc w:val="both"/>
      </w:pPr>
      <w:bookmarkStart w:id="511" w:name="_Toc347617525"/>
      <w:r w:rsidRPr="00F56D8B">
        <w:t>5.2.2. LED characteristics</w:t>
      </w:r>
      <w:bookmarkEnd w:id="511"/>
      <w:r w:rsidRPr="00F56D8B">
        <w:t xml:space="preserve"> </w:t>
      </w:r>
    </w:p>
    <w:p w14:paraId="7D39BBD6" w14:textId="77777777" w:rsidR="00DD11C0" w:rsidRPr="00F56D8B" w:rsidRDefault="00DD11C0" w:rsidP="00F56D8B">
      <w:pPr>
        <w:jc w:val="both"/>
        <w:rPr>
          <w:rFonts w:ascii="Arial" w:eastAsia="Times New Roman" w:hAnsi="Arial" w:cs="Arial"/>
        </w:rPr>
      </w:pPr>
    </w:p>
    <w:p w14:paraId="2AE7F52F" w14:textId="22F06BF6"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 xml:space="preserve">Light Emitting Diodes (LEDs) have aging effect, and absorption may be varied after a period of time. This is because LEDs are semiconductors, which are made with Silicon or Germanium Arsenide. They have periods of </w:t>
      </w:r>
      <w:r w:rsidR="00E6709B" w:rsidRPr="00F56D8B">
        <w:rPr>
          <w:rFonts w:ascii="Arial" w:hAnsi="Arial" w:cs="Arial"/>
          <w:sz w:val="24"/>
          <w:szCs w:val="24"/>
        </w:rPr>
        <w:t>lifetime and electron activity.</w:t>
      </w:r>
      <w:r w:rsidR="00E6709B" w:rsidRPr="00F56D8B">
        <w:rPr>
          <w:rFonts w:ascii="Arial" w:hAnsi="Arial" w:cs="Arial"/>
          <w:sz w:val="24"/>
          <w:szCs w:val="24"/>
        </w:rPr>
        <w:fldChar w:fldCharType="begin"/>
      </w:r>
      <w:ins w:id="512" w:author="Sam Lo" w:date="2017-02-02T17:19:00Z">
        <w:r w:rsidR="00917EF4">
          <w:rPr>
            <w:rFonts w:ascii="Arial" w:hAnsi="Arial" w:cs="Arial"/>
            <w:sz w:val="24"/>
            <w:szCs w:val="24"/>
          </w:rPr>
          <w:instrText xml:space="preserve"> ADDIN ZOTERO_ITEM CSL_CITATION {"citationID":"15pgnp4ev0","properties":{"formattedCitation":"[41]","plainCitation":"[41]"},"citationItems":[{"id":3365,"uris":["http://zotero.org/users/1792213/items/8H85XIII"],"uri":["http://zotero.org/users/1792213/items/8H85XIII"],"itemData":{"id":3365,"type":"article","title":"Reliability and lifetime of LEDs.pdf","URL":"http://www.osram-os.com/Graphics/XPic6/00102625_0.pdf","author":[{"literal":"OSRAM Opto Semiconductors"}],"issued":{"date-parts":[["2013",12]]},"accessed":{"date-parts":[["2016",8,31]]}}}],"schema":"https://github.com/citation-style-language/schema/raw/master/csl-citation.json"} </w:instrText>
        </w:r>
      </w:ins>
      <w:del w:id="513" w:author="Sam Lo" w:date="2017-02-02T11:57:00Z">
        <w:r w:rsidR="00E6709B" w:rsidRPr="00F56D8B" w:rsidDel="0029363E">
          <w:rPr>
            <w:rFonts w:ascii="Arial" w:hAnsi="Arial" w:cs="Arial"/>
            <w:sz w:val="24"/>
            <w:szCs w:val="24"/>
          </w:rPr>
          <w:delInstrText xml:space="preserve"> ADDIN ZOTERO_ITEM CSL_CITATION {"citationID":"15pgnp4ev0","properties":{"formattedCitation":"[35]","plainCitation":"[35]"},"citationItems":[{"id":3365,"uris":["http://zotero.org/users/1792213/items/8H85XIII"],"uri":["http://zotero.org/users/1792213/items/8H85XIII"],"itemData":{"id":3365,"type":"article","title":"Reliability and lifetime of LEDs.pdf","URL":"http://www.osram-os.com/Graphics/XPic6/00102625_0.pdf","author":[{"literal":"OSRAM Opto Semiconductors"}],"issued":{"date-parts":[["2013",12]]},"accessed":{"date-parts":[["2016",8,31]]}}}],"schema":"https://github.com/citation-style-language/schema/raw/master/csl-citation.json"} </w:delInstrText>
        </w:r>
      </w:del>
      <w:r w:rsidR="00E6709B" w:rsidRPr="00F56D8B">
        <w:rPr>
          <w:rFonts w:ascii="Arial" w:hAnsi="Arial" w:cs="Arial"/>
          <w:sz w:val="24"/>
          <w:szCs w:val="24"/>
        </w:rPr>
        <w:fldChar w:fldCharType="separate"/>
      </w:r>
      <w:ins w:id="514" w:author="Sam Lo" w:date="2017-02-02T17:19:00Z">
        <w:r w:rsidR="00917EF4">
          <w:rPr>
            <w:rFonts w:ascii="Arial" w:hAnsi="Arial" w:cs="Arial"/>
            <w:noProof/>
            <w:sz w:val="24"/>
            <w:szCs w:val="24"/>
          </w:rPr>
          <w:t>[41]</w:t>
        </w:r>
      </w:ins>
      <w:del w:id="515" w:author="Sam Lo" w:date="2017-02-02T11:57:00Z">
        <w:r w:rsidR="00E6709B" w:rsidRPr="00917EF4" w:rsidDel="0029363E">
          <w:rPr>
            <w:rFonts w:ascii="Arial" w:hAnsi="Arial" w:cs="Arial"/>
            <w:noProof/>
            <w:sz w:val="24"/>
            <w:szCs w:val="24"/>
          </w:rPr>
          <w:delText>[35]</w:delText>
        </w:r>
      </w:del>
      <w:r w:rsidR="00E6709B" w:rsidRPr="00F56D8B">
        <w:rPr>
          <w:rFonts w:ascii="Arial" w:hAnsi="Arial" w:cs="Arial"/>
          <w:sz w:val="24"/>
          <w:szCs w:val="24"/>
        </w:rPr>
        <w:fldChar w:fldCharType="end"/>
      </w:r>
      <w:r w:rsidR="00E6709B" w:rsidRPr="00F56D8B">
        <w:rPr>
          <w:rFonts w:ascii="Arial" w:hAnsi="Arial" w:cs="Arial"/>
          <w:sz w:val="24"/>
          <w:szCs w:val="24"/>
        </w:rPr>
        <w:t xml:space="preserve"> </w:t>
      </w:r>
      <w:r w:rsidR="00E6709B" w:rsidRPr="00F56D8B">
        <w:rPr>
          <w:rFonts w:ascii="Arial" w:hAnsi="Arial" w:cs="Arial"/>
          <w:sz w:val="24"/>
          <w:szCs w:val="24"/>
        </w:rPr>
        <w:fldChar w:fldCharType="begin"/>
      </w:r>
      <w:ins w:id="516" w:author="Sam Lo" w:date="2017-02-02T17:19:00Z">
        <w:r w:rsidR="00917EF4">
          <w:rPr>
            <w:rFonts w:ascii="Arial" w:hAnsi="Arial" w:cs="Arial"/>
            <w:sz w:val="24"/>
            <w:szCs w:val="24"/>
          </w:rPr>
          <w:instrText xml:space="preserve"> ADDIN ZOTERO_ITEM CSL_CITATION {"citationID":"t3eufgkoo","properties":{"formattedCitation":"[42]","plainCitation":"[42]"},"citationItems":[{"id":3650,"uris":["http://zotero.org/users/1792213/items/H97XQ6NZ"],"uri":["http://zotero.org/users/1792213/items/H97XQ6NZ"],"itemData":{"id":3650,"type":"article-journal","title":"Capabilities and reliability of LEDs and laser diodes","container-title":"Internal NASA Parts and Packaging Publication","source":"Google Scholar","URL":"http://www.academia.edu/download/46920629/Capabilites_and_Reliability_of_LEDs_and_20160630-16971-vj667e.pdf","author":[{"family":"Ott","given":"Melanie"},{"literal":"others"}],"issued":{"date-parts":[["1996"]]},"accessed":{"date-parts":[["2017",1,26]]}}}],"schema":"https://github.com/citation-style-language/schema/raw/master/csl-citation.json"} </w:instrText>
        </w:r>
      </w:ins>
      <w:del w:id="517" w:author="Sam Lo" w:date="2017-02-02T11:57:00Z">
        <w:r w:rsidR="00E6709B" w:rsidRPr="00F56D8B" w:rsidDel="0029363E">
          <w:rPr>
            <w:rFonts w:ascii="Arial" w:hAnsi="Arial" w:cs="Arial"/>
            <w:sz w:val="24"/>
            <w:szCs w:val="24"/>
          </w:rPr>
          <w:delInstrText xml:space="preserve"> ADDIN ZOTERO_ITEM CSL_CITATION {"citationID":"t3eufgkoo","properties":{"formattedCitation":"[36]","plainCitation":"[36]"},"citationItems":[{"id":3650,"uris":["http://zotero.org/users/1792213/items/H97XQ6NZ"],"uri":["http://zotero.org/users/1792213/items/H97XQ6NZ"],"itemData":{"id":3650,"type":"article-journal","title":"Capabilities and reliability of LEDs and laser diodes","container-title":"Internal NASA Parts and Packaging Publication","source":"Google Scholar","URL":"http://www.academia.edu/download/46920629/Capabilites_and_Reliability_of_LEDs_and_20160630-16971-vj667e.pdf","author":[{"family":"Ott","given":"Melanie"},{"literal":"others"}],"issued":{"date-parts":[["1996"]]},"accessed":{"date-parts":[["2017",1,26]]}}}],"schema":"https://github.com/citation-style-language/schema/raw/master/csl-citation.json"} </w:delInstrText>
        </w:r>
      </w:del>
      <w:r w:rsidR="00E6709B" w:rsidRPr="00F56D8B">
        <w:rPr>
          <w:rFonts w:ascii="Arial" w:hAnsi="Arial" w:cs="Arial"/>
          <w:sz w:val="24"/>
          <w:szCs w:val="24"/>
        </w:rPr>
        <w:fldChar w:fldCharType="separate"/>
      </w:r>
      <w:ins w:id="518" w:author="Sam Lo" w:date="2017-02-02T17:19:00Z">
        <w:r w:rsidR="00917EF4">
          <w:rPr>
            <w:rFonts w:ascii="Arial" w:hAnsi="Arial" w:cs="Arial"/>
            <w:noProof/>
            <w:sz w:val="24"/>
            <w:szCs w:val="24"/>
          </w:rPr>
          <w:t>[42]</w:t>
        </w:r>
      </w:ins>
      <w:del w:id="519" w:author="Sam Lo" w:date="2017-02-02T11:57:00Z">
        <w:r w:rsidR="00E6709B" w:rsidRPr="00917EF4" w:rsidDel="0029363E">
          <w:rPr>
            <w:rFonts w:ascii="Arial" w:hAnsi="Arial" w:cs="Arial"/>
            <w:noProof/>
            <w:sz w:val="24"/>
            <w:szCs w:val="24"/>
          </w:rPr>
          <w:delText>[36]</w:delText>
        </w:r>
      </w:del>
      <w:r w:rsidR="00E6709B" w:rsidRPr="00F56D8B">
        <w:rPr>
          <w:rFonts w:ascii="Arial" w:hAnsi="Arial" w:cs="Arial"/>
          <w:sz w:val="24"/>
          <w:szCs w:val="24"/>
        </w:rPr>
        <w:fldChar w:fldCharType="end"/>
      </w:r>
      <w:r w:rsidRPr="00F56D8B">
        <w:rPr>
          <w:rFonts w:ascii="Arial" w:hAnsi="Arial" w:cs="Arial"/>
          <w:sz w:val="24"/>
          <w:szCs w:val="24"/>
        </w:rPr>
        <w:t xml:space="preserve"> Sensitivity of the sun photometer </w:t>
      </w:r>
      <w:ins w:id="520" w:author="Sam Lo" w:date="2017-02-02T13:51:00Z">
        <w:r w:rsidR="001D7CCA">
          <w:rPr>
            <w:rFonts w:ascii="Arial" w:hAnsi="Arial" w:cs="Arial"/>
            <w:sz w:val="24"/>
            <w:szCs w:val="24"/>
          </w:rPr>
          <w:t>will be</w:t>
        </w:r>
      </w:ins>
      <w:del w:id="521" w:author="Sam Lo" w:date="2017-02-02T13:51:00Z">
        <w:r w:rsidRPr="00F56D8B" w:rsidDel="001D7CCA">
          <w:rPr>
            <w:rFonts w:ascii="Arial" w:hAnsi="Arial" w:cs="Arial"/>
            <w:sz w:val="24"/>
            <w:szCs w:val="24"/>
          </w:rPr>
          <w:delText>is</w:delText>
        </w:r>
      </w:del>
      <w:r w:rsidRPr="00F56D8B">
        <w:rPr>
          <w:rFonts w:ascii="Arial" w:hAnsi="Arial" w:cs="Arial"/>
          <w:sz w:val="24"/>
          <w:szCs w:val="24"/>
        </w:rPr>
        <w:t xml:space="preserve"> depend</w:t>
      </w:r>
      <w:ins w:id="522" w:author="Sam Lo" w:date="2017-02-02T13:51:00Z">
        <w:r w:rsidR="001D7CCA">
          <w:rPr>
            <w:rFonts w:ascii="Arial" w:hAnsi="Arial" w:cs="Arial"/>
            <w:sz w:val="24"/>
            <w:szCs w:val="24"/>
          </w:rPr>
          <w:t>ing</w:t>
        </w:r>
      </w:ins>
      <w:del w:id="523" w:author="Sam Lo" w:date="2017-02-02T13:51:00Z">
        <w:r w:rsidRPr="00F56D8B" w:rsidDel="001D7CCA">
          <w:rPr>
            <w:rFonts w:ascii="Arial" w:hAnsi="Arial" w:cs="Arial"/>
            <w:sz w:val="24"/>
            <w:szCs w:val="24"/>
          </w:rPr>
          <w:delText>ent</w:delText>
        </w:r>
      </w:del>
      <w:r w:rsidRPr="00F56D8B">
        <w:rPr>
          <w:rFonts w:ascii="Arial" w:hAnsi="Arial" w:cs="Arial"/>
          <w:sz w:val="24"/>
          <w:szCs w:val="24"/>
        </w:rPr>
        <w:t xml:space="preserve"> on the aging effect of electronic components. The feasibility of the sun photometer </w:t>
      </w:r>
      <w:ins w:id="524" w:author="Sam Lo" w:date="2017-02-02T13:51:00Z">
        <w:r w:rsidR="001D7CCA">
          <w:rPr>
            <w:rFonts w:ascii="Arial" w:hAnsi="Arial" w:cs="Arial"/>
            <w:sz w:val="24"/>
            <w:szCs w:val="24"/>
          </w:rPr>
          <w:t>will be</w:t>
        </w:r>
      </w:ins>
      <w:del w:id="525" w:author="Sam Lo" w:date="2017-02-02T13:51:00Z">
        <w:r w:rsidRPr="00F56D8B" w:rsidDel="001D7CCA">
          <w:rPr>
            <w:rFonts w:ascii="Arial" w:hAnsi="Arial" w:cs="Arial"/>
            <w:sz w:val="24"/>
            <w:szCs w:val="24"/>
          </w:rPr>
          <w:delText>is</w:delText>
        </w:r>
      </w:del>
      <w:r w:rsidRPr="00F56D8B">
        <w:rPr>
          <w:rFonts w:ascii="Arial" w:hAnsi="Arial" w:cs="Arial"/>
          <w:sz w:val="24"/>
          <w:szCs w:val="24"/>
        </w:rPr>
        <w:t xml:space="preserve"> depend</w:t>
      </w:r>
      <w:ins w:id="526" w:author="Sam Lo" w:date="2017-02-02T13:51:00Z">
        <w:r w:rsidR="001D7CCA">
          <w:rPr>
            <w:rFonts w:ascii="Arial" w:hAnsi="Arial" w:cs="Arial"/>
            <w:sz w:val="24"/>
            <w:szCs w:val="24"/>
          </w:rPr>
          <w:t>ing</w:t>
        </w:r>
      </w:ins>
      <w:del w:id="527" w:author="Sam Lo" w:date="2017-02-02T13:51:00Z">
        <w:r w:rsidRPr="00F56D8B" w:rsidDel="001D7CCA">
          <w:rPr>
            <w:rFonts w:ascii="Arial" w:hAnsi="Arial" w:cs="Arial"/>
            <w:sz w:val="24"/>
            <w:szCs w:val="24"/>
          </w:rPr>
          <w:delText>ent</w:delText>
        </w:r>
      </w:del>
      <w:r w:rsidRPr="00F56D8B">
        <w:rPr>
          <w:rFonts w:ascii="Arial" w:hAnsi="Arial" w:cs="Arial"/>
          <w:sz w:val="24"/>
          <w:szCs w:val="24"/>
        </w:rPr>
        <w:t xml:space="preserve"> on the temperature inside the prototype. This </w:t>
      </w:r>
      <w:ins w:id="528" w:author="Sam Lo" w:date="2017-02-02T13:51:00Z">
        <w:r w:rsidR="001D7CCA">
          <w:rPr>
            <w:rFonts w:ascii="Arial" w:hAnsi="Arial" w:cs="Arial"/>
            <w:sz w:val="24"/>
            <w:szCs w:val="24"/>
          </w:rPr>
          <w:t xml:space="preserve">will </w:t>
        </w:r>
      </w:ins>
      <w:r w:rsidRPr="00F56D8B">
        <w:rPr>
          <w:rFonts w:ascii="Arial" w:hAnsi="Arial" w:cs="Arial"/>
          <w:sz w:val="24"/>
          <w:szCs w:val="24"/>
        </w:rPr>
        <w:t>become</w:t>
      </w:r>
      <w:del w:id="529" w:author="Sam Lo" w:date="2017-02-02T13:51:00Z">
        <w:r w:rsidRPr="00F56D8B" w:rsidDel="001D7CCA">
          <w:rPr>
            <w:rFonts w:ascii="Arial" w:hAnsi="Arial" w:cs="Arial"/>
            <w:sz w:val="24"/>
            <w:szCs w:val="24"/>
          </w:rPr>
          <w:delText>s</w:delText>
        </w:r>
      </w:del>
      <w:r w:rsidRPr="00F56D8B">
        <w:rPr>
          <w:rFonts w:ascii="Arial" w:hAnsi="Arial" w:cs="Arial"/>
          <w:sz w:val="24"/>
          <w:szCs w:val="24"/>
        </w:rPr>
        <w:t xml:space="preserve"> significant if the </w:t>
      </w:r>
      <w:r w:rsidR="00EA0934" w:rsidRPr="00F56D8B">
        <w:rPr>
          <w:rFonts w:ascii="Arial" w:hAnsi="Arial" w:cs="Arial"/>
          <w:sz w:val="24"/>
          <w:szCs w:val="24"/>
        </w:rPr>
        <w:t>sun photometer</w:t>
      </w:r>
      <w:r w:rsidRPr="00F56D8B">
        <w:rPr>
          <w:rFonts w:ascii="Arial" w:hAnsi="Arial" w:cs="Arial"/>
          <w:sz w:val="24"/>
          <w:szCs w:val="24"/>
        </w:rPr>
        <w:t xml:space="preserve"> is integrated with the radio transceiver because the radio transceiver </w:t>
      </w:r>
      <w:ins w:id="530" w:author="Sam Lo" w:date="2017-02-02T13:51:00Z">
        <w:r w:rsidR="001D7CCA">
          <w:rPr>
            <w:rFonts w:ascii="Arial" w:hAnsi="Arial" w:cs="Arial"/>
            <w:sz w:val="24"/>
            <w:szCs w:val="24"/>
          </w:rPr>
          <w:t xml:space="preserve">will </w:t>
        </w:r>
      </w:ins>
      <w:r w:rsidRPr="00F56D8B">
        <w:rPr>
          <w:rFonts w:ascii="Arial" w:hAnsi="Arial" w:cs="Arial"/>
          <w:sz w:val="24"/>
          <w:szCs w:val="24"/>
        </w:rPr>
        <w:t>transmit</w:t>
      </w:r>
      <w:del w:id="531" w:author="Sam Lo" w:date="2017-02-02T13:51:00Z">
        <w:r w:rsidRPr="00F56D8B" w:rsidDel="001D7CCA">
          <w:rPr>
            <w:rFonts w:ascii="Arial" w:hAnsi="Arial" w:cs="Arial"/>
            <w:sz w:val="24"/>
            <w:szCs w:val="24"/>
          </w:rPr>
          <w:delText>s</w:delText>
        </w:r>
      </w:del>
      <w:r w:rsidRPr="00F56D8B">
        <w:rPr>
          <w:rFonts w:ascii="Arial" w:hAnsi="Arial" w:cs="Arial"/>
          <w:sz w:val="24"/>
          <w:szCs w:val="24"/>
        </w:rPr>
        <w:t xml:space="preserve"> heat and </w:t>
      </w:r>
      <w:ins w:id="532" w:author="Sam Lo" w:date="2017-02-02T13:51:00Z">
        <w:r w:rsidR="001D7CCA">
          <w:rPr>
            <w:rFonts w:ascii="Arial" w:hAnsi="Arial" w:cs="Arial"/>
            <w:sz w:val="24"/>
            <w:szCs w:val="24"/>
          </w:rPr>
          <w:t>will</w:t>
        </w:r>
      </w:ins>
      <w:del w:id="533" w:author="Sam Lo" w:date="2017-02-02T13:51:00Z">
        <w:r w:rsidRPr="00F56D8B" w:rsidDel="001D7CCA">
          <w:rPr>
            <w:rFonts w:ascii="Arial" w:hAnsi="Arial" w:cs="Arial"/>
            <w:sz w:val="24"/>
            <w:szCs w:val="24"/>
          </w:rPr>
          <w:delText>can</w:delText>
        </w:r>
      </w:del>
      <w:r w:rsidRPr="00F56D8B">
        <w:rPr>
          <w:rFonts w:ascii="Arial" w:hAnsi="Arial" w:cs="Arial"/>
          <w:sz w:val="24"/>
          <w:szCs w:val="24"/>
        </w:rPr>
        <w:t xml:space="preserve"> heat up the prototype.</w:t>
      </w:r>
    </w:p>
    <w:p w14:paraId="1FB5CA0B" w14:textId="77777777" w:rsidR="00DD11C0" w:rsidRPr="00F56D8B" w:rsidRDefault="00DD11C0" w:rsidP="00F56D8B">
      <w:pPr>
        <w:pStyle w:val="NormalWeb"/>
        <w:spacing w:before="0" w:beforeAutospacing="0" w:after="0" w:afterAutospacing="0"/>
        <w:jc w:val="both"/>
        <w:rPr>
          <w:rFonts w:ascii="Arial" w:hAnsi="Arial" w:cs="Arial"/>
          <w:sz w:val="24"/>
          <w:szCs w:val="24"/>
        </w:rPr>
      </w:pPr>
    </w:p>
    <w:p w14:paraId="1C14C3CB"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The spectral responses of the LEDs and photodiode sensors require calibration with a spectrophotometer or optical filter kits. The optical filter kits have narrow wavelength bandwidths, which mean the sensors have a more accurate result for calibration, while the spectrophotometer provides a range of wavelengths from 200 – 1000nm. Both methods are essential to find the best spectral response of the sensors. Some LEDs and photodiode sensors will be chosen for detecting wavelengths at 440nm, 535nm, 635nm, 870nm, and 940nm after these calibrations.</w:t>
      </w:r>
    </w:p>
    <w:p w14:paraId="63A7F446" w14:textId="77777777" w:rsidR="00DD11C0" w:rsidRPr="00F56D8B" w:rsidRDefault="00DD11C0" w:rsidP="00F56D8B">
      <w:pPr>
        <w:jc w:val="both"/>
        <w:rPr>
          <w:rFonts w:ascii="Arial" w:eastAsia="Times New Roman" w:hAnsi="Arial" w:cs="Arial"/>
        </w:rPr>
      </w:pPr>
    </w:p>
    <w:p w14:paraId="3D52FDBE" w14:textId="77777777" w:rsidR="00DD11C0" w:rsidRPr="00F56D8B" w:rsidRDefault="00DD11C0" w:rsidP="00F56D8B">
      <w:pPr>
        <w:pStyle w:val="Heading2"/>
        <w:ind w:left="0"/>
      </w:pPr>
      <w:bookmarkStart w:id="534" w:name="_Toc347617526"/>
      <w:r w:rsidRPr="00F56D8B">
        <w:t>5.3. Sun photometer prototyping methods</w:t>
      </w:r>
      <w:bookmarkEnd w:id="534"/>
      <w:r w:rsidRPr="00F56D8B">
        <w:t xml:space="preserve"> </w:t>
      </w:r>
    </w:p>
    <w:p w14:paraId="33DD3379" w14:textId="77777777" w:rsidR="00DD11C0" w:rsidRPr="00F56D8B" w:rsidRDefault="00DD11C0" w:rsidP="00F56D8B">
      <w:pPr>
        <w:jc w:val="both"/>
        <w:rPr>
          <w:rFonts w:ascii="Arial" w:eastAsia="Times New Roman" w:hAnsi="Arial" w:cs="Arial"/>
        </w:rPr>
      </w:pPr>
    </w:p>
    <w:p w14:paraId="480C6D71" w14:textId="05B218A8"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 xml:space="preserve">A 5V regulated voltage supply can supply the sun photometer sensor, where this regulated supply can come from solar panels with transformers, rectifier and a voltage regulator. The </w:t>
      </w:r>
      <w:del w:id="535" w:author="Sam Lo" w:date="2017-02-02T13:52:00Z">
        <w:r w:rsidRPr="00F56D8B" w:rsidDel="001D7CCA">
          <w:rPr>
            <w:rFonts w:ascii="Arial" w:hAnsi="Arial" w:cs="Arial"/>
            <w:sz w:val="24"/>
            <w:szCs w:val="24"/>
          </w:rPr>
          <w:delText xml:space="preserve">architecture of the </w:delText>
        </w:r>
      </w:del>
      <w:r w:rsidRPr="00F56D8B">
        <w:rPr>
          <w:rFonts w:ascii="Arial" w:hAnsi="Arial" w:cs="Arial"/>
          <w:sz w:val="24"/>
          <w:szCs w:val="24"/>
        </w:rPr>
        <w:t>operational amplifier</w:t>
      </w:r>
      <w:ins w:id="536" w:author="Sam Lo" w:date="2017-02-02T13:53:00Z">
        <w:r w:rsidR="001D7CCA">
          <w:rPr>
            <w:rFonts w:ascii="Arial" w:hAnsi="Arial" w:cs="Arial"/>
            <w:sz w:val="24"/>
            <w:szCs w:val="24"/>
          </w:rPr>
          <w:t>s</w:t>
        </w:r>
      </w:ins>
      <w:del w:id="537" w:author="Sam Lo" w:date="2017-02-02T13:53:00Z">
        <w:r w:rsidRPr="00F56D8B" w:rsidDel="001D7CCA">
          <w:rPr>
            <w:rFonts w:ascii="Arial" w:hAnsi="Arial" w:cs="Arial"/>
            <w:sz w:val="24"/>
            <w:szCs w:val="24"/>
          </w:rPr>
          <w:delText>s</w:delText>
        </w:r>
      </w:del>
      <w:r w:rsidRPr="00F56D8B">
        <w:rPr>
          <w:rFonts w:ascii="Arial" w:hAnsi="Arial" w:cs="Arial"/>
          <w:sz w:val="24"/>
          <w:szCs w:val="24"/>
        </w:rPr>
        <w:t xml:space="preserve"> MAX9637 and ADS1115 </w:t>
      </w:r>
      <w:ins w:id="538" w:author="Sam Lo" w:date="2017-02-02T13:53:00Z">
        <w:r w:rsidR="001D7CCA">
          <w:rPr>
            <w:rFonts w:ascii="Arial" w:hAnsi="Arial" w:cs="Arial"/>
            <w:sz w:val="24"/>
            <w:szCs w:val="24"/>
          </w:rPr>
          <w:t xml:space="preserve">will </w:t>
        </w:r>
      </w:ins>
      <w:r w:rsidRPr="00F56D8B">
        <w:rPr>
          <w:rFonts w:ascii="Arial" w:hAnsi="Arial" w:cs="Arial"/>
          <w:sz w:val="24"/>
          <w:szCs w:val="24"/>
        </w:rPr>
        <w:t>enable single power supply</w:t>
      </w:r>
      <w:ins w:id="539" w:author="Sam Lo" w:date="2017-02-02T13:53:00Z">
        <w:r w:rsidR="001D7CCA">
          <w:rPr>
            <w:rFonts w:ascii="Arial" w:hAnsi="Arial" w:cs="Arial"/>
            <w:sz w:val="24"/>
            <w:szCs w:val="24"/>
          </w:rPr>
          <w:t>.</w:t>
        </w:r>
      </w:ins>
      <w:r w:rsidRPr="00F56D8B">
        <w:rPr>
          <w:rFonts w:ascii="Arial" w:hAnsi="Arial" w:cs="Arial"/>
          <w:sz w:val="24"/>
          <w:szCs w:val="24"/>
        </w:rPr>
        <w:t xml:space="preserve"> </w:t>
      </w:r>
      <w:del w:id="540" w:author="Sam Lo" w:date="2017-02-02T13:52:00Z">
        <w:r w:rsidRPr="00F56D8B" w:rsidDel="001D7CCA">
          <w:rPr>
            <w:rFonts w:ascii="Arial" w:hAnsi="Arial" w:cs="Arial"/>
            <w:sz w:val="24"/>
            <w:szCs w:val="24"/>
          </w:rPr>
          <w:delText>without affecting its efficiency.</w:delText>
        </w:r>
      </w:del>
      <w:del w:id="541" w:author="Sam Lo" w:date="2017-02-02T13:53:00Z">
        <w:r w:rsidRPr="00F56D8B" w:rsidDel="001D7CCA">
          <w:rPr>
            <w:rFonts w:ascii="Arial" w:hAnsi="Arial" w:cs="Arial"/>
            <w:sz w:val="24"/>
            <w:szCs w:val="24"/>
          </w:rPr>
          <w:delText xml:space="preserve"> </w:delText>
        </w:r>
      </w:del>
      <w:r w:rsidRPr="00F56D8B">
        <w:rPr>
          <w:rFonts w:ascii="Arial" w:hAnsi="Arial" w:cs="Arial"/>
          <w:sz w:val="24"/>
          <w:szCs w:val="24"/>
        </w:rPr>
        <w:t xml:space="preserve">The sun photometer prototype </w:t>
      </w:r>
      <w:ins w:id="542" w:author="Sam Lo" w:date="2017-02-02T13:53:00Z">
        <w:r w:rsidR="001D7CCA">
          <w:rPr>
            <w:rFonts w:ascii="Arial" w:hAnsi="Arial" w:cs="Arial"/>
            <w:sz w:val="24"/>
            <w:szCs w:val="24"/>
          </w:rPr>
          <w:t xml:space="preserve">will </w:t>
        </w:r>
      </w:ins>
      <w:r w:rsidRPr="00F56D8B">
        <w:rPr>
          <w:rFonts w:ascii="Arial" w:hAnsi="Arial" w:cs="Arial"/>
          <w:sz w:val="24"/>
          <w:szCs w:val="24"/>
        </w:rPr>
        <w:t>enable</w:t>
      </w:r>
      <w:del w:id="543" w:author="Sam Lo" w:date="2017-02-02T13:53:00Z">
        <w:r w:rsidRPr="00F56D8B" w:rsidDel="001D7CCA">
          <w:rPr>
            <w:rFonts w:ascii="Arial" w:hAnsi="Arial" w:cs="Arial"/>
            <w:sz w:val="24"/>
            <w:szCs w:val="24"/>
          </w:rPr>
          <w:delText>s</w:delText>
        </w:r>
      </w:del>
      <w:r w:rsidRPr="00F56D8B">
        <w:rPr>
          <w:rFonts w:ascii="Arial" w:hAnsi="Arial" w:cs="Arial"/>
          <w:sz w:val="24"/>
          <w:szCs w:val="24"/>
        </w:rPr>
        <w:t xml:space="preserve"> selectable pins for inserting resistors, feedback capacitor and LEDs. This enables data calibration and obtaining spectral response from the LEDs.  A surface mount prototype will be the final prototype for the sun photometer as it has chosen LEDs for detecting aerosols optical thickness. A processing unit </w:t>
      </w:r>
      <w:proofErr w:type="spellStart"/>
      <w:r w:rsidRPr="00F56D8B">
        <w:rPr>
          <w:rFonts w:ascii="Arial" w:hAnsi="Arial" w:cs="Arial"/>
          <w:sz w:val="24"/>
          <w:szCs w:val="24"/>
        </w:rPr>
        <w:t>Arduino</w:t>
      </w:r>
      <w:proofErr w:type="spellEnd"/>
      <w:r w:rsidRPr="00F56D8B">
        <w:rPr>
          <w:rFonts w:ascii="Arial" w:hAnsi="Arial" w:cs="Arial"/>
          <w:sz w:val="24"/>
          <w:szCs w:val="24"/>
        </w:rPr>
        <w:t xml:space="preserve"> Mega 2560 enables data interface with high-resolution data as they have 32-bit processor on the board, and high flash memory. It also includes SDA, SCK interface to external ADC chips for collecting data in higher resolution. A 16-bit ADC1115 integrated circuit w</w:t>
      </w:r>
      <w:ins w:id="544" w:author="Sam Lo" w:date="2017-02-02T13:54:00Z">
        <w:r w:rsidR="001D7CCA">
          <w:rPr>
            <w:rFonts w:ascii="Arial" w:hAnsi="Arial" w:cs="Arial"/>
            <w:sz w:val="24"/>
            <w:szCs w:val="24"/>
          </w:rPr>
          <w:t>ill</w:t>
        </w:r>
      </w:ins>
      <w:del w:id="545" w:author="Sam Lo" w:date="2017-02-02T13:54:00Z">
        <w:r w:rsidRPr="00F56D8B" w:rsidDel="001D7CCA">
          <w:rPr>
            <w:rFonts w:ascii="Arial" w:hAnsi="Arial" w:cs="Arial"/>
            <w:sz w:val="24"/>
            <w:szCs w:val="24"/>
          </w:rPr>
          <w:delText>ould</w:delText>
        </w:r>
      </w:del>
      <w:r w:rsidRPr="00F56D8B">
        <w:rPr>
          <w:rFonts w:ascii="Arial" w:hAnsi="Arial" w:cs="Arial"/>
          <w:sz w:val="24"/>
          <w:szCs w:val="24"/>
        </w:rPr>
        <w:t xml:space="preserve"> be used to interface between the sensor and the processing unit. </w:t>
      </w:r>
    </w:p>
    <w:p w14:paraId="1FCF62A4" w14:textId="77777777" w:rsidR="00DD11C0" w:rsidRPr="00F56D8B" w:rsidRDefault="00DD11C0" w:rsidP="00F56D8B">
      <w:pPr>
        <w:jc w:val="both"/>
        <w:rPr>
          <w:rFonts w:ascii="Arial" w:eastAsia="Times New Roman" w:hAnsi="Arial" w:cs="Arial"/>
        </w:rPr>
      </w:pPr>
    </w:p>
    <w:p w14:paraId="7207F834" w14:textId="2C16E73F"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 xml:space="preserve">The instrumentation </w:t>
      </w:r>
      <w:ins w:id="546" w:author="Sam Lo" w:date="2017-02-02T13:53:00Z">
        <w:r w:rsidR="001D7CCA">
          <w:rPr>
            <w:rFonts w:ascii="Arial" w:hAnsi="Arial" w:cs="Arial"/>
            <w:sz w:val="24"/>
            <w:szCs w:val="24"/>
          </w:rPr>
          <w:t>will allow</w:t>
        </w:r>
      </w:ins>
      <w:del w:id="547" w:author="Sam Lo" w:date="2017-02-02T13:53:00Z">
        <w:r w:rsidRPr="00F56D8B" w:rsidDel="001D7CCA">
          <w:rPr>
            <w:rFonts w:ascii="Arial" w:hAnsi="Arial" w:cs="Arial"/>
            <w:sz w:val="24"/>
            <w:szCs w:val="24"/>
          </w:rPr>
          <w:delText>allows</w:delText>
        </w:r>
      </w:del>
      <w:r w:rsidRPr="00F56D8B">
        <w:rPr>
          <w:rFonts w:ascii="Arial" w:hAnsi="Arial" w:cs="Arial"/>
          <w:sz w:val="24"/>
          <w:szCs w:val="24"/>
        </w:rPr>
        <w:t xml:space="preserve"> GSM communications with mobile phones, and radio communications with a transceiver. This </w:t>
      </w:r>
      <w:ins w:id="548" w:author="Sam Lo" w:date="2017-02-02T13:53:00Z">
        <w:r w:rsidR="001D7CCA">
          <w:rPr>
            <w:rFonts w:ascii="Arial" w:hAnsi="Arial" w:cs="Arial"/>
            <w:sz w:val="24"/>
            <w:szCs w:val="24"/>
          </w:rPr>
          <w:t xml:space="preserve">will </w:t>
        </w:r>
      </w:ins>
      <w:r w:rsidRPr="00F56D8B">
        <w:rPr>
          <w:rFonts w:ascii="Arial" w:hAnsi="Arial" w:cs="Arial"/>
          <w:sz w:val="24"/>
          <w:szCs w:val="24"/>
        </w:rPr>
        <w:t>provide</w:t>
      </w:r>
      <w:del w:id="549" w:author="Sam Lo" w:date="2017-02-02T13:53:00Z">
        <w:r w:rsidRPr="00F56D8B" w:rsidDel="001D7CCA">
          <w:rPr>
            <w:rFonts w:ascii="Arial" w:hAnsi="Arial" w:cs="Arial"/>
            <w:sz w:val="24"/>
            <w:szCs w:val="24"/>
          </w:rPr>
          <w:delText>s</w:delText>
        </w:r>
      </w:del>
      <w:r w:rsidRPr="00F56D8B">
        <w:rPr>
          <w:rFonts w:ascii="Arial" w:hAnsi="Arial" w:cs="Arial"/>
          <w:sz w:val="24"/>
          <w:szCs w:val="24"/>
        </w:rPr>
        <w:t xml:space="preserve"> instant communication data to radio receivers and database distribution in mobile devices. The radio communications will be including software-defined radio, where data is converted to audio/FSK transmission. A radio transceiver will then multiply the frequency from the data into transmission frequencies, which fits to amateur radio license conditions.  </w:t>
      </w:r>
    </w:p>
    <w:p w14:paraId="36C9DFCC" w14:textId="77777777" w:rsidR="00DD11C0" w:rsidRPr="00F56D8B" w:rsidRDefault="00DD11C0" w:rsidP="00F56D8B">
      <w:pPr>
        <w:jc w:val="both"/>
        <w:rPr>
          <w:rFonts w:ascii="Arial" w:eastAsia="Times New Roman" w:hAnsi="Arial" w:cs="Arial"/>
        </w:rPr>
      </w:pPr>
    </w:p>
    <w:p w14:paraId="799B6727" w14:textId="3366A53E"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 xml:space="preserve">The programming code of the sun photometer </w:t>
      </w:r>
      <w:ins w:id="550" w:author="Sam Lo" w:date="2017-02-02T13:54:00Z">
        <w:r w:rsidR="00687577">
          <w:rPr>
            <w:rFonts w:ascii="Arial" w:hAnsi="Arial" w:cs="Arial"/>
            <w:sz w:val="24"/>
            <w:szCs w:val="24"/>
          </w:rPr>
          <w:t xml:space="preserve">will </w:t>
        </w:r>
      </w:ins>
      <w:r w:rsidRPr="00F56D8B">
        <w:rPr>
          <w:rFonts w:ascii="Arial" w:hAnsi="Arial" w:cs="Arial"/>
          <w:sz w:val="24"/>
          <w:szCs w:val="24"/>
        </w:rPr>
        <w:t>enable</w:t>
      </w:r>
      <w:del w:id="551" w:author="Sam Lo" w:date="2017-02-02T13:54:00Z">
        <w:r w:rsidRPr="00F56D8B" w:rsidDel="00687577">
          <w:rPr>
            <w:rFonts w:ascii="Arial" w:hAnsi="Arial" w:cs="Arial"/>
            <w:sz w:val="24"/>
            <w:szCs w:val="24"/>
          </w:rPr>
          <w:delText>s</w:delText>
        </w:r>
      </w:del>
      <w:r w:rsidRPr="00F56D8B">
        <w:rPr>
          <w:rFonts w:ascii="Arial" w:hAnsi="Arial" w:cs="Arial"/>
          <w:sz w:val="24"/>
          <w:szCs w:val="24"/>
        </w:rPr>
        <w:t xml:space="preserve"> basic Langley extrapolation method for calibrating data. This </w:t>
      </w:r>
      <w:ins w:id="552" w:author="Sam Lo" w:date="2017-02-02T13:54:00Z">
        <w:r w:rsidR="00687577">
          <w:rPr>
            <w:rFonts w:ascii="Arial" w:hAnsi="Arial" w:cs="Arial"/>
            <w:sz w:val="24"/>
            <w:szCs w:val="24"/>
          </w:rPr>
          <w:t xml:space="preserve">will </w:t>
        </w:r>
      </w:ins>
      <w:r w:rsidRPr="00F56D8B">
        <w:rPr>
          <w:rFonts w:ascii="Arial" w:hAnsi="Arial" w:cs="Arial"/>
          <w:sz w:val="24"/>
          <w:szCs w:val="24"/>
        </w:rPr>
        <w:t>provide</w:t>
      </w:r>
      <w:del w:id="553" w:author="Sam Lo" w:date="2017-02-02T13:54:00Z">
        <w:r w:rsidRPr="00F56D8B" w:rsidDel="00687577">
          <w:rPr>
            <w:rFonts w:ascii="Arial" w:hAnsi="Arial" w:cs="Arial"/>
            <w:sz w:val="24"/>
            <w:szCs w:val="24"/>
          </w:rPr>
          <w:delText>s</w:delText>
        </w:r>
      </w:del>
      <w:r w:rsidRPr="00F56D8B">
        <w:rPr>
          <w:rFonts w:ascii="Arial" w:hAnsi="Arial" w:cs="Arial"/>
          <w:sz w:val="24"/>
          <w:szCs w:val="24"/>
        </w:rPr>
        <w:t xml:space="preserve"> simple data interface with sensor and radio transceiver, and </w:t>
      </w:r>
      <w:ins w:id="554" w:author="Sam Lo" w:date="2017-02-02T13:54:00Z">
        <w:r w:rsidR="00687577">
          <w:rPr>
            <w:rFonts w:ascii="Arial" w:hAnsi="Arial" w:cs="Arial"/>
            <w:sz w:val="24"/>
            <w:szCs w:val="24"/>
          </w:rPr>
          <w:t xml:space="preserve">will </w:t>
        </w:r>
      </w:ins>
      <w:r w:rsidRPr="00F56D8B">
        <w:rPr>
          <w:rFonts w:ascii="Arial" w:hAnsi="Arial" w:cs="Arial"/>
          <w:sz w:val="24"/>
          <w:szCs w:val="24"/>
        </w:rPr>
        <w:t>reduce</w:t>
      </w:r>
      <w:del w:id="555" w:author="Sam Lo" w:date="2017-02-02T13:54:00Z">
        <w:r w:rsidRPr="00F56D8B" w:rsidDel="00687577">
          <w:rPr>
            <w:rFonts w:ascii="Arial" w:hAnsi="Arial" w:cs="Arial"/>
            <w:sz w:val="24"/>
            <w:szCs w:val="24"/>
          </w:rPr>
          <w:delText>s</w:delText>
        </w:r>
      </w:del>
      <w:r w:rsidRPr="00F56D8B">
        <w:rPr>
          <w:rFonts w:ascii="Arial" w:hAnsi="Arial" w:cs="Arial"/>
          <w:sz w:val="24"/>
          <w:szCs w:val="24"/>
        </w:rPr>
        <w:t xml:space="preserve"> memory consumption on the board-processing unit. The data </w:t>
      </w:r>
      <w:ins w:id="556" w:author="Sam Lo" w:date="2017-02-02T13:54:00Z">
        <w:r w:rsidR="00687577">
          <w:rPr>
            <w:rFonts w:ascii="Arial" w:hAnsi="Arial" w:cs="Arial"/>
            <w:sz w:val="24"/>
            <w:szCs w:val="24"/>
          </w:rPr>
          <w:t>will</w:t>
        </w:r>
      </w:ins>
      <w:del w:id="557" w:author="Sam Lo" w:date="2017-02-02T13:54:00Z">
        <w:r w:rsidRPr="00F56D8B" w:rsidDel="00687577">
          <w:rPr>
            <w:rFonts w:ascii="Arial" w:hAnsi="Arial" w:cs="Arial"/>
            <w:sz w:val="24"/>
            <w:szCs w:val="24"/>
          </w:rPr>
          <w:delText>can</w:delText>
        </w:r>
      </w:del>
      <w:r w:rsidRPr="00F56D8B">
        <w:rPr>
          <w:rFonts w:ascii="Arial" w:hAnsi="Arial" w:cs="Arial"/>
          <w:sz w:val="24"/>
          <w:szCs w:val="24"/>
        </w:rPr>
        <w:t xml:space="preserve"> then be imported to a database in a computer for statistical filtering and further calibration. Perez-</w:t>
      </w:r>
      <w:proofErr w:type="spellStart"/>
      <w:r w:rsidRPr="00F56D8B">
        <w:rPr>
          <w:rFonts w:ascii="Arial" w:hAnsi="Arial" w:cs="Arial"/>
          <w:sz w:val="24"/>
          <w:szCs w:val="24"/>
        </w:rPr>
        <w:t>Dumortier</w:t>
      </w:r>
      <w:proofErr w:type="spellEnd"/>
      <w:r w:rsidRPr="00F56D8B">
        <w:rPr>
          <w:rFonts w:ascii="Arial" w:hAnsi="Arial" w:cs="Arial"/>
          <w:sz w:val="24"/>
          <w:szCs w:val="24"/>
        </w:rPr>
        <w:t xml:space="preserve"> model </w:t>
      </w:r>
      <w:ins w:id="558" w:author="Sam Lo" w:date="2017-02-02T13:54:00Z">
        <w:r w:rsidR="00687577">
          <w:rPr>
            <w:rFonts w:ascii="Arial" w:hAnsi="Arial" w:cs="Arial"/>
            <w:sz w:val="24"/>
            <w:szCs w:val="24"/>
          </w:rPr>
          <w:t>will</w:t>
        </w:r>
      </w:ins>
      <w:del w:id="559" w:author="Sam Lo" w:date="2017-02-02T13:54:00Z">
        <w:r w:rsidRPr="00F56D8B" w:rsidDel="00687577">
          <w:rPr>
            <w:rFonts w:ascii="Arial" w:hAnsi="Arial" w:cs="Arial"/>
            <w:sz w:val="24"/>
            <w:szCs w:val="24"/>
          </w:rPr>
          <w:delText>can</w:delText>
        </w:r>
      </w:del>
      <w:r w:rsidRPr="00F56D8B">
        <w:rPr>
          <w:rFonts w:ascii="Arial" w:hAnsi="Arial" w:cs="Arial"/>
          <w:sz w:val="24"/>
          <w:szCs w:val="24"/>
        </w:rPr>
        <w:t xml:space="preserve"> perform a more accurate data calibration for monthly analysis on aerosols distribution.</w:t>
      </w:r>
    </w:p>
    <w:p w14:paraId="59D13F66" w14:textId="03DE08A1"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 xml:space="preserve">The sun photometer </w:t>
      </w:r>
      <w:ins w:id="560" w:author="Sam Lo" w:date="2017-02-02T13:54:00Z">
        <w:r w:rsidR="00687577">
          <w:rPr>
            <w:rFonts w:ascii="Arial" w:hAnsi="Arial" w:cs="Arial"/>
            <w:sz w:val="24"/>
            <w:szCs w:val="24"/>
          </w:rPr>
          <w:t xml:space="preserve">will </w:t>
        </w:r>
      </w:ins>
      <w:r w:rsidRPr="00F56D8B">
        <w:rPr>
          <w:rFonts w:ascii="Arial" w:hAnsi="Arial" w:cs="Arial"/>
          <w:sz w:val="24"/>
          <w:szCs w:val="24"/>
        </w:rPr>
        <w:t>include</w:t>
      </w:r>
      <w:del w:id="561" w:author="Sam Lo" w:date="2017-02-02T13:54:00Z">
        <w:r w:rsidRPr="00F56D8B" w:rsidDel="00687577">
          <w:rPr>
            <w:rFonts w:ascii="Arial" w:hAnsi="Arial" w:cs="Arial"/>
            <w:sz w:val="24"/>
            <w:szCs w:val="24"/>
          </w:rPr>
          <w:delText>s</w:delText>
        </w:r>
      </w:del>
      <w:r w:rsidRPr="00F56D8B">
        <w:rPr>
          <w:rFonts w:ascii="Arial" w:hAnsi="Arial" w:cs="Arial"/>
          <w:sz w:val="24"/>
          <w:szCs w:val="24"/>
        </w:rPr>
        <w:t xml:space="preserve"> digital interface with Liquid Crystal Display (LCD) Monitor and a </w:t>
      </w:r>
      <w:r w:rsidR="00EA0934" w:rsidRPr="00F56D8B">
        <w:rPr>
          <w:rFonts w:ascii="Arial" w:hAnsi="Arial" w:cs="Arial"/>
          <w:sz w:val="24"/>
          <w:szCs w:val="24"/>
        </w:rPr>
        <w:t>Multicolour</w:t>
      </w:r>
      <w:r w:rsidRPr="00F56D8B">
        <w:rPr>
          <w:rFonts w:ascii="Arial" w:hAnsi="Arial" w:cs="Arial"/>
          <w:sz w:val="24"/>
          <w:szCs w:val="24"/>
        </w:rPr>
        <w:t xml:space="preserve"> LED. LCD monitor and a LED will indicate the level of pollution with voltage data. This will notify the level of pollution based on live data.   </w:t>
      </w:r>
    </w:p>
    <w:p w14:paraId="4B7A0C30" w14:textId="77777777" w:rsidR="00DD11C0" w:rsidRPr="00F56D8B" w:rsidRDefault="00DD11C0" w:rsidP="00F56D8B">
      <w:pPr>
        <w:spacing w:after="240"/>
        <w:jc w:val="both"/>
        <w:rPr>
          <w:rFonts w:ascii="Arial" w:eastAsia="Times New Roman" w:hAnsi="Arial" w:cs="Arial"/>
        </w:rPr>
      </w:pPr>
      <w:r w:rsidRPr="00F56D8B">
        <w:rPr>
          <w:rFonts w:ascii="Arial" w:eastAsia="Times New Roman" w:hAnsi="Arial" w:cs="Arial"/>
        </w:rPr>
        <w:br/>
      </w:r>
    </w:p>
    <w:p w14:paraId="64ED045B" w14:textId="73CCF398" w:rsidR="00DD11C0" w:rsidRPr="00F56D8B" w:rsidRDefault="00B715EC">
      <w:pPr>
        <w:rPr>
          <w:rFonts w:ascii="Arial" w:eastAsia="Times New Roman" w:hAnsi="Arial" w:cs="Arial"/>
        </w:rPr>
        <w:pPrChange w:id="562" w:author="Sam Lo" w:date="2017-02-02T15:46:00Z">
          <w:pPr>
            <w:jc w:val="both"/>
          </w:pPr>
        </w:pPrChange>
      </w:pPr>
      <w:ins w:id="563" w:author="Sam Lo" w:date="2017-02-02T15:46:00Z">
        <w:r>
          <w:rPr>
            <w:rFonts w:ascii="Arial" w:eastAsia="Times New Roman" w:hAnsi="Arial" w:cs="Arial"/>
          </w:rPr>
          <w:br w:type="page"/>
        </w:r>
      </w:ins>
    </w:p>
    <w:p w14:paraId="3CF2FD7E" w14:textId="77777777" w:rsidR="00DD11C0" w:rsidRPr="00F56D8B" w:rsidRDefault="00DD11C0" w:rsidP="00F56D8B">
      <w:pPr>
        <w:pStyle w:val="Heading2"/>
        <w:ind w:left="0"/>
      </w:pPr>
      <w:bookmarkStart w:id="564" w:name="_Toc347617527"/>
      <w:r w:rsidRPr="00F56D8B">
        <w:t>5.4. Basic tests</w:t>
      </w:r>
      <w:bookmarkEnd w:id="564"/>
    </w:p>
    <w:p w14:paraId="50F3921B" w14:textId="77777777" w:rsidR="00DD11C0" w:rsidRPr="00F56D8B" w:rsidRDefault="00DD11C0" w:rsidP="00F56D8B">
      <w:pPr>
        <w:pStyle w:val="Heading3"/>
        <w:ind w:left="0"/>
        <w:jc w:val="both"/>
      </w:pPr>
      <w:bookmarkStart w:id="565" w:name="_Toc347617528"/>
      <w:r w:rsidRPr="00F56D8B">
        <w:t>5.4.1. Spectral Measurements</w:t>
      </w:r>
      <w:bookmarkEnd w:id="565"/>
      <w:r w:rsidRPr="00F56D8B">
        <w:t xml:space="preserve"> </w:t>
      </w:r>
    </w:p>
    <w:p w14:paraId="2B38ECA7" w14:textId="77777777" w:rsidR="00DD11C0" w:rsidRPr="00F56D8B" w:rsidRDefault="00DD11C0" w:rsidP="00F56D8B">
      <w:pPr>
        <w:jc w:val="both"/>
        <w:rPr>
          <w:rFonts w:ascii="Arial" w:eastAsia="Times New Roman" w:hAnsi="Arial" w:cs="Arial"/>
        </w:rPr>
      </w:pPr>
    </w:p>
    <w:p w14:paraId="41DB8A26"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 xml:space="preserve">Spectral response measurement is an experiment, which is used for detecting spectral wavelength response from the LEDs. The principle of performing this measurement is to scatter a light beam source into different wavelengths with a prism or filter, where the LEDs detect the light intensity of the scattered beam. </w:t>
      </w:r>
    </w:p>
    <w:p w14:paraId="1E4FB896"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 xml:space="preserve">The trans-impedance amplifier detects the current input from the scattered beam, and converts the current to voltage. The instrumentation amplifier then amplifies the voltage output from the trans-impedance amplifier, and sends the amplified voltage to </w:t>
      </w:r>
      <w:proofErr w:type="spellStart"/>
      <w:r w:rsidRPr="00F56D8B">
        <w:rPr>
          <w:rFonts w:ascii="Arial" w:hAnsi="Arial" w:cs="Arial"/>
          <w:sz w:val="24"/>
          <w:szCs w:val="24"/>
        </w:rPr>
        <w:t>Arduino</w:t>
      </w:r>
      <w:proofErr w:type="spellEnd"/>
      <w:r w:rsidRPr="00F56D8B">
        <w:rPr>
          <w:rFonts w:ascii="Arial" w:hAnsi="Arial" w:cs="Arial"/>
          <w:sz w:val="24"/>
          <w:szCs w:val="24"/>
        </w:rPr>
        <w:t xml:space="preserve"> for logging voltage data into a SD card. </w:t>
      </w:r>
    </w:p>
    <w:p w14:paraId="736911BB"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 xml:space="preserve">Using optical filters can determine the spectral wavelength response at specific wavelengths. They act as filters to filter excessive wavelength from the light source to enter the sensor. The optical filters have different colours, which indicate that they filter wavelengths within the visible spectrum. This method can also perform at different light sources such as the sun, a mobile device, or a lamp. </w:t>
      </w:r>
    </w:p>
    <w:p w14:paraId="20DA1877" w14:textId="111B614C"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The optical filters have the peak transmission wavelengths at 420, 440, 500, 530, 565, 580, 610, 680, 700, 720,</w:t>
      </w:r>
      <w:r w:rsidR="00E6709B" w:rsidRPr="00F56D8B">
        <w:rPr>
          <w:rFonts w:ascii="Arial" w:hAnsi="Arial" w:cs="Arial"/>
          <w:sz w:val="24"/>
          <w:szCs w:val="24"/>
        </w:rPr>
        <w:t xml:space="preserve"> </w:t>
      </w:r>
      <w:r w:rsidRPr="00F56D8B">
        <w:rPr>
          <w:rFonts w:ascii="Arial" w:hAnsi="Arial" w:cs="Arial"/>
          <w:sz w:val="24"/>
          <w:szCs w:val="24"/>
        </w:rPr>
        <w:t>730, and 740nm, which are within the visible range 380 – 780nm. The LEDs have different responses from these wavelengths, and they are depending on the intensity of the light source, and the distance between the source and the sensor. This method uses a phone flashlight application as a light source, and the gain setting is set as 1 in the instrumentation amplifier. The optical filter is placed above the source, where the LED sensor touches for increasing its sensitivity on spectral response. The method to prevent stray light getting in around the edges is to place the LED in contact with the filter, and directly points to the main beam of the li</w:t>
      </w:r>
      <w:r w:rsidR="00595B5E" w:rsidRPr="00F56D8B">
        <w:rPr>
          <w:rFonts w:ascii="Arial" w:hAnsi="Arial" w:cs="Arial"/>
          <w:sz w:val="24"/>
          <w:szCs w:val="24"/>
        </w:rPr>
        <w:t>ght source, as shown in Figure 12</w:t>
      </w:r>
      <w:r w:rsidRPr="00F56D8B">
        <w:rPr>
          <w:rFonts w:ascii="Arial" w:hAnsi="Arial" w:cs="Arial"/>
          <w:sz w:val="24"/>
          <w:szCs w:val="24"/>
        </w:rPr>
        <w:t>.</w:t>
      </w:r>
    </w:p>
    <w:p w14:paraId="3EFAB196" w14:textId="77777777" w:rsidR="00595B5E" w:rsidRPr="00F56D8B" w:rsidRDefault="00DD11C0" w:rsidP="00F56D8B">
      <w:pPr>
        <w:pStyle w:val="NormalWeb"/>
        <w:keepNext/>
        <w:spacing w:before="0" w:beforeAutospacing="0" w:after="0" w:afterAutospacing="0"/>
        <w:jc w:val="both"/>
        <w:rPr>
          <w:rFonts w:ascii="Arial" w:hAnsi="Arial" w:cs="Arial"/>
          <w:sz w:val="24"/>
          <w:szCs w:val="24"/>
        </w:rPr>
      </w:pPr>
      <w:r w:rsidRPr="00F56D8B">
        <w:rPr>
          <w:rFonts w:ascii="Arial" w:hAnsi="Arial" w:cs="Arial"/>
          <w:noProof/>
          <w:sz w:val="24"/>
          <w:szCs w:val="24"/>
          <w:lang w:val="en-US"/>
        </w:rPr>
        <w:drawing>
          <wp:inline distT="0" distB="0" distL="0" distR="0" wp14:anchorId="4760418B" wp14:editId="52BF4D22">
            <wp:extent cx="4804165" cy="2741437"/>
            <wp:effectExtent l="0" t="0" r="0" b="1905"/>
            <wp:docPr id="53" name="Picture 53" descr="https://lh5.googleusercontent.com/ck7cx2JeLDdgK3t0NtbNFs4CAevsRnqso30zw8twCQLXUvBwcNzsXL3U1TdJSepda43xs5KmftsyPnEFgwJ9mU7Bey0K0Mo9cGP_d4Ubvw3XsYg9BqGl5XtyVRJefLLEfPAfcBn-JOTjg-n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ck7cx2JeLDdgK3t0NtbNFs4CAevsRnqso30zw8twCQLXUvBwcNzsXL3U1TdJSepda43xs5KmftsyPnEFgwJ9mU7Bey0K0Mo9cGP_d4Ubvw3XsYg9BqGl5XtyVRJefLLEfPAfcBn-JOTjg-n1-g"/>
                    <pic:cNvPicPr>
                      <a:picLocks noChangeAspect="1" noChangeArrowheads="1"/>
                    </pic:cNvPicPr>
                  </pic:nvPicPr>
                  <pic:blipFill rotWithShape="1">
                    <a:blip r:embed="rId22">
                      <a:extLst>
                        <a:ext uri="{28A0092B-C50C-407E-A947-70E740481C1C}">
                          <a14:useLocalDpi xmlns:a14="http://schemas.microsoft.com/office/drawing/2010/main" val="0"/>
                        </a:ext>
                      </a:extLst>
                    </a:blip>
                    <a:srcRect l="25409" t="25484" r="25510" b="24969"/>
                    <a:stretch/>
                  </pic:blipFill>
                  <pic:spPr bwMode="auto">
                    <a:xfrm>
                      <a:off x="0" y="0"/>
                      <a:ext cx="4807896" cy="2743566"/>
                    </a:xfrm>
                    <a:prstGeom prst="rect">
                      <a:avLst/>
                    </a:prstGeom>
                    <a:noFill/>
                    <a:ln>
                      <a:noFill/>
                    </a:ln>
                    <a:extLst>
                      <a:ext uri="{53640926-AAD7-44d8-BBD7-CCE9431645EC}">
                        <a14:shadowObscured xmlns:a14="http://schemas.microsoft.com/office/drawing/2010/main"/>
                      </a:ext>
                    </a:extLst>
                  </pic:spPr>
                </pic:pic>
              </a:graphicData>
            </a:graphic>
          </wp:inline>
        </w:drawing>
      </w:r>
    </w:p>
    <w:p w14:paraId="69E94580" w14:textId="4EFFB397" w:rsidR="00DD11C0" w:rsidRPr="00F56D8B" w:rsidRDefault="00595B5E" w:rsidP="00F56D8B">
      <w:pPr>
        <w:pStyle w:val="Caption"/>
        <w:rPr>
          <w:rFonts w:ascii="Arial" w:hAnsi="Arial" w:cs="Arial"/>
          <w:color w:val="auto"/>
          <w:sz w:val="24"/>
          <w:szCs w:val="24"/>
        </w:rPr>
      </w:pPr>
      <w:r w:rsidRPr="00F56D8B">
        <w:rPr>
          <w:rFonts w:ascii="Arial" w:hAnsi="Arial" w:cs="Arial"/>
          <w:color w:val="auto"/>
          <w:sz w:val="24"/>
          <w:szCs w:val="24"/>
        </w:rPr>
        <w:t xml:space="preserve">Figure </w:t>
      </w:r>
      <w:r w:rsidRPr="00F56D8B">
        <w:rPr>
          <w:rFonts w:ascii="Arial" w:hAnsi="Arial" w:cs="Arial"/>
          <w:color w:val="auto"/>
          <w:sz w:val="24"/>
          <w:szCs w:val="24"/>
        </w:rPr>
        <w:fldChar w:fldCharType="begin"/>
      </w:r>
      <w:r w:rsidRPr="00F56D8B">
        <w:rPr>
          <w:rFonts w:ascii="Arial" w:hAnsi="Arial" w:cs="Arial"/>
          <w:color w:val="auto"/>
          <w:sz w:val="24"/>
          <w:szCs w:val="24"/>
        </w:rPr>
        <w:instrText xml:space="preserve"> SEQ Figure \* ARABIC </w:instrText>
      </w:r>
      <w:r w:rsidRPr="00F56D8B">
        <w:rPr>
          <w:rFonts w:ascii="Arial" w:hAnsi="Arial" w:cs="Arial"/>
          <w:color w:val="auto"/>
          <w:sz w:val="24"/>
          <w:szCs w:val="24"/>
        </w:rPr>
        <w:fldChar w:fldCharType="separate"/>
      </w:r>
      <w:r w:rsidR="00F56D8B" w:rsidRPr="00F56D8B">
        <w:rPr>
          <w:rFonts w:ascii="Arial" w:hAnsi="Arial" w:cs="Arial"/>
          <w:noProof/>
          <w:color w:val="auto"/>
          <w:sz w:val="24"/>
          <w:szCs w:val="24"/>
        </w:rPr>
        <w:t>12</w:t>
      </w:r>
      <w:r w:rsidRPr="00F56D8B">
        <w:rPr>
          <w:rFonts w:ascii="Arial" w:hAnsi="Arial" w:cs="Arial"/>
          <w:color w:val="auto"/>
          <w:sz w:val="24"/>
          <w:szCs w:val="24"/>
        </w:rPr>
        <w:fldChar w:fldCharType="end"/>
      </w:r>
      <w:r w:rsidRPr="00F56D8B">
        <w:rPr>
          <w:rFonts w:ascii="Arial" w:hAnsi="Arial" w:cs="Arial"/>
          <w:bCs w:val="0"/>
          <w:color w:val="auto"/>
          <w:sz w:val="24"/>
          <w:szCs w:val="24"/>
        </w:rPr>
        <w:t xml:space="preserve"> - Experimental setup of sun photometer prototype with phone light source and optical filter</w:t>
      </w:r>
    </w:p>
    <w:p w14:paraId="146374FE" w14:textId="77777777" w:rsidR="00DD11C0" w:rsidRPr="00F56D8B" w:rsidRDefault="00DD11C0" w:rsidP="00F56D8B">
      <w:pPr>
        <w:spacing w:after="240"/>
        <w:jc w:val="both"/>
        <w:rPr>
          <w:rFonts w:ascii="Arial" w:eastAsia="Times New Roman" w:hAnsi="Arial" w:cs="Arial"/>
        </w:rPr>
      </w:pPr>
    </w:p>
    <w:p w14:paraId="468BF41D" w14:textId="77777777" w:rsidR="00DD11C0" w:rsidRPr="00F56D8B" w:rsidRDefault="00DD11C0" w:rsidP="00F56D8B">
      <w:pPr>
        <w:pStyle w:val="Heading2"/>
        <w:ind w:left="0"/>
      </w:pPr>
      <w:bookmarkStart w:id="566" w:name="_Toc347617529"/>
      <w:r w:rsidRPr="00F56D8B">
        <w:t>5.5. Results and discussion – Optical Filters</w:t>
      </w:r>
      <w:bookmarkEnd w:id="566"/>
    </w:p>
    <w:p w14:paraId="0220CD16" w14:textId="77777777" w:rsidR="00DD11C0" w:rsidRPr="00F56D8B" w:rsidRDefault="00DD11C0" w:rsidP="00F56D8B">
      <w:pPr>
        <w:jc w:val="both"/>
        <w:rPr>
          <w:rFonts w:ascii="Arial" w:eastAsia="Times New Roman" w:hAnsi="Arial" w:cs="Arial"/>
        </w:rPr>
      </w:pPr>
    </w:p>
    <w:p w14:paraId="3F688295" w14:textId="2B36AE64"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 xml:space="preserve">Preliminary results can be used to find LEDs suitable for specific wavelengths, and using optical filters and spectrophotometer can obtain these results. The advantages of using optical filters are it can perform outdoor measurements, and it enables to change light source. For example, using a phone flashlight app with optical filters can provide spectral response within specific wavelengths. The outdoor measurements are based on collecting data from the sun. The disadvantages of using optical filters are the results are not accurate, and the response is subjected to the direction where the sensor points. It is also vulnerable to outdoor weather, and therefore casing is needed to ensure that the sensor is </w:t>
      </w:r>
      <w:del w:id="567" w:author="Sam Lo" w:date="2017-02-02T18:02:00Z">
        <w:r w:rsidR="00EA0934" w:rsidRPr="00F56D8B" w:rsidDel="00112F2F">
          <w:rPr>
            <w:rFonts w:ascii="Arial" w:hAnsi="Arial" w:cs="Arial"/>
            <w:sz w:val="24"/>
            <w:szCs w:val="24"/>
          </w:rPr>
          <w:delText>weather-pr</w:delText>
        </w:r>
        <w:bookmarkStart w:id="568" w:name="_GoBack"/>
        <w:bookmarkEnd w:id="568"/>
        <w:r w:rsidR="00EA0934" w:rsidRPr="00F56D8B" w:rsidDel="00112F2F">
          <w:rPr>
            <w:rFonts w:ascii="Arial" w:hAnsi="Arial" w:cs="Arial"/>
            <w:sz w:val="24"/>
            <w:szCs w:val="24"/>
          </w:rPr>
          <w:delText>oof</w:delText>
        </w:r>
      </w:del>
      <w:ins w:id="569" w:author="Sam Lo" w:date="2017-02-02T18:02:00Z">
        <w:r w:rsidR="00112F2F" w:rsidRPr="00F56D8B">
          <w:rPr>
            <w:rFonts w:ascii="Arial" w:hAnsi="Arial" w:cs="Arial"/>
            <w:sz w:val="24"/>
            <w:szCs w:val="24"/>
          </w:rPr>
          <w:t>weatherproof</w:t>
        </w:r>
      </w:ins>
      <w:r w:rsidRPr="00F56D8B">
        <w:rPr>
          <w:rFonts w:ascii="Arial" w:hAnsi="Arial" w:cs="Arial"/>
          <w:sz w:val="24"/>
          <w:szCs w:val="24"/>
        </w:rPr>
        <w:t xml:space="preserve">.  The results from outdoor measurements are also subjected to the direction of the sensor towards the sun, and the diffused lights from the sun. </w:t>
      </w:r>
    </w:p>
    <w:p w14:paraId="276673D0" w14:textId="16792F62"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 xml:space="preserve">Using optical filters can detect the LED response in specific wavelengths. The specific wavelengths are based on the maximum transmitted wavelength on each filter. The </w:t>
      </w:r>
      <w:r w:rsidR="00EA0934" w:rsidRPr="00F56D8B">
        <w:rPr>
          <w:rFonts w:ascii="Arial" w:hAnsi="Arial" w:cs="Arial"/>
          <w:sz w:val="24"/>
          <w:szCs w:val="24"/>
        </w:rPr>
        <w:t>LEDs, which</w:t>
      </w:r>
      <w:r w:rsidRPr="00F56D8B">
        <w:rPr>
          <w:rFonts w:ascii="Arial" w:hAnsi="Arial" w:cs="Arial"/>
          <w:sz w:val="24"/>
          <w:szCs w:val="24"/>
        </w:rPr>
        <w:t xml:space="preserve"> emits within in the visible range has a better spectral response</w:t>
      </w:r>
      <w:r w:rsidR="00F055C0" w:rsidRPr="00F56D8B">
        <w:rPr>
          <w:rFonts w:ascii="Arial" w:hAnsi="Arial" w:cs="Arial"/>
          <w:sz w:val="24"/>
          <w:szCs w:val="24"/>
        </w:rPr>
        <w:t xml:space="preserve"> than the infrared LEDs. Table 5</w:t>
      </w:r>
      <w:r w:rsidRPr="00F56D8B">
        <w:rPr>
          <w:rFonts w:ascii="Arial" w:hAnsi="Arial" w:cs="Arial"/>
          <w:sz w:val="24"/>
          <w:szCs w:val="24"/>
        </w:rPr>
        <w:t xml:space="preserve"> details the results of using optical filters. </w:t>
      </w:r>
    </w:p>
    <w:p w14:paraId="2075A956" w14:textId="77777777" w:rsidR="00DD11C0" w:rsidRPr="00F56D8B" w:rsidRDefault="00DD11C0" w:rsidP="00F56D8B">
      <w:pPr>
        <w:spacing w:after="240"/>
        <w:jc w:val="both"/>
        <w:rPr>
          <w:rFonts w:ascii="Arial" w:eastAsia="Times New Roman" w:hAnsi="Arial" w:cs="Arial"/>
        </w:rPr>
      </w:pPr>
    </w:p>
    <w:p w14:paraId="5CEE199D" w14:textId="6D0F68EA" w:rsidR="00DD11C0" w:rsidRPr="00F56D8B" w:rsidRDefault="00595B5E" w:rsidP="00F56D8B">
      <w:pPr>
        <w:pStyle w:val="Caption"/>
        <w:keepNext/>
        <w:rPr>
          <w:rFonts w:ascii="Arial" w:hAnsi="Arial" w:cs="Arial"/>
          <w:color w:val="auto"/>
          <w:sz w:val="24"/>
          <w:szCs w:val="24"/>
        </w:rPr>
      </w:pPr>
      <w:r w:rsidRPr="00F56D8B">
        <w:rPr>
          <w:rFonts w:ascii="Arial" w:hAnsi="Arial" w:cs="Arial"/>
          <w:color w:val="auto"/>
          <w:sz w:val="24"/>
          <w:szCs w:val="24"/>
        </w:rPr>
        <w:t xml:space="preserve">Table </w:t>
      </w:r>
      <w:r w:rsidRPr="00F56D8B">
        <w:rPr>
          <w:rFonts w:ascii="Arial" w:hAnsi="Arial" w:cs="Arial"/>
          <w:color w:val="auto"/>
          <w:sz w:val="24"/>
          <w:szCs w:val="24"/>
        </w:rPr>
        <w:fldChar w:fldCharType="begin"/>
      </w:r>
      <w:r w:rsidRPr="00F56D8B">
        <w:rPr>
          <w:rFonts w:ascii="Arial" w:hAnsi="Arial" w:cs="Arial"/>
          <w:color w:val="auto"/>
          <w:sz w:val="24"/>
          <w:szCs w:val="24"/>
        </w:rPr>
        <w:instrText xml:space="preserve"> SEQ Table \* ARABIC </w:instrText>
      </w:r>
      <w:r w:rsidRPr="00F56D8B">
        <w:rPr>
          <w:rFonts w:ascii="Arial" w:hAnsi="Arial" w:cs="Arial"/>
          <w:color w:val="auto"/>
          <w:sz w:val="24"/>
          <w:szCs w:val="24"/>
        </w:rPr>
        <w:fldChar w:fldCharType="separate"/>
      </w:r>
      <w:r w:rsidR="0068668A" w:rsidRPr="00F56D8B">
        <w:rPr>
          <w:rFonts w:ascii="Arial" w:hAnsi="Arial" w:cs="Arial"/>
          <w:noProof/>
          <w:color w:val="auto"/>
          <w:sz w:val="24"/>
          <w:szCs w:val="24"/>
        </w:rPr>
        <w:t>5</w:t>
      </w:r>
      <w:r w:rsidRPr="00F56D8B">
        <w:rPr>
          <w:rFonts w:ascii="Arial" w:hAnsi="Arial" w:cs="Arial"/>
          <w:color w:val="auto"/>
          <w:sz w:val="24"/>
          <w:szCs w:val="24"/>
        </w:rPr>
        <w:fldChar w:fldCharType="end"/>
      </w:r>
      <w:r w:rsidRPr="00F56D8B">
        <w:rPr>
          <w:rFonts w:ascii="Arial" w:hAnsi="Arial" w:cs="Arial"/>
          <w:b w:val="0"/>
          <w:bCs w:val="0"/>
          <w:color w:val="auto"/>
          <w:sz w:val="24"/>
          <w:szCs w:val="24"/>
        </w:rPr>
        <w:t>– Optical Filter spectral measurements results</w:t>
      </w:r>
    </w:p>
    <w:tbl>
      <w:tblPr>
        <w:tblW w:w="0" w:type="auto"/>
        <w:tblCellMar>
          <w:top w:w="15" w:type="dxa"/>
          <w:left w:w="15" w:type="dxa"/>
          <w:bottom w:w="15" w:type="dxa"/>
          <w:right w:w="15" w:type="dxa"/>
        </w:tblCellMar>
        <w:tblLook w:val="04A0" w:firstRow="1" w:lastRow="0" w:firstColumn="1" w:lastColumn="0" w:noHBand="0" w:noVBand="1"/>
      </w:tblPr>
      <w:tblGrid>
        <w:gridCol w:w="1579"/>
        <w:gridCol w:w="1575"/>
        <w:gridCol w:w="1607"/>
        <w:gridCol w:w="1584"/>
        <w:gridCol w:w="2078"/>
      </w:tblGrid>
      <w:tr w:rsidR="00DD11C0" w:rsidRPr="00F56D8B" w14:paraId="57859AD7" w14:textId="77777777" w:rsidTr="00DD11C0">
        <w:trPr>
          <w:trHeight w:val="9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597FEA" w14:textId="77777777" w:rsidR="00DD11C0" w:rsidRPr="00477376" w:rsidRDefault="00DD11C0" w:rsidP="00F56D8B">
            <w:pPr>
              <w:pStyle w:val="NormalWeb"/>
              <w:spacing w:before="0" w:beforeAutospacing="0" w:after="0" w:afterAutospacing="0"/>
              <w:jc w:val="both"/>
              <w:rPr>
                <w:rFonts w:ascii="Arial" w:hAnsi="Arial" w:cs="Arial"/>
                <w:b/>
                <w:sz w:val="24"/>
                <w:szCs w:val="24"/>
                <w:rPrChange w:id="570" w:author="Sam Lo" w:date="2017-02-02T17:22:00Z">
                  <w:rPr>
                    <w:rFonts w:ascii="Arial" w:hAnsi="Arial" w:cs="Arial"/>
                    <w:sz w:val="24"/>
                    <w:szCs w:val="24"/>
                  </w:rPr>
                </w:rPrChange>
              </w:rPr>
            </w:pPr>
            <w:r w:rsidRPr="00477376">
              <w:rPr>
                <w:rFonts w:ascii="Arial" w:hAnsi="Arial" w:cs="Arial"/>
                <w:b/>
                <w:sz w:val="24"/>
                <w:szCs w:val="24"/>
                <w:rPrChange w:id="571" w:author="Sam Lo" w:date="2017-02-02T17:22:00Z">
                  <w:rPr>
                    <w:rFonts w:ascii="Arial" w:hAnsi="Arial" w:cs="Arial"/>
                    <w:sz w:val="24"/>
                    <w:szCs w:val="24"/>
                  </w:rPr>
                </w:rPrChange>
              </w:rPr>
              <w:t>Wavelength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8D12B8" w14:textId="77777777" w:rsidR="00DD11C0" w:rsidRPr="00477376" w:rsidRDefault="00DD11C0" w:rsidP="00F56D8B">
            <w:pPr>
              <w:pStyle w:val="NormalWeb"/>
              <w:spacing w:before="0" w:beforeAutospacing="0" w:after="0" w:afterAutospacing="0"/>
              <w:jc w:val="both"/>
              <w:rPr>
                <w:rFonts w:ascii="Arial" w:hAnsi="Arial" w:cs="Arial"/>
                <w:b/>
                <w:sz w:val="24"/>
                <w:szCs w:val="24"/>
                <w:rPrChange w:id="572" w:author="Sam Lo" w:date="2017-02-02T17:22:00Z">
                  <w:rPr>
                    <w:rFonts w:ascii="Arial" w:hAnsi="Arial" w:cs="Arial"/>
                    <w:sz w:val="24"/>
                    <w:szCs w:val="24"/>
                  </w:rPr>
                </w:rPrChange>
              </w:rPr>
            </w:pPr>
            <w:r w:rsidRPr="00477376">
              <w:rPr>
                <w:rFonts w:ascii="Arial" w:hAnsi="Arial" w:cs="Arial"/>
                <w:b/>
                <w:sz w:val="24"/>
                <w:szCs w:val="24"/>
                <w:rPrChange w:id="573" w:author="Sam Lo" w:date="2017-02-02T17:22:00Z">
                  <w:rPr>
                    <w:rFonts w:ascii="Arial" w:hAnsi="Arial" w:cs="Arial"/>
                    <w:sz w:val="24"/>
                    <w:szCs w:val="24"/>
                  </w:rPr>
                </w:rPrChange>
              </w:rPr>
              <w:t>1045478 yellow led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13E719" w14:textId="77777777" w:rsidR="00DD11C0" w:rsidRPr="00477376" w:rsidRDefault="00DD11C0" w:rsidP="00F56D8B">
            <w:pPr>
              <w:pStyle w:val="NormalWeb"/>
              <w:spacing w:before="0" w:beforeAutospacing="0" w:after="0" w:afterAutospacing="0"/>
              <w:jc w:val="both"/>
              <w:rPr>
                <w:rFonts w:ascii="Arial" w:hAnsi="Arial" w:cs="Arial"/>
                <w:b/>
                <w:sz w:val="24"/>
                <w:szCs w:val="24"/>
                <w:rPrChange w:id="574" w:author="Sam Lo" w:date="2017-02-02T17:22:00Z">
                  <w:rPr>
                    <w:rFonts w:ascii="Arial" w:hAnsi="Arial" w:cs="Arial"/>
                    <w:sz w:val="24"/>
                    <w:szCs w:val="24"/>
                  </w:rPr>
                </w:rPrChange>
              </w:rPr>
            </w:pPr>
            <w:r w:rsidRPr="00477376">
              <w:rPr>
                <w:rFonts w:ascii="Arial" w:hAnsi="Arial" w:cs="Arial"/>
                <w:b/>
                <w:sz w:val="24"/>
                <w:szCs w:val="24"/>
                <w:rPrChange w:id="575" w:author="Sam Lo" w:date="2017-02-02T17:22:00Z">
                  <w:rPr>
                    <w:rFonts w:ascii="Arial" w:hAnsi="Arial" w:cs="Arial"/>
                    <w:sz w:val="24"/>
                    <w:szCs w:val="24"/>
                  </w:rPr>
                </w:rPrChange>
              </w:rPr>
              <w:t>1045476 Green LED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958426" w14:textId="77777777" w:rsidR="00DD11C0" w:rsidRPr="00477376" w:rsidRDefault="00DD11C0" w:rsidP="00F56D8B">
            <w:pPr>
              <w:pStyle w:val="NormalWeb"/>
              <w:spacing w:before="0" w:beforeAutospacing="0" w:after="0" w:afterAutospacing="0"/>
              <w:jc w:val="both"/>
              <w:rPr>
                <w:rFonts w:ascii="Arial" w:hAnsi="Arial" w:cs="Arial"/>
                <w:b/>
                <w:sz w:val="24"/>
                <w:szCs w:val="24"/>
                <w:rPrChange w:id="576" w:author="Sam Lo" w:date="2017-02-02T17:22:00Z">
                  <w:rPr>
                    <w:rFonts w:ascii="Arial" w:hAnsi="Arial" w:cs="Arial"/>
                    <w:sz w:val="24"/>
                    <w:szCs w:val="24"/>
                  </w:rPr>
                </w:rPrChange>
              </w:rPr>
            </w:pPr>
            <w:r w:rsidRPr="00477376">
              <w:rPr>
                <w:rFonts w:ascii="Arial" w:hAnsi="Arial" w:cs="Arial"/>
                <w:b/>
                <w:sz w:val="24"/>
                <w:szCs w:val="24"/>
                <w:rPrChange w:id="577" w:author="Sam Lo" w:date="2017-02-02T17:22:00Z">
                  <w:rPr>
                    <w:rFonts w:ascii="Arial" w:hAnsi="Arial" w:cs="Arial"/>
                    <w:sz w:val="24"/>
                    <w:szCs w:val="24"/>
                  </w:rPr>
                </w:rPrChange>
              </w:rPr>
              <w:t>2112109 590nm led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FB6604" w14:textId="77777777" w:rsidR="00DD11C0" w:rsidRPr="00477376" w:rsidRDefault="00DD11C0" w:rsidP="00F56D8B">
            <w:pPr>
              <w:pStyle w:val="NormalWeb"/>
              <w:spacing w:before="0" w:beforeAutospacing="0" w:after="0" w:afterAutospacing="0"/>
              <w:jc w:val="both"/>
              <w:rPr>
                <w:rFonts w:ascii="Arial" w:hAnsi="Arial" w:cs="Arial"/>
                <w:b/>
                <w:sz w:val="24"/>
                <w:szCs w:val="24"/>
                <w:rPrChange w:id="578" w:author="Sam Lo" w:date="2017-02-02T17:22:00Z">
                  <w:rPr>
                    <w:rFonts w:ascii="Arial" w:hAnsi="Arial" w:cs="Arial"/>
                    <w:sz w:val="24"/>
                    <w:szCs w:val="24"/>
                  </w:rPr>
                </w:rPrChange>
              </w:rPr>
            </w:pPr>
            <w:proofErr w:type="spellStart"/>
            <w:r w:rsidRPr="00477376">
              <w:rPr>
                <w:rFonts w:ascii="Arial" w:hAnsi="Arial" w:cs="Arial"/>
                <w:b/>
                <w:sz w:val="24"/>
                <w:szCs w:val="24"/>
                <w:rPrChange w:id="579" w:author="Sam Lo" w:date="2017-02-02T17:22:00Z">
                  <w:rPr>
                    <w:rFonts w:ascii="Arial" w:hAnsi="Arial" w:cs="Arial"/>
                    <w:sz w:val="24"/>
                    <w:szCs w:val="24"/>
                  </w:rPr>
                </w:rPrChange>
              </w:rPr>
              <w:t>Thorlabs</w:t>
            </w:r>
            <w:proofErr w:type="spellEnd"/>
            <w:r w:rsidRPr="00477376">
              <w:rPr>
                <w:rFonts w:ascii="Arial" w:hAnsi="Arial" w:cs="Arial"/>
                <w:b/>
                <w:sz w:val="24"/>
                <w:szCs w:val="24"/>
                <w:rPrChange w:id="580" w:author="Sam Lo" w:date="2017-02-02T17:22:00Z">
                  <w:rPr>
                    <w:rFonts w:ascii="Arial" w:hAnsi="Arial" w:cs="Arial"/>
                    <w:sz w:val="24"/>
                    <w:szCs w:val="24"/>
                  </w:rPr>
                </w:rPrChange>
              </w:rPr>
              <w:t xml:space="preserve"> 1050nm infrared LED</w:t>
            </w:r>
          </w:p>
        </w:tc>
      </w:tr>
      <w:tr w:rsidR="00DD11C0" w:rsidRPr="00F56D8B" w14:paraId="01CAF722" w14:textId="77777777" w:rsidTr="00DD11C0">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921FD2"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420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DB7C79"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0.189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432F35"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0.337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76EAD4"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1.274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1BBA68"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0.16</w:t>
            </w:r>
          </w:p>
        </w:tc>
      </w:tr>
      <w:tr w:rsidR="00DD11C0" w:rsidRPr="00F56D8B" w14:paraId="7AC33923" w14:textId="77777777" w:rsidTr="00DD11C0">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77948A"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440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8A4D07"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0.627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B9B652"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1.192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944B26"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2.096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139EE3"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0.16</w:t>
            </w:r>
          </w:p>
        </w:tc>
      </w:tr>
      <w:tr w:rsidR="00DD11C0" w:rsidRPr="00F56D8B" w14:paraId="5877145E" w14:textId="77777777" w:rsidTr="00DD11C0">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73E947"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500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C9227C"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0.8916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3CB2C8"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1.395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A38449"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2.218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16D85D"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0.25</w:t>
            </w:r>
          </w:p>
        </w:tc>
      </w:tr>
      <w:tr w:rsidR="00DD11C0" w:rsidRPr="00F56D8B" w14:paraId="6B4163C7" w14:textId="77777777" w:rsidTr="00DD11C0">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5536E8"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530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285D8A"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1.0718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994955"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1.1717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9EFF52"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2.212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B5C488"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0.243</w:t>
            </w:r>
          </w:p>
        </w:tc>
      </w:tr>
      <w:tr w:rsidR="00DD11C0" w:rsidRPr="00F56D8B" w14:paraId="468F1549" w14:textId="77777777" w:rsidTr="00DD11C0">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9DC958"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565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421F25"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3.693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B190AE"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3.212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082C90"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1.931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A289D9"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0.271</w:t>
            </w:r>
          </w:p>
        </w:tc>
      </w:tr>
      <w:tr w:rsidR="00DD11C0" w:rsidRPr="00F56D8B" w14:paraId="28E17697" w14:textId="77777777" w:rsidTr="00DD11C0">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3067FC"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580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121FEA"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3.6314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5F271B"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2.232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6BFB25"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1.981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8E8717"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0.1919</w:t>
            </w:r>
          </w:p>
        </w:tc>
      </w:tr>
      <w:tr w:rsidR="00DD11C0" w:rsidRPr="00F56D8B" w14:paraId="589DACD8" w14:textId="77777777" w:rsidTr="00DD11C0">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8F54A5"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610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AF3D52"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1.232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D04489"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0.691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E21C21"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2.183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5DE818"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0.2616</w:t>
            </w:r>
          </w:p>
        </w:tc>
      </w:tr>
      <w:tr w:rsidR="00DD11C0" w:rsidRPr="00F56D8B" w14:paraId="5F4413F1" w14:textId="77777777" w:rsidTr="00DD11C0">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FCC94A"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680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C2E82A"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2.234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514349"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1.2211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8F31EB"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2.0316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7ADB84"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0.1411</w:t>
            </w:r>
          </w:p>
        </w:tc>
      </w:tr>
      <w:tr w:rsidR="00DD11C0" w:rsidRPr="00F56D8B" w14:paraId="661A8CD1" w14:textId="77777777" w:rsidTr="00DD11C0">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BDFF35"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700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F47B5C"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1.3719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2D2980"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0.589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9DEC5D"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2.0517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81A16B"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0.3122</w:t>
            </w:r>
          </w:p>
        </w:tc>
      </w:tr>
      <w:tr w:rsidR="00DD11C0" w:rsidRPr="00F56D8B" w14:paraId="0AEA60EA" w14:textId="77777777" w:rsidTr="00DD11C0">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990D03"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720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94F2D3"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0.187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344E1D"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0.6418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A570A0"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0.583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DE658B"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0.346</w:t>
            </w:r>
          </w:p>
        </w:tc>
      </w:tr>
      <w:tr w:rsidR="00DD11C0" w:rsidRPr="00F56D8B" w14:paraId="528DFAE3" w14:textId="77777777" w:rsidTr="00DD11C0">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949532"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730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2C951A"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0.4618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60DC8B"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0.234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F968A9"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1.206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30DCA9"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0.3</w:t>
            </w:r>
          </w:p>
        </w:tc>
      </w:tr>
      <w:tr w:rsidR="00DD11C0" w:rsidRPr="00F56D8B" w14:paraId="648C408C" w14:textId="77777777" w:rsidTr="00DD11C0">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DEB8D9"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740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662344"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0.562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63B7A6"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0.183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89543E"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0.5716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718871"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0.182</w:t>
            </w:r>
          </w:p>
        </w:tc>
      </w:tr>
    </w:tbl>
    <w:p w14:paraId="73953178" w14:textId="77777777" w:rsidR="00DD11C0" w:rsidRPr="00F56D8B" w:rsidRDefault="00DD11C0" w:rsidP="00F56D8B">
      <w:pPr>
        <w:jc w:val="both"/>
        <w:rPr>
          <w:rFonts w:ascii="Arial" w:eastAsia="Times New Roman" w:hAnsi="Arial" w:cs="Arial"/>
        </w:rPr>
      </w:pPr>
    </w:p>
    <w:p w14:paraId="3D97B70A" w14:textId="77777777" w:rsidR="00DD11C0" w:rsidRPr="00F56D8B" w:rsidRDefault="00DD11C0"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 xml:space="preserve">The LEDs, which emits within visible range, has a wide spectral response, and has more noise within the measurements. Figure 16 shows that there is a very wide spectral response in 590nm yellow LED. It has recorded at around 2V at from 440nm to 700nm, and a response of more than 1V at 730nm. </w:t>
      </w:r>
    </w:p>
    <w:p w14:paraId="0055CA96" w14:textId="6ADF1DCF" w:rsidR="00DD11C0" w:rsidRPr="00F56D8B" w:rsidRDefault="00E0440E" w:rsidP="00F56D8B">
      <w:pPr>
        <w:pStyle w:val="NormalWeb"/>
        <w:keepNext/>
        <w:spacing w:before="0" w:beforeAutospacing="0" w:after="0" w:afterAutospacing="0"/>
        <w:jc w:val="both"/>
        <w:rPr>
          <w:rFonts w:ascii="Arial" w:hAnsi="Arial" w:cs="Arial"/>
          <w:sz w:val="24"/>
          <w:szCs w:val="24"/>
        </w:rPr>
      </w:pPr>
      <w:ins w:id="581" w:author="Sam Lo" w:date="2017-02-02T17:47:00Z">
        <w:r w:rsidRPr="00E0440E">
          <w:t xml:space="preserve"> </w:t>
        </w:r>
        <w:r>
          <w:rPr>
            <w:rFonts w:ascii="Arial" w:hAnsi="Arial" w:cs="Arial"/>
            <w:noProof/>
            <w:sz w:val="24"/>
            <w:szCs w:val="24"/>
            <w:lang w:val="en-US"/>
          </w:rPr>
          <w:drawing>
            <wp:inline distT="0" distB="0" distL="0" distR="0" wp14:anchorId="4610CF82" wp14:editId="436431C1">
              <wp:extent cx="5033645" cy="2759710"/>
              <wp:effectExtent l="0" t="0" r="0" b="889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5033645" cy="2759710"/>
                      </a:xfrm>
                      <a:prstGeom prst="rect">
                        <a:avLst/>
                      </a:prstGeom>
                      <a:noFill/>
                      <a:ln>
                        <a:noFill/>
                      </a:ln>
                    </pic:spPr>
                  </pic:pic>
                </a:graphicData>
              </a:graphic>
            </wp:inline>
          </w:drawing>
        </w:r>
        <w:r w:rsidRPr="00E0440E">
          <w:rPr>
            <w:rFonts w:ascii="Arial" w:hAnsi="Arial" w:cs="Arial"/>
            <w:noProof/>
            <w:sz w:val="24"/>
            <w:szCs w:val="24"/>
            <w:lang w:val="en-US"/>
          </w:rPr>
          <w:t xml:space="preserve"> </w:t>
        </w:r>
      </w:ins>
      <w:del w:id="582" w:author="Sam Lo" w:date="2017-02-02T17:47:00Z">
        <w:r w:rsidR="00DD11C0" w:rsidRPr="00F56D8B" w:rsidDel="00E0440E">
          <w:rPr>
            <w:rFonts w:ascii="Arial" w:hAnsi="Arial" w:cs="Arial"/>
            <w:noProof/>
            <w:sz w:val="24"/>
            <w:szCs w:val="24"/>
            <w:lang w:val="en-US"/>
          </w:rPr>
          <w:drawing>
            <wp:inline distT="0" distB="0" distL="0" distR="0" wp14:anchorId="0FFEF0D0" wp14:editId="0C877C0C">
              <wp:extent cx="5526802" cy="3314700"/>
              <wp:effectExtent l="0" t="0" r="10795" b="0"/>
              <wp:docPr id="54" name="Picture 54" descr="https://lh6.googleusercontent.com/hiUPfw3s5dy3DR41d2MfeF5HH7MwOzaet0AC5ToznV9fRwlfLiK3iIwzanhV5XKwD1wlLqyCfMMtih9WQPkTPnZ5gidsVQETNpOD9GAtIVKVlhTUtUbhUQ4DN147MXJchb4RQg3OMMNdaAN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6.googleusercontent.com/hiUPfw3s5dy3DR41d2MfeF5HH7MwOzaet0AC5ToznV9fRwlfLiK3iIwzanhV5XKwD1wlLqyCfMMtih9WQPkTPnZ5gidsVQETNpOD9GAtIVKVlhTUtUbhUQ4DN147MXJchb4RQg3OMMNdaANaJ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6802" cy="3314700"/>
                      </a:xfrm>
                      <a:prstGeom prst="rect">
                        <a:avLst/>
                      </a:prstGeom>
                      <a:noFill/>
                      <a:ln>
                        <a:noFill/>
                      </a:ln>
                    </pic:spPr>
                  </pic:pic>
                </a:graphicData>
              </a:graphic>
            </wp:inline>
          </w:drawing>
        </w:r>
      </w:del>
    </w:p>
    <w:p w14:paraId="3DD0D860" w14:textId="5FEADC34" w:rsidR="00595B5E" w:rsidRPr="00F56D8B" w:rsidRDefault="00595B5E" w:rsidP="00F56D8B">
      <w:pPr>
        <w:pStyle w:val="NormalWeb"/>
        <w:spacing w:before="0" w:beforeAutospacing="0" w:after="200" w:afterAutospacing="0"/>
        <w:jc w:val="both"/>
        <w:rPr>
          <w:rFonts w:ascii="Arial" w:hAnsi="Arial" w:cs="Arial"/>
          <w:b/>
          <w:sz w:val="24"/>
          <w:szCs w:val="24"/>
        </w:rPr>
      </w:pPr>
      <w:r w:rsidRPr="00F56D8B">
        <w:rPr>
          <w:rFonts w:ascii="Arial" w:hAnsi="Arial" w:cs="Arial"/>
          <w:b/>
          <w:sz w:val="24"/>
          <w:szCs w:val="24"/>
        </w:rPr>
        <w:t xml:space="preserve">Figure </w:t>
      </w:r>
      <w:r w:rsidRPr="00F56D8B">
        <w:rPr>
          <w:rFonts w:ascii="Arial" w:hAnsi="Arial" w:cs="Arial"/>
          <w:b/>
          <w:sz w:val="24"/>
          <w:szCs w:val="24"/>
        </w:rPr>
        <w:fldChar w:fldCharType="begin"/>
      </w:r>
      <w:r w:rsidRPr="00F56D8B">
        <w:rPr>
          <w:rFonts w:ascii="Arial" w:hAnsi="Arial" w:cs="Arial"/>
          <w:b/>
          <w:sz w:val="24"/>
          <w:szCs w:val="24"/>
        </w:rPr>
        <w:instrText xml:space="preserve"> SEQ Figure \* ARABIC </w:instrText>
      </w:r>
      <w:r w:rsidRPr="00F56D8B">
        <w:rPr>
          <w:rFonts w:ascii="Arial" w:hAnsi="Arial" w:cs="Arial"/>
          <w:b/>
          <w:sz w:val="24"/>
          <w:szCs w:val="24"/>
        </w:rPr>
        <w:fldChar w:fldCharType="separate"/>
      </w:r>
      <w:r w:rsidR="00F56D8B" w:rsidRPr="00F56D8B">
        <w:rPr>
          <w:rFonts w:ascii="Arial" w:hAnsi="Arial" w:cs="Arial"/>
          <w:b/>
          <w:noProof/>
          <w:sz w:val="24"/>
          <w:szCs w:val="24"/>
        </w:rPr>
        <w:t>13</w:t>
      </w:r>
      <w:r w:rsidRPr="00F56D8B">
        <w:rPr>
          <w:rFonts w:ascii="Arial" w:hAnsi="Arial" w:cs="Arial"/>
          <w:b/>
          <w:sz w:val="24"/>
          <w:szCs w:val="24"/>
        </w:rPr>
        <w:fldChar w:fldCharType="end"/>
      </w:r>
      <w:r w:rsidRPr="00F56D8B">
        <w:rPr>
          <w:rFonts w:ascii="Arial" w:hAnsi="Arial" w:cs="Arial"/>
          <w:b/>
          <w:bCs/>
          <w:sz w:val="24"/>
          <w:szCs w:val="24"/>
        </w:rPr>
        <w:t xml:space="preserve"> - Green LED Optical Filter Spectral Response </w:t>
      </w:r>
    </w:p>
    <w:p w14:paraId="5C4E2561" w14:textId="7AC50FEC" w:rsidR="00595B5E" w:rsidRPr="00F56D8B" w:rsidRDefault="00595B5E" w:rsidP="00F56D8B">
      <w:pPr>
        <w:pStyle w:val="Caption"/>
        <w:rPr>
          <w:rFonts w:ascii="Arial" w:hAnsi="Arial" w:cs="Arial"/>
          <w:color w:val="auto"/>
          <w:sz w:val="24"/>
          <w:szCs w:val="24"/>
        </w:rPr>
      </w:pPr>
    </w:p>
    <w:p w14:paraId="7E0E1B4F" w14:textId="77777777" w:rsidR="00DD11C0" w:rsidRPr="00F56D8B" w:rsidRDefault="00DD11C0" w:rsidP="00F56D8B">
      <w:pPr>
        <w:jc w:val="both"/>
        <w:rPr>
          <w:rFonts w:ascii="Arial" w:eastAsia="Times New Roman" w:hAnsi="Arial" w:cs="Arial"/>
        </w:rPr>
      </w:pPr>
    </w:p>
    <w:p w14:paraId="24D0AC1F" w14:textId="3F997409" w:rsidR="00595B5E" w:rsidRPr="00F56D8B" w:rsidRDefault="00E0440E" w:rsidP="00F56D8B">
      <w:pPr>
        <w:pStyle w:val="NormalWeb"/>
        <w:keepNext/>
        <w:spacing w:before="0" w:beforeAutospacing="0" w:after="0" w:afterAutospacing="0"/>
        <w:jc w:val="both"/>
        <w:rPr>
          <w:rFonts w:ascii="Arial" w:hAnsi="Arial" w:cs="Arial"/>
          <w:sz w:val="24"/>
          <w:szCs w:val="24"/>
        </w:rPr>
      </w:pPr>
      <w:ins w:id="583" w:author="Sam Lo" w:date="2017-02-02T17:47:00Z">
        <w:r>
          <w:rPr>
            <w:rFonts w:ascii="Arial" w:hAnsi="Arial" w:cs="Arial"/>
            <w:noProof/>
            <w:sz w:val="24"/>
            <w:szCs w:val="24"/>
            <w:lang w:val="en-US"/>
          </w:rPr>
          <w:drawing>
            <wp:inline distT="0" distB="0" distL="0" distR="0" wp14:anchorId="3C5584DD" wp14:editId="4F1713EC">
              <wp:extent cx="5436235" cy="2701290"/>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5436235" cy="2701290"/>
                      </a:xfrm>
                      <a:prstGeom prst="rect">
                        <a:avLst/>
                      </a:prstGeom>
                      <a:noFill/>
                      <a:ln>
                        <a:noFill/>
                      </a:ln>
                    </pic:spPr>
                  </pic:pic>
                </a:graphicData>
              </a:graphic>
            </wp:inline>
          </w:drawing>
        </w:r>
        <w:r w:rsidRPr="00E0440E">
          <w:rPr>
            <w:rFonts w:ascii="Arial" w:hAnsi="Arial" w:cs="Arial"/>
            <w:noProof/>
            <w:sz w:val="24"/>
            <w:szCs w:val="24"/>
            <w:lang w:val="en-US"/>
          </w:rPr>
          <w:t xml:space="preserve"> </w:t>
        </w:r>
      </w:ins>
      <w:del w:id="584" w:author="Sam Lo" w:date="2017-02-02T17:47:00Z">
        <w:r w:rsidR="00DD11C0" w:rsidRPr="00F56D8B" w:rsidDel="00E0440E">
          <w:rPr>
            <w:rFonts w:ascii="Arial" w:hAnsi="Arial" w:cs="Arial"/>
            <w:noProof/>
            <w:sz w:val="24"/>
            <w:szCs w:val="24"/>
            <w:lang w:val="en-US"/>
          </w:rPr>
          <w:drawing>
            <wp:inline distT="0" distB="0" distL="0" distR="0" wp14:anchorId="55CE6925" wp14:editId="7D054AE4">
              <wp:extent cx="5604501" cy="3066176"/>
              <wp:effectExtent l="0" t="0" r="9525" b="7620"/>
              <wp:docPr id="55" name="Picture 55" descr="https://lh5.googleusercontent.com/qZ2CwuGL-AWcrVNw85QC7v7MPDwxLK4RalsRa7uRc33ndCK8ZABF8L_rMCRqkNe33RuihB6D3kPGFAEbqgA1UEI4V-5TJ_xtffBxM8J8MzTrXuE7yybMvrshMeN2sIqhkkVCCEbjeSsVTK1P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qZ2CwuGL-AWcrVNw85QC7v7MPDwxLK4RalsRa7uRc33ndCK8ZABF8L_rMCRqkNe33RuihB6D3kPGFAEbqgA1UEI4V-5TJ_xtffBxM8J8MzTrXuE7yybMvrshMeN2sIqhkkVCCEbjeSsVTK1Ps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4501" cy="3066176"/>
                      </a:xfrm>
                      <a:prstGeom prst="rect">
                        <a:avLst/>
                      </a:prstGeom>
                      <a:noFill/>
                      <a:ln>
                        <a:noFill/>
                      </a:ln>
                    </pic:spPr>
                  </pic:pic>
                </a:graphicData>
              </a:graphic>
            </wp:inline>
          </w:drawing>
        </w:r>
      </w:del>
    </w:p>
    <w:p w14:paraId="29BF2EE4" w14:textId="7D8B031E" w:rsidR="00DD11C0" w:rsidRPr="00F56D8B" w:rsidRDefault="00595B5E" w:rsidP="00F56D8B">
      <w:pPr>
        <w:pStyle w:val="Caption"/>
        <w:rPr>
          <w:rFonts w:ascii="Arial" w:hAnsi="Arial" w:cs="Arial"/>
          <w:color w:val="auto"/>
          <w:sz w:val="24"/>
          <w:szCs w:val="24"/>
        </w:rPr>
      </w:pPr>
      <w:r w:rsidRPr="00F56D8B">
        <w:rPr>
          <w:rFonts w:ascii="Arial" w:hAnsi="Arial" w:cs="Arial"/>
          <w:color w:val="auto"/>
          <w:sz w:val="24"/>
          <w:szCs w:val="24"/>
        </w:rPr>
        <w:t xml:space="preserve">Figure </w:t>
      </w:r>
      <w:r w:rsidRPr="00F56D8B">
        <w:rPr>
          <w:rFonts w:ascii="Arial" w:hAnsi="Arial" w:cs="Arial"/>
          <w:color w:val="auto"/>
          <w:sz w:val="24"/>
          <w:szCs w:val="24"/>
        </w:rPr>
        <w:fldChar w:fldCharType="begin"/>
      </w:r>
      <w:r w:rsidRPr="00F56D8B">
        <w:rPr>
          <w:rFonts w:ascii="Arial" w:hAnsi="Arial" w:cs="Arial"/>
          <w:color w:val="auto"/>
          <w:sz w:val="24"/>
          <w:szCs w:val="24"/>
        </w:rPr>
        <w:instrText xml:space="preserve"> SEQ Figure \* ARABIC </w:instrText>
      </w:r>
      <w:r w:rsidRPr="00F56D8B">
        <w:rPr>
          <w:rFonts w:ascii="Arial" w:hAnsi="Arial" w:cs="Arial"/>
          <w:color w:val="auto"/>
          <w:sz w:val="24"/>
          <w:szCs w:val="24"/>
        </w:rPr>
        <w:fldChar w:fldCharType="separate"/>
      </w:r>
      <w:r w:rsidR="00F56D8B" w:rsidRPr="00F56D8B">
        <w:rPr>
          <w:rFonts w:ascii="Arial" w:hAnsi="Arial" w:cs="Arial"/>
          <w:noProof/>
          <w:color w:val="auto"/>
          <w:sz w:val="24"/>
          <w:szCs w:val="24"/>
        </w:rPr>
        <w:t>14</w:t>
      </w:r>
      <w:r w:rsidRPr="00F56D8B">
        <w:rPr>
          <w:rFonts w:ascii="Arial" w:hAnsi="Arial" w:cs="Arial"/>
          <w:color w:val="auto"/>
          <w:sz w:val="24"/>
          <w:szCs w:val="24"/>
        </w:rPr>
        <w:fldChar w:fldCharType="end"/>
      </w:r>
      <w:r w:rsidRPr="00F56D8B">
        <w:rPr>
          <w:rFonts w:ascii="Arial" w:hAnsi="Arial" w:cs="Arial"/>
          <w:color w:val="auto"/>
          <w:sz w:val="24"/>
          <w:szCs w:val="24"/>
        </w:rPr>
        <w:t xml:space="preserve"> - </w:t>
      </w:r>
      <w:r w:rsidR="00DD11C0" w:rsidRPr="00F56D8B">
        <w:rPr>
          <w:rFonts w:ascii="Arial" w:hAnsi="Arial" w:cs="Arial"/>
          <w:bCs w:val="0"/>
          <w:color w:val="auto"/>
          <w:sz w:val="24"/>
          <w:szCs w:val="24"/>
        </w:rPr>
        <w:t>Yellow LED Optical Filter Spectral response</w:t>
      </w:r>
    </w:p>
    <w:p w14:paraId="689E8CD1" w14:textId="77777777" w:rsidR="00595B5E" w:rsidRPr="00F56D8B" w:rsidRDefault="00DD11C0" w:rsidP="00F56D8B">
      <w:pPr>
        <w:pStyle w:val="NormalWeb"/>
        <w:keepNext/>
        <w:spacing w:before="0" w:beforeAutospacing="0" w:after="0" w:afterAutospacing="0"/>
        <w:jc w:val="both"/>
        <w:rPr>
          <w:rFonts w:ascii="Arial" w:hAnsi="Arial" w:cs="Arial"/>
          <w:sz w:val="24"/>
          <w:szCs w:val="24"/>
        </w:rPr>
      </w:pPr>
      <w:r w:rsidRPr="00F56D8B">
        <w:rPr>
          <w:rFonts w:ascii="Arial" w:hAnsi="Arial" w:cs="Arial"/>
          <w:noProof/>
          <w:sz w:val="24"/>
          <w:szCs w:val="24"/>
          <w:lang w:val="en-US"/>
        </w:rPr>
        <w:drawing>
          <wp:inline distT="0" distB="0" distL="0" distR="0" wp14:anchorId="47D22160" wp14:editId="4A2F35CC">
            <wp:extent cx="4918465" cy="2927815"/>
            <wp:effectExtent l="0" t="0" r="9525" b="0"/>
            <wp:docPr id="56" name="Picture 56" descr="https://lh5.googleusercontent.com/snCoZ7GKpzANczjp2rc51zawi4AfXc0HsU7KO5x7U7rA_T2v4i9GFtq6iYN6nKlBgNs_rTY36OBcKulCml8cPQDfeXjTbkc0BbkeE6uvapcuMQtieMD7uEQNhaRstr2-0dlTElwXOyBLu1vX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snCoZ7GKpzANczjp2rc51zawi4AfXc0HsU7KO5x7U7rA_T2v4i9GFtq6iYN6nKlBgNs_rTY36OBcKulCml8cPQDfeXjTbkc0BbkeE6uvapcuMQtieMD7uEQNhaRstr2-0dlTElwXOyBLu1vXr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8902" cy="2928075"/>
                    </a:xfrm>
                    <a:prstGeom prst="rect">
                      <a:avLst/>
                    </a:prstGeom>
                    <a:noFill/>
                    <a:ln>
                      <a:noFill/>
                    </a:ln>
                  </pic:spPr>
                </pic:pic>
              </a:graphicData>
            </a:graphic>
          </wp:inline>
        </w:drawing>
      </w:r>
    </w:p>
    <w:p w14:paraId="221F67C1" w14:textId="77777777" w:rsidR="00595B5E" w:rsidRPr="00F56D8B" w:rsidRDefault="00595B5E" w:rsidP="00F56D8B">
      <w:pPr>
        <w:pStyle w:val="NormalWeb"/>
        <w:spacing w:before="0" w:beforeAutospacing="0" w:after="200" w:afterAutospacing="0"/>
        <w:jc w:val="both"/>
        <w:rPr>
          <w:rFonts w:ascii="Arial" w:hAnsi="Arial" w:cs="Arial"/>
          <w:b/>
          <w:sz w:val="24"/>
          <w:szCs w:val="24"/>
        </w:rPr>
      </w:pPr>
      <w:r w:rsidRPr="00F56D8B">
        <w:rPr>
          <w:rFonts w:ascii="Arial" w:hAnsi="Arial" w:cs="Arial"/>
          <w:b/>
          <w:sz w:val="24"/>
          <w:szCs w:val="24"/>
        </w:rPr>
        <w:t xml:space="preserve">Figure </w:t>
      </w:r>
      <w:r w:rsidRPr="00F56D8B">
        <w:rPr>
          <w:rFonts w:ascii="Arial" w:hAnsi="Arial" w:cs="Arial"/>
          <w:b/>
          <w:sz w:val="24"/>
          <w:szCs w:val="24"/>
        </w:rPr>
        <w:fldChar w:fldCharType="begin"/>
      </w:r>
      <w:r w:rsidRPr="00F56D8B">
        <w:rPr>
          <w:rFonts w:ascii="Arial" w:hAnsi="Arial" w:cs="Arial"/>
          <w:b/>
          <w:sz w:val="24"/>
          <w:szCs w:val="24"/>
        </w:rPr>
        <w:instrText xml:space="preserve"> SEQ Figure \* ARABIC </w:instrText>
      </w:r>
      <w:r w:rsidRPr="00F56D8B">
        <w:rPr>
          <w:rFonts w:ascii="Arial" w:hAnsi="Arial" w:cs="Arial"/>
          <w:b/>
          <w:sz w:val="24"/>
          <w:szCs w:val="24"/>
        </w:rPr>
        <w:fldChar w:fldCharType="separate"/>
      </w:r>
      <w:r w:rsidR="00F56D8B" w:rsidRPr="00F56D8B">
        <w:rPr>
          <w:rFonts w:ascii="Arial" w:hAnsi="Arial" w:cs="Arial"/>
          <w:b/>
          <w:noProof/>
          <w:sz w:val="24"/>
          <w:szCs w:val="24"/>
        </w:rPr>
        <w:t>15</w:t>
      </w:r>
      <w:r w:rsidRPr="00F56D8B">
        <w:rPr>
          <w:rFonts w:ascii="Arial" w:hAnsi="Arial" w:cs="Arial"/>
          <w:b/>
          <w:sz w:val="24"/>
          <w:szCs w:val="24"/>
        </w:rPr>
        <w:fldChar w:fldCharType="end"/>
      </w:r>
      <w:r w:rsidRPr="00F56D8B">
        <w:rPr>
          <w:rFonts w:ascii="Arial" w:hAnsi="Arial" w:cs="Arial"/>
          <w:b/>
          <w:bCs/>
          <w:sz w:val="24"/>
          <w:szCs w:val="24"/>
        </w:rPr>
        <w:t>: 590nm LED Optical Filter Spectral Response</w:t>
      </w:r>
    </w:p>
    <w:p w14:paraId="2676BA38" w14:textId="1B9E8BA2" w:rsidR="00DD11C0" w:rsidRPr="00F56D8B" w:rsidRDefault="00DD11C0" w:rsidP="00F56D8B">
      <w:pPr>
        <w:pStyle w:val="Caption"/>
        <w:rPr>
          <w:rFonts w:ascii="Arial" w:hAnsi="Arial" w:cs="Arial"/>
          <w:color w:val="auto"/>
          <w:sz w:val="24"/>
          <w:szCs w:val="24"/>
        </w:rPr>
      </w:pPr>
    </w:p>
    <w:p w14:paraId="37CBE0CB" w14:textId="77777777" w:rsidR="00DD11C0" w:rsidRPr="00F56D8B" w:rsidRDefault="00DD11C0" w:rsidP="00F56D8B">
      <w:pPr>
        <w:pStyle w:val="NormalWeb"/>
        <w:keepNext/>
        <w:spacing w:before="0" w:beforeAutospacing="0" w:after="0" w:afterAutospacing="0"/>
        <w:jc w:val="both"/>
        <w:rPr>
          <w:rFonts w:ascii="Arial" w:hAnsi="Arial" w:cs="Arial"/>
          <w:sz w:val="24"/>
          <w:szCs w:val="24"/>
        </w:rPr>
      </w:pPr>
      <w:r w:rsidRPr="00F56D8B">
        <w:rPr>
          <w:rFonts w:ascii="Arial" w:hAnsi="Arial" w:cs="Arial"/>
          <w:noProof/>
          <w:sz w:val="24"/>
          <w:szCs w:val="24"/>
          <w:lang w:val="en-US"/>
        </w:rPr>
        <w:drawing>
          <wp:inline distT="0" distB="0" distL="0" distR="0" wp14:anchorId="26591B9E" wp14:editId="43656892">
            <wp:extent cx="4918465" cy="2565228"/>
            <wp:effectExtent l="0" t="0" r="9525" b="635"/>
            <wp:docPr id="57" name="Picture 57" descr="https://lh5.googleusercontent.com/58AXKzkzzkLvBJu8NtCej0wx8DVgQCHZF74Bdg7tzFcVPEyJhLAZQTzbRBsCrbOypX4d30Eo9Sd31wmaDrBcIO_uX7W8lsdgrwQCsUJmBjbQ3mxXoUwJMJEt5Rh1uWMBmLnv2P75NL6U1mB4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58AXKzkzzkLvBJu8NtCej0wx8DVgQCHZF74Bdg7tzFcVPEyJhLAZQTzbRBsCrbOypX4d30Eo9Sd31wmaDrBcIO_uX7W8lsdgrwQCsUJmBjbQ3mxXoUwJMJEt5Rh1uWMBmLnv2P75NL6U1mB4y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0418" cy="2566246"/>
                    </a:xfrm>
                    <a:prstGeom prst="rect">
                      <a:avLst/>
                    </a:prstGeom>
                    <a:noFill/>
                    <a:ln>
                      <a:noFill/>
                    </a:ln>
                  </pic:spPr>
                </pic:pic>
              </a:graphicData>
            </a:graphic>
          </wp:inline>
        </w:drawing>
      </w:r>
    </w:p>
    <w:p w14:paraId="237B97BA" w14:textId="527AD88B" w:rsidR="00DD11C0" w:rsidRPr="00F56D8B" w:rsidRDefault="00595B5E" w:rsidP="00F56D8B">
      <w:pPr>
        <w:pStyle w:val="Caption"/>
        <w:rPr>
          <w:rFonts w:ascii="Arial" w:hAnsi="Arial" w:cs="Arial"/>
          <w:color w:val="auto"/>
          <w:sz w:val="24"/>
          <w:szCs w:val="24"/>
        </w:rPr>
      </w:pPr>
      <w:r w:rsidRPr="00F56D8B">
        <w:rPr>
          <w:rFonts w:ascii="Arial" w:hAnsi="Arial" w:cs="Arial"/>
          <w:color w:val="auto"/>
          <w:sz w:val="24"/>
          <w:szCs w:val="24"/>
        </w:rPr>
        <w:t xml:space="preserve">Figure </w:t>
      </w:r>
      <w:r w:rsidRPr="00F56D8B">
        <w:rPr>
          <w:rFonts w:ascii="Arial" w:hAnsi="Arial" w:cs="Arial"/>
          <w:color w:val="auto"/>
          <w:sz w:val="24"/>
          <w:szCs w:val="24"/>
        </w:rPr>
        <w:fldChar w:fldCharType="begin"/>
      </w:r>
      <w:r w:rsidRPr="00F56D8B">
        <w:rPr>
          <w:rFonts w:ascii="Arial" w:hAnsi="Arial" w:cs="Arial"/>
          <w:color w:val="auto"/>
          <w:sz w:val="24"/>
          <w:szCs w:val="24"/>
        </w:rPr>
        <w:instrText xml:space="preserve"> SEQ Figure \* ARABIC </w:instrText>
      </w:r>
      <w:r w:rsidRPr="00F56D8B">
        <w:rPr>
          <w:rFonts w:ascii="Arial" w:hAnsi="Arial" w:cs="Arial"/>
          <w:color w:val="auto"/>
          <w:sz w:val="24"/>
          <w:szCs w:val="24"/>
        </w:rPr>
        <w:fldChar w:fldCharType="separate"/>
      </w:r>
      <w:r w:rsidR="00F56D8B" w:rsidRPr="00F56D8B">
        <w:rPr>
          <w:rFonts w:ascii="Arial" w:hAnsi="Arial" w:cs="Arial"/>
          <w:noProof/>
          <w:color w:val="auto"/>
          <w:sz w:val="24"/>
          <w:szCs w:val="24"/>
        </w:rPr>
        <w:t>16</w:t>
      </w:r>
      <w:r w:rsidRPr="00F56D8B">
        <w:rPr>
          <w:rFonts w:ascii="Arial" w:hAnsi="Arial" w:cs="Arial"/>
          <w:color w:val="auto"/>
          <w:sz w:val="24"/>
          <w:szCs w:val="24"/>
        </w:rPr>
        <w:fldChar w:fldCharType="end"/>
      </w:r>
      <w:r w:rsidRPr="00F56D8B">
        <w:rPr>
          <w:rFonts w:ascii="Arial" w:hAnsi="Arial" w:cs="Arial"/>
          <w:color w:val="auto"/>
          <w:sz w:val="24"/>
          <w:szCs w:val="24"/>
        </w:rPr>
        <w:t xml:space="preserve"> - </w:t>
      </w:r>
      <w:r w:rsidR="00DD11C0" w:rsidRPr="00F56D8B">
        <w:rPr>
          <w:rFonts w:ascii="Arial" w:hAnsi="Arial" w:cs="Arial"/>
          <w:bCs w:val="0"/>
          <w:color w:val="auto"/>
          <w:sz w:val="24"/>
          <w:szCs w:val="24"/>
        </w:rPr>
        <w:t>1050nm Infrared LED Optical Filter Spectral Response</w:t>
      </w:r>
    </w:p>
    <w:p w14:paraId="57787517" w14:textId="77777777" w:rsidR="00DD11C0" w:rsidRPr="00F56D8B" w:rsidRDefault="00DD11C0" w:rsidP="00F56D8B">
      <w:pPr>
        <w:jc w:val="both"/>
        <w:rPr>
          <w:rFonts w:ascii="Arial" w:eastAsia="Times New Roman" w:hAnsi="Arial" w:cs="Arial"/>
        </w:rPr>
      </w:pPr>
    </w:p>
    <w:p w14:paraId="4330C7E0" w14:textId="663B42A7" w:rsidR="00DD11C0" w:rsidRPr="00F56D8B" w:rsidRDefault="00E6709B"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Figure 16</w:t>
      </w:r>
      <w:r w:rsidR="00DD11C0" w:rsidRPr="00F56D8B">
        <w:rPr>
          <w:rFonts w:ascii="Arial" w:hAnsi="Arial" w:cs="Arial"/>
          <w:sz w:val="24"/>
          <w:szCs w:val="24"/>
        </w:rPr>
        <w:t xml:space="preserve"> </w:t>
      </w:r>
      <w:proofErr w:type="gramStart"/>
      <w:r w:rsidR="00DD11C0" w:rsidRPr="00F56D8B">
        <w:rPr>
          <w:rFonts w:ascii="Arial" w:hAnsi="Arial" w:cs="Arial"/>
          <w:sz w:val="24"/>
          <w:szCs w:val="24"/>
        </w:rPr>
        <w:t>shows</w:t>
      </w:r>
      <w:proofErr w:type="gramEnd"/>
      <w:r w:rsidR="00DD11C0" w:rsidRPr="00F56D8B">
        <w:rPr>
          <w:rFonts w:ascii="Arial" w:hAnsi="Arial" w:cs="Arial"/>
          <w:sz w:val="24"/>
          <w:szCs w:val="24"/>
        </w:rPr>
        <w:t xml:space="preserve"> that the infrared LED does not have the same sensitivity as the visible LEDs within the visible range, where the maximum response within the spectrum range is 0.35V at 720nm. However, it also shows that noise also occurs as the infrared LED has uneven spectral response from 440nm to 740nm.</w:t>
      </w:r>
    </w:p>
    <w:p w14:paraId="4170B205" w14:textId="400A0AED" w:rsidR="00DD11C0" w:rsidRPr="00F56D8B" w:rsidRDefault="00E6709B"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Figure 13, Figure 14, Figure 15 and Figure 16</w:t>
      </w:r>
      <w:r w:rsidR="00DD11C0" w:rsidRPr="00F56D8B">
        <w:rPr>
          <w:rFonts w:ascii="Arial" w:hAnsi="Arial" w:cs="Arial"/>
          <w:sz w:val="24"/>
          <w:szCs w:val="24"/>
        </w:rPr>
        <w:t xml:space="preserve"> show the preliminary results of the LED spectral responses. The optical filters used for these measurements have different light permittivity, and various wavelengths can pass through the filter. Therefor</w:t>
      </w:r>
      <w:r w:rsidRPr="00F56D8B">
        <w:rPr>
          <w:rFonts w:ascii="Arial" w:hAnsi="Arial" w:cs="Arial"/>
          <w:sz w:val="24"/>
          <w:szCs w:val="24"/>
        </w:rPr>
        <w:t>e, the measurements in Figure 13</w:t>
      </w:r>
      <w:r w:rsidR="00DD11C0" w:rsidRPr="00F56D8B">
        <w:rPr>
          <w:rFonts w:ascii="Arial" w:hAnsi="Arial" w:cs="Arial"/>
          <w:sz w:val="24"/>
          <w:szCs w:val="24"/>
        </w:rPr>
        <w:t>, Fi</w:t>
      </w:r>
      <w:r w:rsidRPr="00F56D8B">
        <w:rPr>
          <w:rFonts w:ascii="Arial" w:hAnsi="Arial" w:cs="Arial"/>
          <w:sz w:val="24"/>
          <w:szCs w:val="24"/>
        </w:rPr>
        <w:t>gure 14, Figure 15 and Figure 16</w:t>
      </w:r>
      <w:r w:rsidR="00DD11C0" w:rsidRPr="00F56D8B">
        <w:rPr>
          <w:rFonts w:ascii="Arial" w:hAnsi="Arial" w:cs="Arial"/>
          <w:sz w:val="24"/>
          <w:szCs w:val="24"/>
        </w:rPr>
        <w:t xml:space="preserve"> can only show the peak response of the LEDs at each peak transmission wavelengths per filter. The results will require calibration to find the peak detection wavelength from the LEDs. </w:t>
      </w:r>
    </w:p>
    <w:p w14:paraId="1B6A34E6" w14:textId="77777777" w:rsidR="00705F68" w:rsidRPr="00F56D8B" w:rsidRDefault="00705F68" w:rsidP="00F56D8B">
      <w:pPr>
        <w:pStyle w:val="Heading1"/>
        <w:spacing w:before="480" w:beforeAutospacing="0" w:after="0" w:afterAutospacing="0"/>
        <w:jc w:val="both"/>
        <w:rPr>
          <w:rFonts w:ascii="Arial" w:eastAsia="Times New Roman" w:hAnsi="Arial" w:cs="Arial"/>
          <w:sz w:val="24"/>
          <w:szCs w:val="24"/>
        </w:rPr>
      </w:pPr>
      <w:bookmarkStart w:id="585" w:name="_Toc347617530"/>
      <w:r w:rsidRPr="00F56D8B">
        <w:rPr>
          <w:rFonts w:ascii="Arial" w:eastAsia="Times New Roman" w:hAnsi="Arial" w:cs="Arial"/>
          <w:sz w:val="24"/>
          <w:szCs w:val="24"/>
        </w:rPr>
        <w:t>6. Future Research Work</w:t>
      </w:r>
      <w:bookmarkEnd w:id="585"/>
    </w:p>
    <w:p w14:paraId="547C0F2E" w14:textId="77777777" w:rsidR="00705F68" w:rsidRPr="00F56D8B" w:rsidRDefault="00705F68" w:rsidP="00F56D8B">
      <w:pPr>
        <w:jc w:val="both"/>
        <w:rPr>
          <w:rFonts w:ascii="Arial" w:eastAsia="Times New Roman" w:hAnsi="Arial" w:cs="Arial"/>
        </w:rPr>
      </w:pPr>
    </w:p>
    <w:p w14:paraId="365F3752" w14:textId="77777777" w:rsidR="00705F68" w:rsidRPr="00F56D8B" w:rsidRDefault="00705F68" w:rsidP="00F56D8B">
      <w:pPr>
        <w:pStyle w:val="Heading2"/>
        <w:ind w:left="0"/>
      </w:pPr>
      <w:bookmarkStart w:id="586" w:name="_Toc347617531"/>
      <w:r w:rsidRPr="00F56D8B">
        <w:t>6.1. Plan for the rest of PhD</w:t>
      </w:r>
      <w:bookmarkEnd w:id="586"/>
    </w:p>
    <w:p w14:paraId="7DDA15EF" w14:textId="77777777" w:rsidR="00705F68" w:rsidRPr="00F56D8B" w:rsidRDefault="00705F68" w:rsidP="00F56D8B">
      <w:pPr>
        <w:jc w:val="both"/>
        <w:rPr>
          <w:rFonts w:ascii="Arial" w:eastAsia="Times New Roman" w:hAnsi="Arial" w:cs="Arial"/>
        </w:rPr>
      </w:pPr>
    </w:p>
    <w:p w14:paraId="3288672A" w14:textId="77777777" w:rsidR="00705F68" w:rsidRPr="00F56D8B" w:rsidRDefault="00705F68"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 xml:space="preserve">The plan for the rest of PhD is mainly focused on data interface with radio communication, integration with GPS Positioning Sensor, and to validate data against GPS water vapour. This includes system integration, and journal publications. The sun photometer will include a LCD monitor and a status LED to present the pollution level using sky clearness indexes. </w:t>
      </w:r>
    </w:p>
    <w:p w14:paraId="35EA7B1E" w14:textId="77777777" w:rsidR="00705F68" w:rsidRPr="00F56D8B" w:rsidRDefault="00705F68" w:rsidP="00F56D8B">
      <w:pPr>
        <w:spacing w:after="240"/>
        <w:jc w:val="both"/>
        <w:rPr>
          <w:rFonts w:ascii="Arial" w:eastAsia="Times New Roman" w:hAnsi="Arial" w:cs="Arial"/>
        </w:rPr>
      </w:pPr>
    </w:p>
    <w:p w14:paraId="7F8204F6" w14:textId="77777777" w:rsidR="00705F68" w:rsidRPr="00F56D8B" w:rsidRDefault="006A0573" w:rsidP="00F56D8B">
      <w:pPr>
        <w:pStyle w:val="Heading3"/>
        <w:ind w:left="0"/>
        <w:jc w:val="both"/>
      </w:pPr>
      <w:bookmarkStart w:id="587" w:name="_Toc347617532"/>
      <w:r w:rsidRPr="00F56D8B">
        <w:t>6.1.1</w:t>
      </w:r>
      <w:r w:rsidR="00705F68" w:rsidRPr="00F56D8B">
        <w:t>. System integration</w:t>
      </w:r>
      <w:bookmarkEnd w:id="587"/>
      <w:r w:rsidR="00705F68" w:rsidRPr="00F56D8B">
        <w:t xml:space="preserve"> </w:t>
      </w:r>
    </w:p>
    <w:p w14:paraId="3A05541E" w14:textId="77777777" w:rsidR="00705F68" w:rsidRPr="00F56D8B" w:rsidRDefault="00705F68" w:rsidP="00F56D8B">
      <w:pPr>
        <w:jc w:val="both"/>
        <w:rPr>
          <w:rFonts w:ascii="Arial" w:eastAsia="Times New Roman" w:hAnsi="Arial" w:cs="Arial"/>
        </w:rPr>
      </w:pPr>
    </w:p>
    <w:p w14:paraId="7978DB63" w14:textId="66EA324D" w:rsidR="00705F68" w:rsidRPr="00F56D8B" w:rsidRDefault="00705F68"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 xml:space="preserve">The sun photometer </w:t>
      </w:r>
      <w:ins w:id="588" w:author="Sam Lo" w:date="2017-02-02T15:41:00Z">
        <w:r w:rsidR="00A16206">
          <w:rPr>
            <w:rFonts w:ascii="Arial" w:hAnsi="Arial" w:cs="Arial"/>
            <w:sz w:val="24"/>
            <w:szCs w:val="24"/>
          </w:rPr>
          <w:t xml:space="preserve">will </w:t>
        </w:r>
      </w:ins>
      <w:r w:rsidRPr="00F56D8B">
        <w:rPr>
          <w:rFonts w:ascii="Arial" w:hAnsi="Arial" w:cs="Arial"/>
          <w:sz w:val="24"/>
          <w:szCs w:val="24"/>
        </w:rPr>
        <w:t>require</w:t>
      </w:r>
      <w:del w:id="589" w:author="Sam Lo" w:date="2017-02-02T15:41:00Z">
        <w:r w:rsidRPr="00F56D8B" w:rsidDel="00A16206">
          <w:rPr>
            <w:rFonts w:ascii="Arial" w:hAnsi="Arial" w:cs="Arial"/>
            <w:sz w:val="24"/>
            <w:szCs w:val="24"/>
          </w:rPr>
          <w:delText>s</w:delText>
        </w:r>
      </w:del>
      <w:r w:rsidRPr="00F56D8B">
        <w:rPr>
          <w:rFonts w:ascii="Arial" w:hAnsi="Arial" w:cs="Arial"/>
          <w:sz w:val="24"/>
          <w:szCs w:val="24"/>
        </w:rPr>
        <w:t xml:space="preserve"> system integration with GPS positioning sensor to validate the data against the direction of the solar elevation angle. The hardware </w:t>
      </w:r>
      <w:ins w:id="590" w:author="Sam Lo" w:date="2017-02-02T15:42:00Z">
        <w:r w:rsidR="00A16206">
          <w:rPr>
            <w:rFonts w:ascii="Arial" w:hAnsi="Arial" w:cs="Arial"/>
            <w:sz w:val="24"/>
            <w:szCs w:val="24"/>
          </w:rPr>
          <w:t xml:space="preserve">will </w:t>
        </w:r>
      </w:ins>
      <w:r w:rsidRPr="00F56D8B">
        <w:rPr>
          <w:rFonts w:ascii="Arial" w:hAnsi="Arial" w:cs="Arial"/>
          <w:sz w:val="24"/>
          <w:szCs w:val="24"/>
        </w:rPr>
        <w:t>require</w:t>
      </w:r>
      <w:del w:id="591" w:author="Sam Lo" w:date="2017-02-02T15:42:00Z">
        <w:r w:rsidRPr="00F56D8B" w:rsidDel="00A16206">
          <w:rPr>
            <w:rFonts w:ascii="Arial" w:hAnsi="Arial" w:cs="Arial"/>
            <w:sz w:val="24"/>
            <w:szCs w:val="24"/>
          </w:rPr>
          <w:delText>s</w:delText>
        </w:r>
      </w:del>
      <w:r w:rsidRPr="00F56D8B">
        <w:rPr>
          <w:rFonts w:ascii="Arial" w:hAnsi="Arial" w:cs="Arial"/>
          <w:sz w:val="24"/>
          <w:szCs w:val="24"/>
        </w:rPr>
        <w:t xml:space="preserve"> circuit stability test and system integration for achieving better calibration results. The objectives of stabilising the circuit are </w:t>
      </w:r>
      <w:ins w:id="592" w:author="Sam Lo" w:date="2017-02-02T15:42:00Z">
        <w:r w:rsidR="00A16206">
          <w:rPr>
            <w:rFonts w:ascii="Arial" w:hAnsi="Arial" w:cs="Arial"/>
            <w:sz w:val="24"/>
            <w:szCs w:val="24"/>
          </w:rPr>
          <w:t xml:space="preserve">1: </w:t>
        </w:r>
      </w:ins>
      <w:r w:rsidRPr="00F56D8B">
        <w:rPr>
          <w:rFonts w:ascii="Arial" w:hAnsi="Arial" w:cs="Arial"/>
          <w:sz w:val="24"/>
          <w:szCs w:val="24"/>
        </w:rPr>
        <w:t xml:space="preserve">to minimise the noise within the circuit design, and </w:t>
      </w:r>
      <w:ins w:id="593" w:author="Sam Lo" w:date="2017-02-02T15:42:00Z">
        <w:r w:rsidR="00A16206">
          <w:rPr>
            <w:rFonts w:ascii="Arial" w:hAnsi="Arial" w:cs="Arial"/>
            <w:sz w:val="24"/>
            <w:szCs w:val="24"/>
          </w:rPr>
          <w:t xml:space="preserve">2: </w:t>
        </w:r>
      </w:ins>
      <w:r w:rsidRPr="00F56D8B">
        <w:rPr>
          <w:rFonts w:ascii="Arial" w:hAnsi="Arial" w:cs="Arial"/>
          <w:sz w:val="24"/>
          <w:szCs w:val="24"/>
        </w:rPr>
        <w:t>to ensure that the design is robust. The stability of the circuit</w:t>
      </w:r>
      <w:ins w:id="594" w:author="Sam Lo" w:date="2017-02-02T15:42:00Z">
        <w:r w:rsidR="00A16206">
          <w:rPr>
            <w:rFonts w:ascii="Arial" w:hAnsi="Arial" w:cs="Arial"/>
            <w:sz w:val="24"/>
            <w:szCs w:val="24"/>
          </w:rPr>
          <w:t xml:space="preserve"> will be</w:t>
        </w:r>
      </w:ins>
      <w:del w:id="595" w:author="Sam Lo" w:date="2017-02-02T15:42:00Z">
        <w:r w:rsidRPr="00F56D8B" w:rsidDel="00A16206">
          <w:rPr>
            <w:rFonts w:ascii="Arial" w:hAnsi="Arial" w:cs="Arial"/>
            <w:sz w:val="24"/>
            <w:szCs w:val="24"/>
          </w:rPr>
          <w:delText xml:space="preserve"> is</w:delText>
        </w:r>
      </w:del>
      <w:r w:rsidRPr="00F56D8B">
        <w:rPr>
          <w:rFonts w:ascii="Arial" w:hAnsi="Arial" w:cs="Arial"/>
          <w:sz w:val="24"/>
          <w:szCs w:val="24"/>
        </w:rPr>
        <w:t xml:space="preserve"> important for accurate measurements and calibration. The circuit </w:t>
      </w:r>
      <w:ins w:id="596" w:author="Sam Lo" w:date="2017-02-02T15:42:00Z">
        <w:r w:rsidR="00A16206">
          <w:rPr>
            <w:rFonts w:ascii="Arial" w:hAnsi="Arial" w:cs="Arial"/>
            <w:sz w:val="24"/>
            <w:szCs w:val="24"/>
          </w:rPr>
          <w:t xml:space="preserve">will </w:t>
        </w:r>
      </w:ins>
      <w:r w:rsidRPr="00F56D8B">
        <w:rPr>
          <w:rFonts w:ascii="Arial" w:hAnsi="Arial" w:cs="Arial"/>
          <w:sz w:val="24"/>
          <w:szCs w:val="24"/>
        </w:rPr>
        <w:t>include</w:t>
      </w:r>
      <w:del w:id="597" w:author="Sam Lo" w:date="2017-02-02T15:42:00Z">
        <w:r w:rsidRPr="00F56D8B" w:rsidDel="00A16206">
          <w:rPr>
            <w:rFonts w:ascii="Arial" w:hAnsi="Arial" w:cs="Arial"/>
            <w:sz w:val="24"/>
            <w:szCs w:val="24"/>
          </w:rPr>
          <w:delText>s</w:delText>
        </w:r>
      </w:del>
      <w:r w:rsidRPr="00F56D8B">
        <w:rPr>
          <w:rFonts w:ascii="Arial" w:hAnsi="Arial" w:cs="Arial"/>
          <w:sz w:val="24"/>
          <w:szCs w:val="24"/>
        </w:rPr>
        <w:t xml:space="preserve"> a trans-impedance amplifier and an instrumentation amplifier. The preliminary results from last year show</w:t>
      </w:r>
      <w:ins w:id="598" w:author="Sam Lo" w:date="2017-02-02T15:42:00Z">
        <w:r w:rsidR="00A16206">
          <w:rPr>
            <w:rFonts w:ascii="Arial" w:hAnsi="Arial" w:cs="Arial"/>
            <w:sz w:val="24"/>
            <w:szCs w:val="24"/>
          </w:rPr>
          <w:t>s</w:t>
        </w:r>
      </w:ins>
      <w:del w:id="599" w:author="Sam Lo" w:date="2017-02-02T15:42:00Z">
        <w:r w:rsidRPr="00F56D8B" w:rsidDel="00A16206">
          <w:rPr>
            <w:rFonts w:ascii="Arial" w:hAnsi="Arial" w:cs="Arial"/>
            <w:sz w:val="24"/>
            <w:szCs w:val="24"/>
          </w:rPr>
          <w:delText>ed</w:delText>
        </w:r>
      </w:del>
      <w:r w:rsidRPr="00F56D8B">
        <w:rPr>
          <w:rFonts w:ascii="Arial" w:hAnsi="Arial" w:cs="Arial"/>
          <w:sz w:val="24"/>
          <w:szCs w:val="24"/>
        </w:rPr>
        <w:t xml:space="preserve"> that the voltage response from the circuits </w:t>
      </w:r>
      <w:del w:id="600" w:author="Sam Lo" w:date="2017-02-02T15:42:00Z">
        <w:r w:rsidRPr="00F56D8B" w:rsidDel="00A16206">
          <w:rPr>
            <w:rFonts w:ascii="Arial" w:hAnsi="Arial" w:cs="Arial"/>
            <w:sz w:val="24"/>
            <w:szCs w:val="24"/>
          </w:rPr>
          <w:delText xml:space="preserve">could </w:delText>
        </w:r>
      </w:del>
      <w:ins w:id="601" w:author="Sam Lo" w:date="2017-02-02T15:42:00Z">
        <w:r w:rsidR="00A16206">
          <w:rPr>
            <w:rFonts w:ascii="Arial" w:hAnsi="Arial" w:cs="Arial"/>
            <w:sz w:val="24"/>
            <w:szCs w:val="24"/>
          </w:rPr>
          <w:t>can</w:t>
        </w:r>
        <w:r w:rsidR="00A16206" w:rsidRPr="00F56D8B">
          <w:rPr>
            <w:rFonts w:ascii="Arial" w:hAnsi="Arial" w:cs="Arial"/>
            <w:sz w:val="24"/>
            <w:szCs w:val="24"/>
          </w:rPr>
          <w:t xml:space="preserve"> </w:t>
        </w:r>
      </w:ins>
      <w:r w:rsidRPr="00F56D8B">
        <w:rPr>
          <w:rFonts w:ascii="Arial" w:hAnsi="Arial" w:cs="Arial"/>
          <w:sz w:val="24"/>
          <w:szCs w:val="24"/>
        </w:rPr>
        <w:t xml:space="preserve">go to a maximum of 5V, however, there are no indications on its stability. Therefore the circuits </w:t>
      </w:r>
      <w:ins w:id="602" w:author="Sam Lo" w:date="2017-02-02T15:42:00Z">
        <w:r w:rsidR="00A16206">
          <w:rPr>
            <w:rFonts w:ascii="Arial" w:hAnsi="Arial" w:cs="Arial"/>
            <w:sz w:val="24"/>
            <w:szCs w:val="24"/>
          </w:rPr>
          <w:t xml:space="preserve">will </w:t>
        </w:r>
      </w:ins>
      <w:r w:rsidRPr="00F56D8B">
        <w:rPr>
          <w:rFonts w:ascii="Arial" w:hAnsi="Arial" w:cs="Arial"/>
          <w:sz w:val="24"/>
          <w:szCs w:val="24"/>
        </w:rPr>
        <w:t>require an oscilloscope to identify the noise from the circuit tests. The oscilloscope will display the comparison when sensor receives ambient lights, and light source in full intensity.  </w:t>
      </w:r>
    </w:p>
    <w:p w14:paraId="2C8552A9" w14:textId="4198B320" w:rsidR="00705F68" w:rsidRPr="00F56D8B" w:rsidRDefault="00705F68"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 xml:space="preserve">The expected results will be the circuit is stable with less noise and able to detect spectral response from both the spectrometer and outdoor environments. The outcomes from circuit stability testing will be graphical results of voltage against irradiance and detection wavelength. The spectral response of the sun photometer sensor will be capable to detect wavelengths as mentioned in Section 5. The sun photometer </w:t>
      </w:r>
      <w:ins w:id="603" w:author="Sam Lo" w:date="2017-02-02T15:43:00Z">
        <w:r w:rsidR="00A16206">
          <w:rPr>
            <w:rFonts w:ascii="Arial" w:hAnsi="Arial" w:cs="Arial"/>
            <w:sz w:val="24"/>
            <w:szCs w:val="24"/>
          </w:rPr>
          <w:t>will be</w:t>
        </w:r>
      </w:ins>
      <w:del w:id="604" w:author="Sam Lo" w:date="2017-02-02T15:43:00Z">
        <w:r w:rsidRPr="00F56D8B" w:rsidDel="00A16206">
          <w:rPr>
            <w:rFonts w:ascii="Arial" w:hAnsi="Arial" w:cs="Arial"/>
            <w:sz w:val="24"/>
            <w:szCs w:val="24"/>
          </w:rPr>
          <w:delText>can</w:delText>
        </w:r>
      </w:del>
      <w:r w:rsidRPr="00F56D8B">
        <w:rPr>
          <w:rFonts w:ascii="Arial" w:hAnsi="Arial" w:cs="Arial"/>
          <w:sz w:val="24"/>
          <w:szCs w:val="24"/>
        </w:rPr>
        <w:t xml:space="preserve"> </w:t>
      </w:r>
      <w:del w:id="605" w:author="Sam Lo" w:date="2017-02-02T15:43:00Z">
        <w:r w:rsidRPr="00F56D8B" w:rsidDel="00A16206">
          <w:rPr>
            <w:rFonts w:ascii="Arial" w:hAnsi="Arial" w:cs="Arial"/>
            <w:sz w:val="24"/>
            <w:szCs w:val="24"/>
          </w:rPr>
          <w:delText xml:space="preserve">also </w:delText>
        </w:r>
      </w:del>
      <w:r w:rsidRPr="00F56D8B">
        <w:rPr>
          <w:rFonts w:ascii="Arial" w:hAnsi="Arial" w:cs="Arial"/>
          <w:sz w:val="24"/>
          <w:szCs w:val="24"/>
        </w:rPr>
        <w:t xml:space="preserve">capable to integrate with GPS positioning sensor to identify the pollution level through voltage measurements, location and time. </w:t>
      </w:r>
    </w:p>
    <w:p w14:paraId="11C0F43D" w14:textId="77777777" w:rsidR="006A0573" w:rsidRPr="00F56D8B" w:rsidRDefault="006A0573" w:rsidP="00F56D8B">
      <w:pPr>
        <w:jc w:val="both"/>
        <w:rPr>
          <w:rFonts w:ascii="Arial" w:eastAsia="Times New Roman" w:hAnsi="Arial" w:cs="Arial"/>
        </w:rPr>
      </w:pPr>
      <w:r w:rsidRPr="00F56D8B">
        <w:rPr>
          <w:rFonts w:ascii="Arial" w:hAnsi="Arial" w:cs="Arial"/>
          <w:b/>
          <w:bCs/>
        </w:rPr>
        <w:br w:type="page"/>
      </w:r>
    </w:p>
    <w:p w14:paraId="32668FA5" w14:textId="77777777" w:rsidR="00705F68" w:rsidRPr="00F56D8B" w:rsidRDefault="006A0573" w:rsidP="00F56D8B">
      <w:pPr>
        <w:pStyle w:val="Heading3"/>
        <w:ind w:left="0"/>
        <w:jc w:val="both"/>
      </w:pPr>
      <w:bookmarkStart w:id="606" w:name="_Toc347617533"/>
      <w:r w:rsidRPr="00F56D8B">
        <w:t>6.1.2</w:t>
      </w:r>
      <w:r w:rsidR="00705F68" w:rsidRPr="00F56D8B">
        <w:t>. Journal Publications</w:t>
      </w:r>
      <w:bookmarkEnd w:id="606"/>
    </w:p>
    <w:p w14:paraId="23A16B5C" w14:textId="77777777" w:rsidR="00705F68" w:rsidRPr="00F56D8B" w:rsidRDefault="00705F68" w:rsidP="00F56D8B">
      <w:pPr>
        <w:jc w:val="both"/>
        <w:rPr>
          <w:rFonts w:ascii="Arial" w:eastAsia="Times New Roman" w:hAnsi="Arial" w:cs="Arial"/>
        </w:rPr>
      </w:pPr>
    </w:p>
    <w:p w14:paraId="02A067AA" w14:textId="41CF1558" w:rsidR="00705F68" w:rsidRPr="00F56D8B" w:rsidRDefault="00705F68"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 xml:space="preserve">There are plenty of opportunities to make journal publications during the rest of the PhD research. Researches on the novel design of atmospheric instrumentation and research applications are 2 main directions to make journal publications in this PhD </w:t>
      </w:r>
      <w:r w:rsidR="00EA0934" w:rsidRPr="00F56D8B">
        <w:rPr>
          <w:rFonts w:ascii="Arial" w:hAnsi="Arial" w:cs="Arial"/>
          <w:sz w:val="24"/>
          <w:szCs w:val="24"/>
        </w:rPr>
        <w:t>research. The</w:t>
      </w:r>
      <w:r w:rsidRPr="00F56D8B">
        <w:rPr>
          <w:rFonts w:ascii="Arial" w:hAnsi="Arial" w:cs="Arial"/>
          <w:sz w:val="24"/>
          <w:szCs w:val="24"/>
        </w:rPr>
        <w:t xml:space="preserve"> main research is on the novelty of the atmospheric instrumentation, where it is focused on hardware and software interface and data calibration. Previous sun photometers and atmospheric sensors show that they can perform measurements</w:t>
      </w:r>
      <w:ins w:id="607" w:author="Sam Lo" w:date="2017-02-02T15:39:00Z">
        <w:r w:rsidR="00A16206">
          <w:rPr>
            <w:rFonts w:ascii="Arial" w:hAnsi="Arial" w:cs="Arial"/>
            <w:sz w:val="24"/>
            <w:szCs w:val="24"/>
          </w:rPr>
          <w:t>. H</w:t>
        </w:r>
      </w:ins>
      <w:del w:id="608" w:author="Sam Lo" w:date="2017-02-02T15:39:00Z">
        <w:r w:rsidRPr="00F56D8B" w:rsidDel="00A16206">
          <w:rPr>
            <w:rFonts w:ascii="Arial" w:hAnsi="Arial" w:cs="Arial"/>
            <w:sz w:val="24"/>
            <w:szCs w:val="24"/>
          </w:rPr>
          <w:delText>, h</w:delText>
        </w:r>
      </w:del>
      <w:r w:rsidRPr="00F56D8B">
        <w:rPr>
          <w:rFonts w:ascii="Arial" w:hAnsi="Arial" w:cs="Arial"/>
          <w:sz w:val="24"/>
          <w:szCs w:val="24"/>
        </w:rPr>
        <w:t xml:space="preserve">owever, </w:t>
      </w:r>
      <w:del w:id="609" w:author="Sam Lo" w:date="2017-02-02T15:39:00Z">
        <w:r w:rsidRPr="00F56D8B" w:rsidDel="00A16206">
          <w:rPr>
            <w:rFonts w:ascii="Arial" w:hAnsi="Arial" w:cs="Arial"/>
            <w:sz w:val="24"/>
            <w:szCs w:val="24"/>
          </w:rPr>
          <w:delText>integration is required</w:delText>
        </w:r>
      </w:del>
      <w:ins w:id="610" w:author="Sam Lo" w:date="2017-02-02T15:39:00Z">
        <w:r w:rsidR="00A16206">
          <w:rPr>
            <w:rFonts w:ascii="Arial" w:hAnsi="Arial" w:cs="Arial"/>
            <w:sz w:val="24"/>
            <w:szCs w:val="24"/>
          </w:rPr>
          <w:t>it requires integration</w:t>
        </w:r>
      </w:ins>
      <w:r w:rsidRPr="00F56D8B">
        <w:rPr>
          <w:rFonts w:ascii="Arial" w:hAnsi="Arial" w:cs="Arial"/>
          <w:sz w:val="24"/>
          <w:szCs w:val="24"/>
        </w:rPr>
        <w:t xml:space="preserve"> to implement radio communications into the design. Journal publications include research applications. This includes monitoring on air pollution and aerosols distribution in different landscapes and time. It is also an analysis of the effect of natural disasters. </w:t>
      </w:r>
      <w:del w:id="611" w:author="Sam Lo" w:date="2017-02-02T15:39:00Z">
        <w:r w:rsidRPr="00F56D8B" w:rsidDel="00A16206">
          <w:rPr>
            <w:rFonts w:ascii="Arial" w:hAnsi="Arial" w:cs="Arial"/>
            <w:sz w:val="24"/>
            <w:szCs w:val="24"/>
          </w:rPr>
          <w:delText xml:space="preserve">Therefore, users should deploy the instrument into remote areas and locations where earthquakes always occur. </w:delText>
        </w:r>
      </w:del>
      <w:r w:rsidRPr="00F56D8B">
        <w:rPr>
          <w:rFonts w:ascii="Arial" w:hAnsi="Arial" w:cs="Arial"/>
          <w:sz w:val="24"/>
          <w:szCs w:val="24"/>
        </w:rPr>
        <w:t xml:space="preserve">There </w:t>
      </w:r>
      <w:ins w:id="612" w:author="Sam Lo" w:date="2017-02-02T15:40:00Z">
        <w:r w:rsidR="00A16206">
          <w:rPr>
            <w:rFonts w:ascii="Arial" w:hAnsi="Arial" w:cs="Arial"/>
            <w:sz w:val="24"/>
            <w:szCs w:val="24"/>
          </w:rPr>
          <w:t>will be</w:t>
        </w:r>
      </w:ins>
      <w:del w:id="613" w:author="Sam Lo" w:date="2017-02-02T15:40:00Z">
        <w:r w:rsidRPr="00F56D8B" w:rsidDel="00A16206">
          <w:rPr>
            <w:rFonts w:ascii="Arial" w:hAnsi="Arial" w:cs="Arial"/>
            <w:sz w:val="24"/>
            <w:szCs w:val="24"/>
          </w:rPr>
          <w:delText>are</w:delText>
        </w:r>
      </w:del>
      <w:r w:rsidRPr="00F56D8B">
        <w:rPr>
          <w:rFonts w:ascii="Arial" w:hAnsi="Arial" w:cs="Arial"/>
          <w:sz w:val="24"/>
          <w:szCs w:val="24"/>
        </w:rPr>
        <w:t xml:space="preserve"> two potential papers for publications this year. </w:t>
      </w:r>
      <w:ins w:id="614" w:author="Sam Lo" w:date="2017-02-02T15:40:00Z">
        <w:r w:rsidR="00A16206">
          <w:rPr>
            <w:rFonts w:ascii="Arial" w:hAnsi="Arial" w:cs="Arial"/>
            <w:sz w:val="24"/>
            <w:szCs w:val="24"/>
          </w:rPr>
          <w:t xml:space="preserve">The papers will be for </w:t>
        </w:r>
      </w:ins>
      <w:del w:id="615" w:author="Sam Lo" w:date="2017-02-02T15:40:00Z">
        <w:r w:rsidRPr="00F56D8B" w:rsidDel="00A16206">
          <w:rPr>
            <w:rFonts w:ascii="Arial" w:hAnsi="Arial" w:cs="Arial"/>
            <w:sz w:val="24"/>
            <w:szCs w:val="24"/>
          </w:rPr>
          <w:delText xml:space="preserve">These are for </w:delText>
        </w:r>
      </w:del>
      <w:r w:rsidRPr="00F56D8B">
        <w:rPr>
          <w:rFonts w:ascii="Arial" w:hAnsi="Arial" w:cs="Arial"/>
          <w:sz w:val="24"/>
          <w:szCs w:val="24"/>
        </w:rPr>
        <w:t>calibrating the instrument throughout the season in Bath and monitor the water vapour contents in the atmosphere.</w:t>
      </w:r>
    </w:p>
    <w:p w14:paraId="5EB5A3EC" w14:textId="77777777" w:rsidR="00705F68" w:rsidRPr="00F56D8B" w:rsidRDefault="00705F68"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The first publication for the research is ‘Calibration of the sun photometer over the UK’. The objective of this publication is to monitor the air pollution and aerosols distribution in the UK, and to investigate a method of developing a new sun photometer.  This will be useful for monitoring the pollution contents in the UK.</w:t>
      </w:r>
    </w:p>
    <w:p w14:paraId="795E734B" w14:textId="077796C0" w:rsidR="00705F68" w:rsidRPr="00F56D8B" w:rsidRDefault="00705F68"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 xml:space="preserve">The objective of this paper is </w:t>
      </w:r>
      <w:ins w:id="616" w:author="Sam Lo" w:date="2017-02-02T15:41:00Z">
        <w:r w:rsidR="00A16206">
          <w:rPr>
            <w:rFonts w:ascii="Arial" w:hAnsi="Arial" w:cs="Arial"/>
            <w:sz w:val="24"/>
            <w:szCs w:val="24"/>
          </w:rPr>
          <w:t xml:space="preserve">1: </w:t>
        </w:r>
      </w:ins>
      <w:r w:rsidRPr="00F56D8B">
        <w:rPr>
          <w:rFonts w:ascii="Arial" w:hAnsi="Arial" w:cs="Arial"/>
          <w:sz w:val="24"/>
          <w:szCs w:val="24"/>
        </w:rPr>
        <w:t>to calibrate a sun photometer to the local atmosphere by measuring atmospheric aerosol over a period of a year. The location is Bath University. The calibration will take into account the season and elevation of the sun (</w:t>
      </w:r>
      <w:ins w:id="617" w:author="Sam Lo" w:date="2017-02-02T15:41:00Z">
        <w:r w:rsidR="00A16206">
          <w:rPr>
            <w:rFonts w:ascii="Arial" w:hAnsi="Arial" w:cs="Arial"/>
            <w:sz w:val="24"/>
            <w:szCs w:val="24"/>
          </w:rPr>
          <w:t>h</w:t>
        </w:r>
      </w:ins>
      <w:del w:id="618" w:author="Sam Lo" w:date="2017-02-02T15:41:00Z">
        <w:r w:rsidRPr="00F56D8B" w:rsidDel="00A16206">
          <w:rPr>
            <w:rFonts w:ascii="Arial" w:hAnsi="Arial" w:cs="Arial"/>
            <w:sz w:val="24"/>
            <w:szCs w:val="24"/>
          </w:rPr>
          <w:delText>H</w:delText>
        </w:r>
      </w:del>
      <w:r w:rsidRPr="00F56D8B">
        <w:rPr>
          <w:rFonts w:ascii="Arial" w:hAnsi="Arial" w:cs="Arial"/>
          <w:sz w:val="24"/>
          <w:szCs w:val="24"/>
        </w:rPr>
        <w:t>ence, the path through the atmosphere.) for nominal days throughout the year. Initial calibration of the sun photometer will take place in the laboratory. Further comparison will be made with Perez-</w:t>
      </w:r>
      <w:proofErr w:type="spellStart"/>
      <w:r w:rsidRPr="00F56D8B">
        <w:rPr>
          <w:rFonts w:ascii="Arial" w:hAnsi="Arial" w:cs="Arial"/>
          <w:sz w:val="24"/>
          <w:szCs w:val="24"/>
        </w:rPr>
        <w:t>Dumortier</w:t>
      </w:r>
      <w:proofErr w:type="spellEnd"/>
      <w:r w:rsidRPr="00F56D8B">
        <w:rPr>
          <w:rFonts w:ascii="Arial" w:hAnsi="Arial" w:cs="Arial"/>
          <w:sz w:val="24"/>
          <w:szCs w:val="24"/>
        </w:rPr>
        <w:t xml:space="preserve"> model.  A sun photometer is an instrument, which is capable to measure the aerosol contents in the UK. The approach to calibrate the sun photometer is taking measurements with the sun photometer in Bath for 12 months, and taking similar measurements with an established sun photometer called </w:t>
      </w:r>
      <w:proofErr w:type="spellStart"/>
      <w:r w:rsidRPr="00F56D8B">
        <w:rPr>
          <w:rFonts w:ascii="Arial" w:hAnsi="Arial" w:cs="Arial"/>
          <w:sz w:val="24"/>
          <w:szCs w:val="24"/>
        </w:rPr>
        <w:t>Microtops</w:t>
      </w:r>
      <w:proofErr w:type="spellEnd"/>
      <w:r w:rsidRPr="00F56D8B">
        <w:rPr>
          <w:rFonts w:ascii="Arial" w:hAnsi="Arial" w:cs="Arial"/>
          <w:sz w:val="24"/>
          <w:szCs w:val="24"/>
        </w:rPr>
        <w:t xml:space="preserve"> in Oxford and Southampton at the same period as those in Bath. It will take 6 nominal days per each month for measurements. </w:t>
      </w:r>
    </w:p>
    <w:p w14:paraId="3779FDEE" w14:textId="77777777" w:rsidR="00705F68" w:rsidRPr="00F56D8B" w:rsidRDefault="00705F68"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This will give the comparison of measurements with established sun photometers for data calibration. The instrument will also calibrate with Langley Extrapolation for live data and Perez-</w:t>
      </w:r>
      <w:proofErr w:type="spellStart"/>
      <w:r w:rsidRPr="00F56D8B">
        <w:rPr>
          <w:rFonts w:ascii="Arial" w:hAnsi="Arial" w:cs="Arial"/>
          <w:sz w:val="24"/>
          <w:szCs w:val="24"/>
        </w:rPr>
        <w:t>Dumortier</w:t>
      </w:r>
      <w:proofErr w:type="spellEnd"/>
      <w:r w:rsidRPr="00F56D8B">
        <w:rPr>
          <w:rFonts w:ascii="Arial" w:hAnsi="Arial" w:cs="Arial"/>
          <w:sz w:val="24"/>
          <w:szCs w:val="24"/>
        </w:rPr>
        <w:t xml:space="preserve"> Model for Monthly analysis. It is likely to conclude that the new instrument is able to calibrate a more accurate data for measuring pollution in the atmosphere, where the results can fully show the voltage data. </w:t>
      </w:r>
    </w:p>
    <w:p w14:paraId="5E0F6CB3" w14:textId="77777777" w:rsidR="006A0573" w:rsidRPr="00F56D8B" w:rsidRDefault="006A0573" w:rsidP="00F56D8B">
      <w:pPr>
        <w:jc w:val="both"/>
        <w:rPr>
          <w:rFonts w:ascii="Arial" w:eastAsia="Times New Roman" w:hAnsi="Arial" w:cs="Arial"/>
        </w:rPr>
      </w:pPr>
      <w:r w:rsidRPr="00F56D8B">
        <w:rPr>
          <w:rFonts w:ascii="Arial" w:eastAsia="Times New Roman" w:hAnsi="Arial" w:cs="Arial"/>
        </w:rPr>
        <w:br w:type="page"/>
      </w:r>
    </w:p>
    <w:p w14:paraId="10C9F5AF" w14:textId="77777777" w:rsidR="00705F68" w:rsidRPr="00F56D8B" w:rsidRDefault="00705F68" w:rsidP="00F56D8B">
      <w:pPr>
        <w:spacing w:after="240"/>
        <w:jc w:val="both"/>
        <w:rPr>
          <w:rFonts w:ascii="Arial" w:eastAsia="Times New Roman" w:hAnsi="Arial" w:cs="Arial"/>
        </w:rPr>
      </w:pPr>
    </w:p>
    <w:p w14:paraId="2EE2E835" w14:textId="77777777" w:rsidR="00705F68" w:rsidRPr="00F56D8B" w:rsidRDefault="006A0573" w:rsidP="00F56D8B">
      <w:pPr>
        <w:pStyle w:val="Heading3"/>
        <w:ind w:left="0"/>
        <w:jc w:val="both"/>
      </w:pPr>
      <w:bookmarkStart w:id="619" w:name="_Toc347617534"/>
      <w:r w:rsidRPr="00F56D8B">
        <w:t>6.1.3</w:t>
      </w:r>
      <w:r w:rsidR="00705F68" w:rsidRPr="00F56D8B">
        <w:t>. Validate against GPS Water vapour</w:t>
      </w:r>
      <w:bookmarkEnd w:id="619"/>
    </w:p>
    <w:p w14:paraId="51F3047B" w14:textId="77777777" w:rsidR="00705F68" w:rsidRPr="00F56D8B" w:rsidRDefault="00705F68" w:rsidP="00F56D8B">
      <w:pPr>
        <w:jc w:val="both"/>
        <w:rPr>
          <w:rFonts w:ascii="Arial" w:eastAsia="Times New Roman" w:hAnsi="Arial" w:cs="Arial"/>
        </w:rPr>
      </w:pPr>
    </w:p>
    <w:p w14:paraId="72FFCA9B" w14:textId="7C3DBE0C" w:rsidR="00705F68" w:rsidRPr="00F56D8B" w:rsidRDefault="00705F68"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 xml:space="preserve">Water vapour measurement </w:t>
      </w:r>
      <w:ins w:id="620" w:author="Sam Lo" w:date="2017-02-02T13:58:00Z">
        <w:r w:rsidR="007609C7">
          <w:rPr>
            <w:rFonts w:ascii="Arial" w:hAnsi="Arial" w:cs="Arial"/>
            <w:sz w:val="24"/>
            <w:szCs w:val="24"/>
          </w:rPr>
          <w:t xml:space="preserve">will </w:t>
        </w:r>
      </w:ins>
      <w:del w:id="621" w:author="Sam Lo" w:date="2017-02-02T13:58:00Z">
        <w:r w:rsidRPr="00F56D8B" w:rsidDel="007609C7">
          <w:rPr>
            <w:rFonts w:ascii="Arial" w:hAnsi="Arial" w:cs="Arial"/>
            <w:sz w:val="24"/>
            <w:szCs w:val="24"/>
          </w:rPr>
          <w:delText xml:space="preserve">is </w:delText>
        </w:r>
      </w:del>
      <w:r w:rsidRPr="00F56D8B">
        <w:rPr>
          <w:rFonts w:ascii="Arial" w:hAnsi="Arial" w:cs="Arial"/>
          <w:sz w:val="24"/>
          <w:szCs w:val="24"/>
        </w:rPr>
        <w:t xml:space="preserve">also </w:t>
      </w:r>
      <w:ins w:id="622" w:author="Sam Lo" w:date="2017-02-02T13:58:00Z">
        <w:r w:rsidR="007609C7">
          <w:rPr>
            <w:rFonts w:ascii="Arial" w:hAnsi="Arial" w:cs="Arial"/>
            <w:sz w:val="24"/>
            <w:szCs w:val="24"/>
          </w:rPr>
          <w:t xml:space="preserve">be </w:t>
        </w:r>
      </w:ins>
      <w:r w:rsidRPr="00F56D8B">
        <w:rPr>
          <w:rFonts w:ascii="Arial" w:hAnsi="Arial" w:cs="Arial"/>
          <w:sz w:val="24"/>
          <w:szCs w:val="24"/>
        </w:rPr>
        <w:t xml:space="preserve">a research application for the sun photometer. The climate in the UK is varied by the water vapour contents, and dependent on the aerosol activity in the atmosphere. The climate in Bath is temperate and it has lots of rainfalls. </w:t>
      </w:r>
    </w:p>
    <w:p w14:paraId="5A0C9A09" w14:textId="03DE6368" w:rsidR="00705F68" w:rsidRPr="00F56D8B" w:rsidRDefault="00705F68"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The objective of this paper is</w:t>
      </w:r>
      <w:ins w:id="623" w:author="Sam Lo" w:date="2017-02-02T13:59:00Z">
        <w:r w:rsidR="007609C7">
          <w:rPr>
            <w:rFonts w:ascii="Arial" w:hAnsi="Arial" w:cs="Arial"/>
            <w:sz w:val="24"/>
            <w:szCs w:val="24"/>
          </w:rPr>
          <w:t xml:space="preserve"> 1:</w:t>
        </w:r>
      </w:ins>
      <w:r w:rsidRPr="00F56D8B">
        <w:rPr>
          <w:rFonts w:ascii="Arial" w:hAnsi="Arial" w:cs="Arial"/>
          <w:sz w:val="24"/>
          <w:szCs w:val="24"/>
        </w:rPr>
        <w:t xml:space="preserve"> to calibrate a sun photometer to the local atmosphere by measuring water vapour content over a period of a year. The location is Bath University. The calibration will take into account the season and elevation of the sun (</w:t>
      </w:r>
      <w:ins w:id="624" w:author="Sam Lo" w:date="2017-02-02T13:59:00Z">
        <w:r w:rsidR="007609C7">
          <w:rPr>
            <w:rFonts w:ascii="Arial" w:hAnsi="Arial" w:cs="Arial"/>
            <w:sz w:val="24"/>
            <w:szCs w:val="24"/>
          </w:rPr>
          <w:t>h</w:t>
        </w:r>
      </w:ins>
      <w:del w:id="625" w:author="Sam Lo" w:date="2017-02-02T13:59:00Z">
        <w:r w:rsidRPr="00F56D8B" w:rsidDel="007609C7">
          <w:rPr>
            <w:rFonts w:ascii="Arial" w:hAnsi="Arial" w:cs="Arial"/>
            <w:sz w:val="24"/>
            <w:szCs w:val="24"/>
          </w:rPr>
          <w:delText>H</w:delText>
        </w:r>
      </w:del>
      <w:r w:rsidRPr="00F56D8B">
        <w:rPr>
          <w:rFonts w:ascii="Arial" w:hAnsi="Arial" w:cs="Arial"/>
          <w:sz w:val="24"/>
          <w:szCs w:val="24"/>
        </w:rPr>
        <w:t>ence, the path through the atmosphere.) for nominal days throughout the year. Initial calibration of the sun photometer will take place in the laboratory. GPS positioning with tracking device will identify the location where water vapour measurements take place. These data can integrate with voltage measurements from the sun photometer sensor to give analysis on how voltage response changes in different seasons and in different locations with reference to Beer-Lambert’s Law and Langley Extrapolation. Further comparison will be made with Perez-</w:t>
      </w:r>
      <w:proofErr w:type="spellStart"/>
      <w:r w:rsidRPr="00F56D8B">
        <w:rPr>
          <w:rFonts w:ascii="Arial" w:hAnsi="Arial" w:cs="Arial"/>
          <w:sz w:val="24"/>
          <w:szCs w:val="24"/>
        </w:rPr>
        <w:t>Dumortier</w:t>
      </w:r>
      <w:proofErr w:type="spellEnd"/>
      <w:r w:rsidRPr="00F56D8B">
        <w:rPr>
          <w:rFonts w:ascii="Arial" w:hAnsi="Arial" w:cs="Arial"/>
          <w:sz w:val="24"/>
          <w:szCs w:val="24"/>
        </w:rPr>
        <w:t xml:space="preserve"> model.  </w:t>
      </w:r>
    </w:p>
    <w:p w14:paraId="307E43AE" w14:textId="12BD5EDA" w:rsidR="00705F68" w:rsidRPr="00F56D8B" w:rsidRDefault="00705F68"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 xml:space="preserve">The plan for doing water vapour measurements is to investigate the GPS tracking device and the method to mount it with a sun photometer sensor. The investigation of GPS positioning will begin in February 2017. This will then be integrating with </w:t>
      </w:r>
      <w:r w:rsidR="00EA0934" w:rsidRPr="00F56D8B">
        <w:rPr>
          <w:rFonts w:ascii="Arial" w:hAnsi="Arial" w:cs="Arial"/>
          <w:sz w:val="24"/>
          <w:szCs w:val="24"/>
        </w:rPr>
        <w:t>sun photometer</w:t>
      </w:r>
      <w:r w:rsidRPr="00F56D8B">
        <w:rPr>
          <w:rFonts w:ascii="Arial" w:hAnsi="Arial" w:cs="Arial"/>
          <w:sz w:val="24"/>
          <w:szCs w:val="24"/>
        </w:rPr>
        <w:t xml:space="preserve"> sensor for water vapour measurements and validation. The plan will last 12 months, which is from February 2017 to February 2018. </w:t>
      </w:r>
    </w:p>
    <w:p w14:paraId="76F74013" w14:textId="2CF50B0B" w:rsidR="00705F68" w:rsidRPr="00F56D8B" w:rsidRDefault="00705F68"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 xml:space="preserve">The initial start of the measurement </w:t>
      </w:r>
      <w:ins w:id="626" w:author="Sam Lo" w:date="2017-02-02T13:58:00Z">
        <w:r w:rsidR="007609C7">
          <w:rPr>
            <w:rFonts w:ascii="Arial" w:hAnsi="Arial" w:cs="Arial"/>
            <w:sz w:val="24"/>
            <w:szCs w:val="24"/>
          </w:rPr>
          <w:t>will be</w:t>
        </w:r>
      </w:ins>
      <w:del w:id="627" w:author="Sam Lo" w:date="2017-02-02T13:58:00Z">
        <w:r w:rsidRPr="00F56D8B" w:rsidDel="007609C7">
          <w:rPr>
            <w:rFonts w:ascii="Arial" w:hAnsi="Arial" w:cs="Arial"/>
            <w:sz w:val="24"/>
            <w:szCs w:val="24"/>
          </w:rPr>
          <w:delText>is</w:delText>
        </w:r>
      </w:del>
      <w:r w:rsidRPr="00F56D8B">
        <w:rPr>
          <w:rFonts w:ascii="Arial" w:hAnsi="Arial" w:cs="Arial"/>
          <w:sz w:val="24"/>
          <w:szCs w:val="24"/>
        </w:rPr>
        <w:t xml:space="preserve"> best to start in the sunrise time, and this is varied by the season and the location where the measurement takes place. Bath </w:t>
      </w:r>
      <w:ins w:id="628" w:author="Sam Lo" w:date="2017-02-02T13:58:00Z">
        <w:r w:rsidR="007609C7">
          <w:rPr>
            <w:rFonts w:ascii="Arial" w:hAnsi="Arial" w:cs="Arial"/>
            <w:sz w:val="24"/>
            <w:szCs w:val="24"/>
          </w:rPr>
          <w:t>will be</w:t>
        </w:r>
      </w:ins>
      <w:del w:id="629" w:author="Sam Lo" w:date="2017-02-02T13:58:00Z">
        <w:r w:rsidRPr="00F56D8B" w:rsidDel="007609C7">
          <w:rPr>
            <w:rFonts w:ascii="Arial" w:hAnsi="Arial" w:cs="Arial"/>
            <w:sz w:val="24"/>
            <w:szCs w:val="24"/>
          </w:rPr>
          <w:delText>is</w:delText>
        </w:r>
      </w:del>
      <w:r w:rsidRPr="00F56D8B">
        <w:rPr>
          <w:rFonts w:ascii="Arial" w:hAnsi="Arial" w:cs="Arial"/>
          <w:sz w:val="24"/>
          <w:szCs w:val="24"/>
        </w:rPr>
        <w:t xml:space="preserve"> the place where the measurements will be taken with the sun photometer. </w:t>
      </w:r>
    </w:p>
    <w:p w14:paraId="06621F41" w14:textId="29C2987E" w:rsidR="00705F68" w:rsidRPr="00F56D8B" w:rsidRDefault="00705F68" w:rsidP="00F56D8B">
      <w:pPr>
        <w:pStyle w:val="NormalWeb"/>
        <w:spacing w:before="0" w:beforeAutospacing="0" w:after="0" w:afterAutospacing="0"/>
        <w:jc w:val="both"/>
        <w:rPr>
          <w:rFonts w:ascii="Arial" w:hAnsi="Arial" w:cs="Arial"/>
          <w:sz w:val="24"/>
          <w:szCs w:val="24"/>
        </w:rPr>
      </w:pPr>
      <w:r w:rsidRPr="00F56D8B">
        <w:rPr>
          <w:rFonts w:ascii="Arial" w:hAnsi="Arial" w:cs="Arial"/>
          <w:sz w:val="24"/>
          <w:szCs w:val="24"/>
        </w:rPr>
        <w:t xml:space="preserve">The integration method between the GPS Positioning Sensor and the sun photometer is to use the latitude, longitude and altitude data from the GPS positioning sensor to integrate with the voltage data collected from the sun photometer. The sun photometer </w:t>
      </w:r>
      <w:ins w:id="630" w:author="Sam Lo" w:date="2017-02-02T13:56:00Z">
        <w:r w:rsidR="007609C7">
          <w:rPr>
            <w:rFonts w:ascii="Arial" w:hAnsi="Arial" w:cs="Arial"/>
            <w:sz w:val="24"/>
            <w:szCs w:val="24"/>
          </w:rPr>
          <w:t xml:space="preserve">will </w:t>
        </w:r>
      </w:ins>
      <w:r w:rsidRPr="00F56D8B">
        <w:rPr>
          <w:rFonts w:ascii="Arial" w:hAnsi="Arial" w:cs="Arial"/>
          <w:sz w:val="24"/>
          <w:szCs w:val="24"/>
        </w:rPr>
        <w:t>collect</w:t>
      </w:r>
      <w:del w:id="631" w:author="Sam Lo" w:date="2017-02-02T13:56:00Z">
        <w:r w:rsidRPr="00F56D8B" w:rsidDel="007609C7">
          <w:rPr>
            <w:rFonts w:ascii="Arial" w:hAnsi="Arial" w:cs="Arial"/>
            <w:sz w:val="24"/>
            <w:szCs w:val="24"/>
          </w:rPr>
          <w:delText>s</w:delText>
        </w:r>
      </w:del>
      <w:r w:rsidRPr="00F56D8B">
        <w:rPr>
          <w:rFonts w:ascii="Arial" w:hAnsi="Arial" w:cs="Arial"/>
          <w:sz w:val="24"/>
          <w:szCs w:val="24"/>
        </w:rPr>
        <w:t xml:space="preserve"> voltage data with reference to its detection wavelength, where the data from the GPS positioning sensor </w:t>
      </w:r>
      <w:ins w:id="632" w:author="Sam Lo" w:date="2017-02-02T13:56:00Z">
        <w:r w:rsidR="007609C7">
          <w:rPr>
            <w:rFonts w:ascii="Arial" w:hAnsi="Arial" w:cs="Arial"/>
            <w:sz w:val="24"/>
            <w:szCs w:val="24"/>
          </w:rPr>
          <w:t>will</w:t>
        </w:r>
      </w:ins>
      <w:del w:id="633" w:author="Sam Lo" w:date="2017-02-02T13:56:00Z">
        <w:r w:rsidRPr="00F56D8B" w:rsidDel="007609C7">
          <w:rPr>
            <w:rFonts w:ascii="Arial" w:hAnsi="Arial" w:cs="Arial"/>
            <w:sz w:val="24"/>
            <w:szCs w:val="24"/>
          </w:rPr>
          <w:delText>can</w:delText>
        </w:r>
      </w:del>
      <w:r w:rsidRPr="00F56D8B">
        <w:rPr>
          <w:rFonts w:ascii="Arial" w:hAnsi="Arial" w:cs="Arial"/>
          <w:sz w:val="24"/>
          <w:szCs w:val="24"/>
        </w:rPr>
        <w:t xml:space="preserve"> be used to compute the solar zenith angle of the sun photometer and the air mass on the actual location through using HRA. These sets of data </w:t>
      </w:r>
      <w:ins w:id="634" w:author="Sam Lo" w:date="2017-02-02T13:56:00Z">
        <w:r w:rsidR="007609C7">
          <w:rPr>
            <w:rFonts w:ascii="Arial" w:hAnsi="Arial" w:cs="Arial"/>
            <w:sz w:val="24"/>
            <w:szCs w:val="24"/>
          </w:rPr>
          <w:t>will</w:t>
        </w:r>
      </w:ins>
      <w:del w:id="635" w:author="Sam Lo" w:date="2017-02-02T13:56:00Z">
        <w:r w:rsidRPr="00F56D8B" w:rsidDel="007609C7">
          <w:rPr>
            <w:rFonts w:ascii="Arial" w:hAnsi="Arial" w:cs="Arial"/>
            <w:sz w:val="24"/>
            <w:szCs w:val="24"/>
          </w:rPr>
          <w:delText>can</w:delText>
        </w:r>
      </w:del>
      <w:r w:rsidRPr="00F56D8B">
        <w:rPr>
          <w:rFonts w:ascii="Arial" w:hAnsi="Arial" w:cs="Arial"/>
          <w:sz w:val="24"/>
          <w:szCs w:val="24"/>
        </w:rPr>
        <w:t xml:space="preserve"> then be computed in parallel to give the voltage data against the air mass. Existing sun photometers like </w:t>
      </w:r>
      <w:proofErr w:type="spellStart"/>
      <w:ins w:id="636" w:author="Sam Lo" w:date="2017-02-02T15:38:00Z">
        <w:r w:rsidR="00A16206">
          <w:rPr>
            <w:rFonts w:ascii="Arial" w:hAnsi="Arial" w:cs="Arial"/>
            <w:sz w:val="24"/>
            <w:szCs w:val="24"/>
          </w:rPr>
          <w:t>M</w:t>
        </w:r>
      </w:ins>
      <w:del w:id="637" w:author="Sam Lo" w:date="2017-02-02T15:38:00Z">
        <w:r w:rsidRPr="00F56D8B" w:rsidDel="00A16206">
          <w:rPr>
            <w:rFonts w:ascii="Arial" w:hAnsi="Arial" w:cs="Arial"/>
            <w:sz w:val="24"/>
            <w:szCs w:val="24"/>
          </w:rPr>
          <w:delText>m</w:delText>
        </w:r>
      </w:del>
      <w:r w:rsidRPr="00F56D8B">
        <w:rPr>
          <w:rFonts w:ascii="Arial" w:hAnsi="Arial" w:cs="Arial"/>
          <w:sz w:val="24"/>
          <w:szCs w:val="24"/>
        </w:rPr>
        <w:t>icrotops</w:t>
      </w:r>
      <w:proofErr w:type="spellEnd"/>
      <w:r w:rsidRPr="00F56D8B">
        <w:rPr>
          <w:rFonts w:ascii="Arial" w:hAnsi="Arial" w:cs="Arial"/>
          <w:sz w:val="24"/>
          <w:szCs w:val="24"/>
        </w:rPr>
        <w:t xml:space="preserve"> </w:t>
      </w:r>
      <w:ins w:id="638" w:author="Sam Lo" w:date="2017-02-02T13:57:00Z">
        <w:r w:rsidR="007609C7">
          <w:rPr>
            <w:rFonts w:ascii="Arial" w:hAnsi="Arial" w:cs="Arial"/>
            <w:sz w:val="24"/>
            <w:szCs w:val="24"/>
          </w:rPr>
          <w:t>will</w:t>
        </w:r>
      </w:ins>
      <w:del w:id="639" w:author="Sam Lo" w:date="2017-02-02T13:57:00Z">
        <w:r w:rsidRPr="00F56D8B" w:rsidDel="007609C7">
          <w:rPr>
            <w:rFonts w:ascii="Arial" w:hAnsi="Arial" w:cs="Arial"/>
            <w:sz w:val="24"/>
            <w:szCs w:val="24"/>
          </w:rPr>
          <w:delText>can</w:delText>
        </w:r>
      </w:del>
      <w:r w:rsidRPr="00F56D8B">
        <w:rPr>
          <w:rFonts w:ascii="Arial" w:hAnsi="Arial" w:cs="Arial"/>
          <w:sz w:val="24"/>
          <w:szCs w:val="24"/>
        </w:rPr>
        <w:t xml:space="preserve"> be also used for measurements in Oxford and Southampton for doing the same measurements. The objective of using existing sun photometers is to compare the data validity with the sun photometer in Bath. These data </w:t>
      </w:r>
      <w:ins w:id="640" w:author="Sam Lo" w:date="2017-02-02T13:57:00Z">
        <w:r w:rsidR="007609C7">
          <w:rPr>
            <w:rFonts w:ascii="Arial" w:hAnsi="Arial" w:cs="Arial"/>
            <w:sz w:val="24"/>
            <w:szCs w:val="24"/>
          </w:rPr>
          <w:t>will</w:t>
        </w:r>
      </w:ins>
      <w:del w:id="641" w:author="Sam Lo" w:date="2017-02-02T13:57:00Z">
        <w:r w:rsidRPr="00F56D8B" w:rsidDel="007609C7">
          <w:rPr>
            <w:rFonts w:ascii="Arial" w:hAnsi="Arial" w:cs="Arial"/>
            <w:sz w:val="24"/>
            <w:szCs w:val="24"/>
          </w:rPr>
          <w:delText>can</w:delText>
        </w:r>
      </w:del>
      <w:r w:rsidRPr="00F56D8B">
        <w:rPr>
          <w:rFonts w:ascii="Arial" w:hAnsi="Arial" w:cs="Arial"/>
          <w:sz w:val="24"/>
          <w:szCs w:val="24"/>
        </w:rPr>
        <w:t xml:space="preserve"> also be used for comparison between different cities. </w:t>
      </w:r>
      <w:del w:id="642" w:author="Sam Lo" w:date="2017-02-02T13:57:00Z">
        <w:r w:rsidRPr="00F56D8B" w:rsidDel="007609C7">
          <w:rPr>
            <w:rFonts w:ascii="Arial" w:hAnsi="Arial" w:cs="Arial"/>
            <w:sz w:val="24"/>
            <w:szCs w:val="24"/>
          </w:rPr>
          <w:delText>The expected results ar</w:delText>
        </w:r>
      </w:del>
      <w:ins w:id="643" w:author="Sam Lo" w:date="2017-02-02T13:57:00Z">
        <w:r w:rsidR="007609C7">
          <w:rPr>
            <w:rFonts w:ascii="Arial" w:hAnsi="Arial" w:cs="Arial"/>
            <w:sz w:val="24"/>
            <w:szCs w:val="24"/>
          </w:rPr>
          <w:t>T</w:t>
        </w:r>
      </w:ins>
      <w:del w:id="644" w:author="Sam Lo" w:date="2017-02-02T13:57:00Z">
        <w:r w:rsidRPr="00F56D8B" w:rsidDel="007609C7">
          <w:rPr>
            <w:rFonts w:ascii="Arial" w:hAnsi="Arial" w:cs="Arial"/>
            <w:sz w:val="24"/>
            <w:szCs w:val="24"/>
          </w:rPr>
          <w:delText>e t</w:delText>
        </w:r>
      </w:del>
      <w:r w:rsidRPr="00F56D8B">
        <w:rPr>
          <w:rFonts w:ascii="Arial" w:hAnsi="Arial" w:cs="Arial"/>
          <w:sz w:val="24"/>
          <w:szCs w:val="24"/>
        </w:rPr>
        <w:t xml:space="preserve">he sun photometer </w:t>
      </w:r>
      <w:ins w:id="645" w:author="Sam Lo" w:date="2017-02-02T13:57:00Z">
        <w:r w:rsidR="007609C7">
          <w:rPr>
            <w:rFonts w:ascii="Arial" w:hAnsi="Arial" w:cs="Arial"/>
            <w:sz w:val="24"/>
            <w:szCs w:val="24"/>
          </w:rPr>
          <w:t>will be able to</w:t>
        </w:r>
      </w:ins>
      <w:del w:id="646" w:author="Sam Lo" w:date="2017-02-02T13:57:00Z">
        <w:r w:rsidRPr="00F56D8B" w:rsidDel="007609C7">
          <w:rPr>
            <w:rFonts w:ascii="Arial" w:hAnsi="Arial" w:cs="Arial"/>
            <w:sz w:val="24"/>
            <w:szCs w:val="24"/>
          </w:rPr>
          <w:delText>can</w:delText>
        </w:r>
      </w:del>
      <w:r w:rsidRPr="00F56D8B">
        <w:rPr>
          <w:rFonts w:ascii="Arial" w:hAnsi="Arial" w:cs="Arial"/>
          <w:sz w:val="24"/>
          <w:szCs w:val="24"/>
        </w:rPr>
        <w:t xml:space="preserve"> present the location of the measurements, the voltage data, and the water vapour concentration. This will give essential information on how water vapour contents affect the aerosol activity.</w:t>
      </w:r>
      <w:r w:rsidR="00AE521A" w:rsidRPr="00F56D8B">
        <w:rPr>
          <w:rFonts w:ascii="Arial" w:hAnsi="Arial" w:cs="Arial"/>
          <w:sz w:val="24"/>
          <w:szCs w:val="24"/>
        </w:rPr>
        <w:t xml:space="preserve"> Theoretical prediction </w:t>
      </w:r>
      <w:ins w:id="647" w:author="Sam Lo" w:date="2017-02-02T13:57:00Z">
        <w:r w:rsidR="007609C7">
          <w:rPr>
            <w:rFonts w:ascii="Arial" w:hAnsi="Arial" w:cs="Arial"/>
            <w:sz w:val="24"/>
            <w:szCs w:val="24"/>
          </w:rPr>
          <w:t>has</w:t>
        </w:r>
      </w:ins>
      <w:del w:id="648" w:author="Sam Lo" w:date="2017-02-02T13:57:00Z">
        <w:r w:rsidR="00AE521A" w:rsidRPr="00F56D8B" w:rsidDel="007609C7">
          <w:rPr>
            <w:rFonts w:ascii="Arial" w:hAnsi="Arial" w:cs="Arial"/>
            <w:sz w:val="24"/>
            <w:szCs w:val="24"/>
          </w:rPr>
          <w:delText>has</w:delText>
        </w:r>
      </w:del>
      <w:r w:rsidR="00AE521A" w:rsidRPr="00F56D8B">
        <w:rPr>
          <w:rFonts w:ascii="Arial" w:hAnsi="Arial" w:cs="Arial"/>
          <w:sz w:val="24"/>
          <w:szCs w:val="24"/>
        </w:rPr>
        <w:t xml:space="preserve"> been made to predict the solar elevation angle and sky clearness indexes of the location where measurements will take place, details of predicting the indexes are in Appendix 1.</w:t>
      </w:r>
    </w:p>
    <w:p w14:paraId="7D55A7F2" w14:textId="77777777" w:rsidR="00705F68" w:rsidRPr="00F56D8B" w:rsidRDefault="00705F68" w:rsidP="00F56D8B">
      <w:pPr>
        <w:spacing w:after="240"/>
        <w:jc w:val="both"/>
        <w:rPr>
          <w:rFonts w:ascii="Arial" w:eastAsia="Times New Roman" w:hAnsi="Arial" w:cs="Arial"/>
        </w:rPr>
      </w:pPr>
    </w:p>
    <w:p w14:paraId="4FE2E91F" w14:textId="50C772A9" w:rsidR="00991795" w:rsidRPr="00F56D8B" w:rsidRDefault="00D41F19" w:rsidP="00F56D8B">
      <w:pPr>
        <w:jc w:val="both"/>
        <w:rPr>
          <w:rFonts w:ascii="Arial" w:hAnsi="Arial" w:cs="Arial"/>
        </w:rPr>
      </w:pPr>
      <w:ins w:id="649" w:author="Sam Lo" w:date="2017-02-02T18:00:00Z">
        <w:r w:rsidRPr="00D41F19">
          <w:drawing>
            <wp:anchor distT="0" distB="0" distL="114300" distR="114300" simplePos="0" relativeHeight="251667456" behindDoc="0" locked="0" layoutInCell="1" allowOverlap="1" wp14:anchorId="2A66E7DC" wp14:editId="658282F9">
              <wp:simplePos x="0" y="0"/>
              <wp:positionH relativeFrom="column">
                <wp:posOffset>-1236345</wp:posOffset>
              </wp:positionH>
              <wp:positionV relativeFrom="paragraph">
                <wp:posOffset>102235</wp:posOffset>
              </wp:positionV>
              <wp:extent cx="8758555" cy="6743700"/>
              <wp:effectExtent l="0" t="8572" r="0" b="0"/>
              <wp:wrapThrough wrapText="bothSides">
                <wp:wrapPolygon edited="0">
                  <wp:start x="21621" y="27"/>
                  <wp:lineTo x="73" y="27"/>
                  <wp:lineTo x="73" y="21505"/>
                  <wp:lineTo x="21621" y="21505"/>
                  <wp:lineTo x="21621" y="27"/>
                </wp:wrapPolygon>
              </wp:wrapThrough>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8758555" cy="6743700"/>
                      </a:xfrm>
                      <a:prstGeom prst="rect">
                        <a:avLst/>
                      </a:prstGeom>
                      <a:noFill/>
                      <a:ln>
                        <a:noFill/>
                      </a:ln>
                    </pic:spPr>
                  </pic:pic>
                </a:graphicData>
              </a:graphic>
              <wp14:sizeRelH relativeFrom="page">
                <wp14:pctWidth>0</wp14:pctWidth>
              </wp14:sizeRelH>
              <wp14:sizeRelV relativeFrom="page">
                <wp14:pctHeight>0</wp14:pctHeight>
              </wp14:sizeRelV>
            </wp:anchor>
          </w:drawing>
        </w:r>
      </w:ins>
    </w:p>
    <w:p w14:paraId="14B1CDF7" w14:textId="77777777" w:rsidR="00991795" w:rsidRPr="00F56D8B" w:rsidRDefault="00991795" w:rsidP="00F56D8B">
      <w:pPr>
        <w:jc w:val="both"/>
        <w:rPr>
          <w:rFonts w:ascii="Arial" w:hAnsi="Arial" w:cs="Arial"/>
        </w:rPr>
      </w:pPr>
    </w:p>
    <w:p w14:paraId="238D2588" w14:textId="26C736D1" w:rsidR="00AE521A" w:rsidRPr="00F56D8B" w:rsidRDefault="00991795" w:rsidP="00F56D8B">
      <w:pPr>
        <w:jc w:val="both"/>
        <w:rPr>
          <w:rFonts w:ascii="Arial" w:hAnsi="Arial" w:cs="Arial"/>
        </w:rPr>
      </w:pPr>
      <w:r w:rsidRPr="00F56D8B">
        <w:rPr>
          <w:rFonts w:ascii="Arial" w:hAnsi="Arial" w:cs="Arial"/>
          <w:noProof/>
          <w:lang w:val="en-US"/>
        </w:rPr>
        <mc:AlternateContent>
          <mc:Choice Requires="wps">
            <w:drawing>
              <wp:anchor distT="0" distB="0" distL="114300" distR="114300" simplePos="0" relativeHeight="251665408" behindDoc="0" locked="0" layoutInCell="1" allowOverlap="1" wp14:anchorId="6B8E5A4F" wp14:editId="2E202A0F">
                <wp:simplePos x="0" y="0"/>
                <wp:positionH relativeFrom="column">
                  <wp:posOffset>0</wp:posOffset>
                </wp:positionH>
                <wp:positionV relativeFrom="paragraph">
                  <wp:posOffset>635</wp:posOffset>
                </wp:positionV>
                <wp:extent cx="5685155" cy="305435"/>
                <wp:effectExtent l="0" t="0" r="4445" b="0"/>
                <wp:wrapSquare wrapText="bothSides"/>
                <wp:docPr id="1" name="Text Box 1"/>
                <wp:cNvGraphicFramePr/>
                <a:graphic xmlns:a="http://schemas.openxmlformats.org/drawingml/2006/main">
                  <a:graphicData uri="http://schemas.microsoft.com/office/word/2010/wordprocessingShape">
                    <wps:wsp>
                      <wps:cNvSpPr txBox="1"/>
                      <wps:spPr>
                        <a:xfrm>
                          <a:off x="0" y="0"/>
                          <a:ext cx="5685155" cy="30543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2EB5CA2" w14:textId="77777777" w:rsidR="00E0440E" w:rsidRPr="00991795" w:rsidRDefault="00E0440E" w:rsidP="00991795">
                            <w:pPr>
                              <w:pStyle w:val="Caption"/>
                              <w:rPr>
                                <w:rFonts w:ascii="Arial" w:hAnsi="Arial" w:cs="Arial"/>
                                <w:noProof/>
                                <w:color w:val="auto"/>
                                <w:sz w:val="24"/>
                                <w:szCs w:val="24"/>
                                <w:lang w:val="en-US"/>
                              </w:rPr>
                            </w:pPr>
                            <w:r w:rsidRPr="00991795">
                              <w:rPr>
                                <w:color w:val="auto"/>
                                <w:sz w:val="24"/>
                                <w:szCs w:val="24"/>
                              </w:rPr>
                              <w:t xml:space="preserve">Figure </w:t>
                            </w:r>
                            <w:r w:rsidRPr="00991795">
                              <w:rPr>
                                <w:color w:val="auto"/>
                                <w:sz w:val="24"/>
                                <w:szCs w:val="24"/>
                              </w:rPr>
                              <w:fldChar w:fldCharType="begin"/>
                            </w:r>
                            <w:r w:rsidRPr="00991795">
                              <w:rPr>
                                <w:color w:val="auto"/>
                                <w:sz w:val="24"/>
                                <w:szCs w:val="24"/>
                              </w:rPr>
                              <w:instrText xml:space="preserve"> SEQ Figure \* ARABIC </w:instrText>
                            </w:r>
                            <w:r w:rsidRPr="00991795">
                              <w:rPr>
                                <w:color w:val="auto"/>
                                <w:sz w:val="24"/>
                                <w:szCs w:val="24"/>
                              </w:rPr>
                              <w:fldChar w:fldCharType="separate"/>
                            </w:r>
                            <w:r w:rsidRPr="00991795">
                              <w:rPr>
                                <w:noProof/>
                                <w:color w:val="auto"/>
                                <w:sz w:val="24"/>
                                <w:szCs w:val="24"/>
                              </w:rPr>
                              <w:t>17</w:t>
                            </w:r>
                            <w:r w:rsidRPr="00991795">
                              <w:rPr>
                                <w:color w:val="auto"/>
                                <w:sz w:val="24"/>
                                <w:szCs w:val="24"/>
                              </w:rPr>
                              <w:fldChar w:fldCharType="end"/>
                            </w:r>
                            <w:r w:rsidRPr="00991795">
                              <w:rPr>
                                <w:color w:val="auto"/>
                                <w:sz w:val="24"/>
                                <w:szCs w:val="24"/>
                              </w:rPr>
                              <w:t xml:space="preserve"> – Gantt </w:t>
                            </w:r>
                            <w:proofErr w:type="gramStart"/>
                            <w:r w:rsidRPr="00991795">
                              <w:rPr>
                                <w:color w:val="auto"/>
                                <w:sz w:val="24"/>
                                <w:szCs w:val="24"/>
                              </w:rPr>
                              <w:t>Chart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0;margin-top:.05pt;width:447.65pt;height:24.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" stroked="f">
                <v:textbox style="mso-fit-shape-to-text:t" inset="0,0,0,0">
                  <w:txbxContent>
                    <w:p w14:paraId="42EB5CA2" w14:textId="77777777" w:rsidR="00E0440E" w:rsidRPr="00991795" w:rsidRDefault="00E0440E" w:rsidP="00991795">
                      <w:pPr>
                        <w:pStyle w:val="Caption"/>
                        <w:rPr>
                          <w:rFonts w:ascii="Arial" w:hAnsi="Arial" w:cs="Arial"/>
                          <w:noProof/>
                          <w:color w:val="auto"/>
                          <w:sz w:val="24"/>
                          <w:szCs w:val="24"/>
                          <w:lang w:val="en-US"/>
                        </w:rPr>
                      </w:pPr>
                      <w:r w:rsidRPr="00991795">
                        <w:rPr>
                          <w:color w:val="auto"/>
                          <w:sz w:val="24"/>
                          <w:szCs w:val="24"/>
                        </w:rPr>
                        <w:t xml:space="preserve">Figure </w:t>
                      </w:r>
                      <w:r w:rsidRPr="00991795">
                        <w:rPr>
                          <w:color w:val="auto"/>
                          <w:sz w:val="24"/>
                          <w:szCs w:val="24"/>
                        </w:rPr>
                        <w:fldChar w:fldCharType="begin"/>
                      </w:r>
                      <w:r w:rsidRPr="00991795">
                        <w:rPr>
                          <w:color w:val="auto"/>
                          <w:sz w:val="24"/>
                          <w:szCs w:val="24"/>
                        </w:rPr>
                        <w:instrText xml:space="preserve"> SEQ Figure \* ARABIC </w:instrText>
                      </w:r>
                      <w:r w:rsidRPr="00991795">
                        <w:rPr>
                          <w:color w:val="auto"/>
                          <w:sz w:val="24"/>
                          <w:szCs w:val="24"/>
                        </w:rPr>
                        <w:fldChar w:fldCharType="separate"/>
                      </w:r>
                      <w:r w:rsidRPr="00991795">
                        <w:rPr>
                          <w:noProof/>
                          <w:color w:val="auto"/>
                          <w:sz w:val="24"/>
                          <w:szCs w:val="24"/>
                        </w:rPr>
                        <w:t>17</w:t>
                      </w:r>
                      <w:r w:rsidRPr="00991795">
                        <w:rPr>
                          <w:color w:val="auto"/>
                          <w:sz w:val="24"/>
                          <w:szCs w:val="24"/>
                        </w:rPr>
                        <w:fldChar w:fldCharType="end"/>
                      </w:r>
                      <w:r w:rsidRPr="00991795">
                        <w:rPr>
                          <w:color w:val="auto"/>
                          <w:sz w:val="24"/>
                          <w:szCs w:val="24"/>
                        </w:rPr>
                        <w:t xml:space="preserve"> – Gantt </w:t>
                      </w:r>
                      <w:proofErr w:type="gramStart"/>
                      <w:r w:rsidRPr="00991795">
                        <w:rPr>
                          <w:color w:val="auto"/>
                          <w:sz w:val="24"/>
                          <w:szCs w:val="24"/>
                        </w:rPr>
                        <w:t>Chart</w:t>
                      </w:r>
                      <w:proofErr w:type="gramEnd"/>
                    </w:p>
                  </w:txbxContent>
                </v:textbox>
                <w10:wrap type="square"/>
              </v:shape>
            </w:pict>
          </mc:Fallback>
        </mc:AlternateContent>
      </w:r>
      <w:del w:id="650" w:author="Sam Lo" w:date="2017-02-02T18:01:00Z">
        <w:r w:rsidRPr="00F56D8B" w:rsidDel="00D41F19">
          <w:rPr>
            <w:rFonts w:ascii="Arial" w:hAnsi="Arial" w:cs="Arial"/>
            <w:b/>
            <w:bCs/>
            <w:noProof/>
            <w:lang w:val="en-US"/>
          </w:rPr>
          <w:drawing>
            <wp:anchor distT="0" distB="0" distL="114300" distR="114300" simplePos="0" relativeHeight="251663360" behindDoc="0" locked="0" layoutInCell="1" allowOverlap="1" wp14:anchorId="18A06733" wp14:editId="438EAF51">
              <wp:simplePos x="0" y="0"/>
              <wp:positionH relativeFrom="margin">
                <wp:posOffset>-1062990</wp:posOffset>
              </wp:positionH>
              <wp:positionV relativeFrom="margin">
                <wp:posOffset>1177290</wp:posOffset>
              </wp:positionV>
              <wp:extent cx="7353935" cy="5685155"/>
              <wp:effectExtent l="0" t="3810" r="8255" b="8255"/>
              <wp:wrapSquare wrapText="bothSides"/>
              <wp:docPr id="63" name="Picture 63" descr="https://lh4.googleusercontent.com/13ZKJC8Vy6gok04dl4cg8lNiXh8fLk38xK_RYpiqQy40xdB_BufiaPcVgC36EIi0Pj1nnoYK-_si0HNMYT88Ia9iaVQp8AM4fKDchZFimBRDi6QdaDy_LCbCodDhcyfQ1ES0RksSf-g5E3vt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4.googleusercontent.com/13ZKJC8Vy6gok04dl4cg8lNiXh8fLk38xK_RYpiqQy40xdB_BufiaPcVgC36EIi0Pj1nnoYK-_si0HNMYT88Ia9iaVQp8AM4fKDchZFimBRDi6QdaDy_LCbCodDhcyfQ1ES0RksSf-g5E3vtgQ"/>
                      <pic:cNvPicPr>
                        <a:picLocks noChangeAspect="1" noChangeArrowheads="1"/>
                      </pic:cNvPicPr>
                    </pic:nvPicPr>
                    <pic:blipFill>
                      <a:blip r:embed="rId31">
                        <a:extLst>
                          <a:ext uri="{BEBA8EAE-BF5A-486C-A8C5-ECC9F3942E4B}">
                            <a14:imgProps xmlns:a14="http://schemas.microsoft.com/office/drawing/2010/main">
                              <a14:imgLayer r:embed="rId3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7353935" cy="5685155"/>
                      </a:xfrm>
                      <a:prstGeom prst="rect">
                        <a:avLst/>
                      </a:prstGeom>
                      <a:noFill/>
                      <a:ln>
                        <a:noFill/>
                      </a:ln>
                    </pic:spPr>
                  </pic:pic>
                </a:graphicData>
              </a:graphic>
            </wp:anchor>
          </w:drawing>
        </w:r>
      </w:del>
    </w:p>
    <w:p w14:paraId="78E59564" w14:textId="77777777" w:rsidR="00AE521A" w:rsidRPr="00F56D8B" w:rsidRDefault="00AE521A" w:rsidP="00F56D8B">
      <w:pPr>
        <w:pStyle w:val="Heading1"/>
        <w:jc w:val="both"/>
        <w:rPr>
          <w:rFonts w:ascii="Arial" w:hAnsi="Arial" w:cs="Arial"/>
          <w:sz w:val="24"/>
          <w:szCs w:val="24"/>
        </w:rPr>
      </w:pPr>
    </w:p>
    <w:p w14:paraId="60AD0D26" w14:textId="77777777" w:rsidR="00AE521A" w:rsidRPr="00F56D8B" w:rsidRDefault="00AE521A" w:rsidP="00F56D8B">
      <w:pPr>
        <w:pStyle w:val="Heading1"/>
        <w:ind w:left="-426"/>
        <w:jc w:val="both"/>
        <w:rPr>
          <w:rFonts w:ascii="Arial" w:hAnsi="Arial" w:cs="Arial"/>
          <w:sz w:val="24"/>
          <w:szCs w:val="24"/>
        </w:rPr>
      </w:pPr>
      <w:bookmarkStart w:id="651" w:name="_Toc347617535"/>
      <w:r w:rsidRPr="00F56D8B">
        <w:rPr>
          <w:rFonts w:ascii="Arial" w:hAnsi="Arial" w:cs="Arial"/>
          <w:sz w:val="24"/>
          <w:szCs w:val="24"/>
        </w:rPr>
        <w:t>7. References</w:t>
      </w:r>
      <w:bookmarkEnd w:id="651"/>
      <w:r w:rsidRPr="00F56D8B">
        <w:rPr>
          <w:rFonts w:ascii="Arial" w:hAnsi="Arial" w:cs="Arial"/>
          <w:sz w:val="24"/>
          <w:szCs w:val="24"/>
        </w:rPr>
        <w:t xml:space="preserve"> </w:t>
      </w:r>
    </w:p>
    <w:p w14:paraId="36CB2B4C" w14:textId="24547CBB" w:rsidR="00F56D8B" w:rsidRPr="006C69EA" w:rsidDel="0029363E" w:rsidRDefault="00AE521A" w:rsidP="00917EF4">
      <w:pPr>
        <w:pStyle w:val="Bibliography"/>
        <w:rPr>
          <w:del w:id="652" w:author="Sam Lo" w:date="2017-02-02T11:57:00Z"/>
          <w:lang w:val="en-US"/>
        </w:rPr>
        <w:pPrChange w:id="653" w:author="Sam Lo" w:date="2017-02-02T17:20:00Z">
          <w:pPr>
            <w:pStyle w:val="Bibliography"/>
            <w:jc w:val="both"/>
          </w:pPr>
        </w:pPrChange>
      </w:pPr>
      <w:r w:rsidRPr="00F56D8B">
        <w:fldChar w:fldCharType="begin"/>
      </w:r>
      <w:ins w:id="654" w:author="Sam Lo" w:date="2017-02-02T11:57:00Z">
        <w:r w:rsidR="0029363E">
          <w:instrText xml:space="preserve"> ADDIN ZOTERO_BIBL {"custom":[]} CSL_BIBLIOGRAPHY </w:instrText>
        </w:r>
      </w:ins>
      <w:del w:id="655" w:author="Sam Lo" w:date="2017-02-02T11:57:00Z">
        <w:r w:rsidRPr="00F56D8B" w:rsidDel="0029363E">
          <w:delInstrText xml:space="preserve"> ADDIN ZOTERO_BIBL {"custom":[]} CSL_BIBLIOGRAPHY </w:delInstrText>
        </w:r>
      </w:del>
      <w:r w:rsidRPr="00F56D8B">
        <w:fldChar w:fldCharType="separate"/>
      </w:r>
      <w:del w:id="656" w:author="Sam Lo" w:date="2017-02-02T11:57:00Z">
        <w:r w:rsidR="00F56D8B" w:rsidRPr="00917EF4" w:rsidDel="0029363E">
          <w:rPr>
            <w:lang w:val="en-US"/>
          </w:rPr>
          <w:delText>[1]</w:delText>
        </w:r>
        <w:r w:rsidR="00F56D8B" w:rsidRPr="00917EF4" w:rsidDel="0029363E">
          <w:rPr>
            <w:lang w:val="en-US"/>
          </w:rPr>
          <w:tab/>
          <w:delText xml:space="preserve">R. Chattopadhyay, </w:delText>
        </w:r>
        <w:r w:rsidR="00F56D8B" w:rsidRPr="00477376" w:rsidDel="0029363E">
          <w:rPr>
            <w:i/>
            <w:iCs/>
            <w:lang w:val="en-US"/>
          </w:rPr>
          <w:delText>Green Tribology, Green Surface Engineering, and Global Warming</w:delText>
        </w:r>
        <w:r w:rsidR="00F56D8B" w:rsidRPr="006C69EA" w:rsidDel="0029363E">
          <w:rPr>
            <w:lang w:val="en-US"/>
          </w:rPr>
          <w:delText>. ASM International, 2014.</w:delText>
        </w:r>
      </w:del>
    </w:p>
    <w:p w14:paraId="2B48C54C" w14:textId="2F77AF83" w:rsidR="00F56D8B" w:rsidRPr="00E0440E" w:rsidDel="0029363E" w:rsidRDefault="00F56D8B" w:rsidP="00917EF4">
      <w:pPr>
        <w:pStyle w:val="Bibliography"/>
        <w:rPr>
          <w:del w:id="657" w:author="Sam Lo" w:date="2017-02-02T11:57:00Z"/>
          <w:lang w:val="en-US"/>
        </w:rPr>
        <w:pPrChange w:id="658" w:author="Sam Lo" w:date="2017-02-02T17:20:00Z">
          <w:pPr>
            <w:pStyle w:val="Bibliography"/>
            <w:jc w:val="both"/>
          </w:pPr>
        </w:pPrChange>
      </w:pPr>
      <w:del w:id="659" w:author="Sam Lo" w:date="2017-02-02T11:57:00Z">
        <w:r w:rsidRPr="00E0440E" w:rsidDel="0029363E">
          <w:rPr>
            <w:lang w:val="en-US"/>
          </w:rPr>
          <w:delText>[2]</w:delText>
        </w:r>
        <w:r w:rsidRPr="00E0440E" w:rsidDel="0029363E">
          <w:rPr>
            <w:lang w:val="en-US"/>
          </w:rPr>
          <w:tab/>
          <w:delText xml:space="preserve">J. G. Titus and K. E. Anderson, </w:delText>
        </w:r>
        <w:r w:rsidRPr="00E0440E" w:rsidDel="0029363E">
          <w:rPr>
            <w:i/>
            <w:iCs/>
            <w:lang w:val="en-US"/>
          </w:rPr>
          <w:delText>Coastal sensitivity to sea-level rise: a focus on the mid-Atlantic region</w:delText>
        </w:r>
        <w:r w:rsidRPr="00E0440E" w:rsidDel="0029363E">
          <w:rPr>
            <w:lang w:val="en-US"/>
          </w:rPr>
          <w:delText>, vol. 4. Government Printing Office, 2009.</w:delText>
        </w:r>
      </w:del>
    </w:p>
    <w:p w14:paraId="21C5C16A" w14:textId="709F143A" w:rsidR="00F56D8B" w:rsidRPr="00D41F19" w:rsidDel="0029363E" w:rsidRDefault="00F56D8B" w:rsidP="00917EF4">
      <w:pPr>
        <w:pStyle w:val="Bibliography"/>
        <w:rPr>
          <w:del w:id="660" w:author="Sam Lo" w:date="2017-02-02T11:57:00Z"/>
          <w:lang w:val="en-US"/>
        </w:rPr>
        <w:pPrChange w:id="661" w:author="Sam Lo" w:date="2017-02-02T17:20:00Z">
          <w:pPr>
            <w:pStyle w:val="Bibliography"/>
            <w:jc w:val="both"/>
          </w:pPr>
        </w:pPrChange>
      </w:pPr>
      <w:del w:id="662" w:author="Sam Lo" w:date="2017-02-02T11:57:00Z">
        <w:r w:rsidRPr="00E0440E" w:rsidDel="0029363E">
          <w:rPr>
            <w:lang w:val="en-US"/>
          </w:rPr>
          <w:delText>[3]</w:delText>
        </w:r>
        <w:r w:rsidRPr="00E0440E" w:rsidDel="0029363E">
          <w:rPr>
            <w:lang w:val="en-US"/>
          </w:rPr>
          <w:tab/>
          <w:delText xml:space="preserve">Guy P., John J., and Geoffrey S., ‘Aerosols and Clouds’, in </w:delText>
        </w:r>
        <w:r w:rsidRPr="00D41F19" w:rsidDel="0029363E">
          <w:rPr>
            <w:i/>
            <w:iCs/>
            <w:lang w:val="en-US"/>
          </w:rPr>
          <w:delText>Atmosperic Chemistry and Global Change</w:delText>
        </w:r>
        <w:r w:rsidRPr="00D41F19" w:rsidDel="0029363E">
          <w:rPr>
            <w:lang w:val="en-US"/>
          </w:rPr>
          <w:delText>, 117-136: Oxford University Press, 2014.</w:delText>
        </w:r>
      </w:del>
    </w:p>
    <w:p w14:paraId="3A99B9F4" w14:textId="4BBC613E" w:rsidR="00F56D8B" w:rsidRPr="00D41F19" w:rsidDel="0029363E" w:rsidRDefault="00F56D8B" w:rsidP="00917EF4">
      <w:pPr>
        <w:pStyle w:val="Bibliography"/>
        <w:rPr>
          <w:del w:id="663" w:author="Sam Lo" w:date="2017-02-02T11:57:00Z"/>
          <w:lang w:val="en-US"/>
        </w:rPr>
        <w:pPrChange w:id="664" w:author="Sam Lo" w:date="2017-02-02T17:20:00Z">
          <w:pPr>
            <w:pStyle w:val="Bibliography"/>
            <w:jc w:val="both"/>
          </w:pPr>
        </w:pPrChange>
      </w:pPr>
      <w:del w:id="665" w:author="Sam Lo" w:date="2017-02-02T11:57:00Z">
        <w:r w:rsidRPr="00D41F19" w:rsidDel="0029363E">
          <w:rPr>
            <w:lang w:val="en-US"/>
          </w:rPr>
          <w:delText>[4]</w:delText>
        </w:r>
        <w:r w:rsidRPr="00D41F19" w:rsidDel="0029363E">
          <w:rPr>
            <w:lang w:val="en-US"/>
          </w:rPr>
          <w:tab/>
          <w:delText xml:space="preserve">Jedol Dayou, Jackson Hian Wui Chang, and Justin Sentian, ‘Introduction’, in </w:delText>
        </w:r>
        <w:r w:rsidRPr="00D41F19" w:rsidDel="0029363E">
          <w:rPr>
            <w:i/>
            <w:iCs/>
            <w:lang w:val="en-US"/>
          </w:rPr>
          <w:delText>Ground-Based Aerosol Optical Depth Measurement Using Sunphotometers</w:delText>
        </w:r>
        <w:r w:rsidRPr="00D41F19" w:rsidDel="0029363E">
          <w:rPr>
            <w:lang w:val="en-US"/>
          </w:rPr>
          <w:delText>, Springer.</w:delText>
        </w:r>
      </w:del>
    </w:p>
    <w:p w14:paraId="367F9331" w14:textId="5FA4251B" w:rsidR="00F56D8B" w:rsidRPr="00D41F19" w:rsidDel="0029363E" w:rsidRDefault="00F56D8B" w:rsidP="00917EF4">
      <w:pPr>
        <w:pStyle w:val="Bibliography"/>
        <w:rPr>
          <w:del w:id="666" w:author="Sam Lo" w:date="2017-02-02T11:57:00Z"/>
          <w:lang w:val="en-US"/>
        </w:rPr>
        <w:pPrChange w:id="667" w:author="Sam Lo" w:date="2017-02-02T17:20:00Z">
          <w:pPr>
            <w:pStyle w:val="Bibliography"/>
            <w:jc w:val="both"/>
          </w:pPr>
        </w:pPrChange>
      </w:pPr>
      <w:del w:id="668" w:author="Sam Lo" w:date="2017-02-02T11:57:00Z">
        <w:r w:rsidRPr="00D41F19" w:rsidDel="0029363E">
          <w:rPr>
            <w:lang w:val="en-US"/>
          </w:rPr>
          <w:delText>[5]</w:delText>
        </w:r>
        <w:r w:rsidRPr="00D41F19" w:rsidDel="0029363E">
          <w:rPr>
            <w:lang w:val="en-US"/>
          </w:rPr>
          <w:tab/>
          <w:delText xml:space="preserve">K. . Whitby, R. . Husar, and B. Y. . Liu, ‘The aerosol size distribution of Los Angeles smog’, </w:delText>
        </w:r>
        <w:r w:rsidRPr="00D41F19" w:rsidDel="0029363E">
          <w:rPr>
            <w:i/>
            <w:iCs/>
            <w:lang w:val="en-US"/>
          </w:rPr>
          <w:delText>J. Colloid Interface Sci.</w:delText>
        </w:r>
        <w:r w:rsidRPr="00D41F19" w:rsidDel="0029363E">
          <w:rPr>
            <w:lang w:val="en-US"/>
          </w:rPr>
          <w:delText>, vol. 39, no. 1, pp. 177–204, Apr. 1972.</w:delText>
        </w:r>
      </w:del>
    </w:p>
    <w:p w14:paraId="573E9890" w14:textId="5486932F" w:rsidR="00F56D8B" w:rsidRPr="00D41F19" w:rsidDel="0029363E" w:rsidRDefault="00F56D8B" w:rsidP="00917EF4">
      <w:pPr>
        <w:pStyle w:val="Bibliography"/>
        <w:rPr>
          <w:del w:id="669" w:author="Sam Lo" w:date="2017-02-02T11:57:00Z"/>
          <w:lang w:val="en-US"/>
        </w:rPr>
        <w:pPrChange w:id="670" w:author="Sam Lo" w:date="2017-02-02T17:20:00Z">
          <w:pPr>
            <w:pStyle w:val="Bibliography"/>
            <w:jc w:val="both"/>
          </w:pPr>
        </w:pPrChange>
      </w:pPr>
      <w:del w:id="671" w:author="Sam Lo" w:date="2017-02-02T11:57:00Z">
        <w:r w:rsidRPr="00D41F19" w:rsidDel="0029363E">
          <w:rPr>
            <w:lang w:val="en-US"/>
          </w:rPr>
          <w:delText>[6]</w:delText>
        </w:r>
        <w:r w:rsidRPr="00D41F19" w:rsidDel="0029363E">
          <w:rPr>
            <w:lang w:val="en-US"/>
          </w:rPr>
          <w:tab/>
          <w:delText xml:space="preserve">B. Allen, ‘Atmospheric Aerosols: What Are They, and Why Are They So Important?’, </w:delText>
        </w:r>
        <w:r w:rsidRPr="00D41F19" w:rsidDel="0029363E">
          <w:rPr>
            <w:i/>
            <w:iCs/>
            <w:lang w:val="en-US"/>
          </w:rPr>
          <w:delText>NASA</w:delText>
        </w:r>
        <w:r w:rsidRPr="00D41F19" w:rsidDel="0029363E">
          <w:rPr>
            <w:lang w:val="en-US"/>
          </w:rPr>
          <w:delText>, 06-Apr-2015. [Online]. Available: http://www.nasa.gov/centers/langley/news/factsheets/Aerosols.html. [Accessed: 18-Jul-2016].</w:delText>
        </w:r>
      </w:del>
    </w:p>
    <w:p w14:paraId="176FBD62" w14:textId="490D8A6A" w:rsidR="00F56D8B" w:rsidRPr="00D41F19" w:rsidDel="0029363E" w:rsidRDefault="00F56D8B" w:rsidP="00917EF4">
      <w:pPr>
        <w:pStyle w:val="Bibliography"/>
        <w:rPr>
          <w:del w:id="672" w:author="Sam Lo" w:date="2017-02-02T11:57:00Z"/>
          <w:lang w:val="en-US"/>
        </w:rPr>
        <w:pPrChange w:id="673" w:author="Sam Lo" w:date="2017-02-02T17:20:00Z">
          <w:pPr>
            <w:pStyle w:val="Bibliography"/>
            <w:jc w:val="both"/>
          </w:pPr>
        </w:pPrChange>
      </w:pPr>
      <w:del w:id="674" w:author="Sam Lo" w:date="2017-02-02T11:57:00Z">
        <w:r w:rsidRPr="00D41F19" w:rsidDel="0029363E">
          <w:rPr>
            <w:lang w:val="en-US"/>
          </w:rPr>
          <w:delText>[7]</w:delText>
        </w:r>
        <w:r w:rsidRPr="00D41F19" w:rsidDel="0029363E">
          <w:rPr>
            <w:lang w:val="en-US"/>
          </w:rPr>
          <w:tab/>
          <w:delText xml:space="preserve">S. Lim, M. Lee, S.-W. Kim, S.-C. Yoon, G. Lee, and Y. J. Lee, ‘Absorption and scattering properties of organic carbon versus sulfate dominant aerosols at Gosan climate observatory in Northeast Asia’, </w:delText>
        </w:r>
        <w:r w:rsidRPr="00D41F19" w:rsidDel="0029363E">
          <w:rPr>
            <w:i/>
            <w:iCs/>
            <w:lang w:val="en-US"/>
          </w:rPr>
          <w:delText>Atmospheric Chem. Phys.</w:delText>
        </w:r>
        <w:r w:rsidRPr="00D41F19" w:rsidDel="0029363E">
          <w:rPr>
            <w:lang w:val="en-US"/>
          </w:rPr>
          <w:delText>, vol. 14, no. 15, pp. 7781–7793, Aug. 2014.</w:delText>
        </w:r>
      </w:del>
    </w:p>
    <w:p w14:paraId="34C10FC0" w14:textId="09E74325" w:rsidR="00F56D8B" w:rsidRPr="00D41F19" w:rsidDel="0029363E" w:rsidRDefault="00F56D8B" w:rsidP="00917EF4">
      <w:pPr>
        <w:pStyle w:val="Bibliography"/>
        <w:rPr>
          <w:del w:id="675" w:author="Sam Lo" w:date="2017-02-02T11:57:00Z"/>
          <w:lang w:val="en-US"/>
        </w:rPr>
        <w:pPrChange w:id="676" w:author="Sam Lo" w:date="2017-02-02T17:20:00Z">
          <w:pPr>
            <w:pStyle w:val="Bibliography"/>
            <w:jc w:val="both"/>
          </w:pPr>
        </w:pPrChange>
      </w:pPr>
      <w:del w:id="677" w:author="Sam Lo" w:date="2017-02-02T11:57:00Z">
        <w:r w:rsidRPr="00D41F19" w:rsidDel="0029363E">
          <w:rPr>
            <w:lang w:val="en-US"/>
          </w:rPr>
          <w:delText>[8]</w:delText>
        </w:r>
        <w:r w:rsidRPr="00D41F19" w:rsidDel="0029363E">
          <w:rPr>
            <w:lang w:val="en-US"/>
          </w:rPr>
          <w:tab/>
          <w:delText>Kenneth A. McGee, Michael P. Doukas, Richard Kessler, and Terrence M. Gerlach, ‘Impact of Volcanic Gases’. [Online]. Available: https://pubs.usgs.gov/of/1997/of97-262/of97-262.html. [Accessed: 18-Jan-2017].</w:delText>
        </w:r>
      </w:del>
    </w:p>
    <w:p w14:paraId="6D860699" w14:textId="44C61D8A" w:rsidR="00F56D8B" w:rsidRPr="00917EF4" w:rsidDel="0029363E" w:rsidRDefault="00F56D8B" w:rsidP="00917EF4">
      <w:pPr>
        <w:pStyle w:val="Bibliography"/>
        <w:rPr>
          <w:del w:id="678" w:author="Sam Lo" w:date="2017-02-02T11:57:00Z"/>
          <w:lang w:val="en-US"/>
          <w:rPrChange w:id="679" w:author="Sam Lo" w:date="2017-02-02T17:20:00Z">
            <w:rPr>
              <w:del w:id="680" w:author="Sam Lo" w:date="2017-02-02T11:57:00Z"/>
              <w:lang w:val="en-US"/>
            </w:rPr>
          </w:rPrChange>
        </w:rPr>
        <w:pPrChange w:id="681" w:author="Sam Lo" w:date="2017-02-02T17:20:00Z">
          <w:pPr>
            <w:pStyle w:val="Bibliography"/>
            <w:jc w:val="both"/>
          </w:pPr>
        </w:pPrChange>
      </w:pPr>
      <w:del w:id="682" w:author="Sam Lo" w:date="2017-02-02T11:57:00Z">
        <w:r w:rsidRPr="00112F2F" w:rsidDel="0029363E">
          <w:rPr>
            <w:lang w:val="en-US"/>
          </w:rPr>
          <w:delText>[9]</w:delText>
        </w:r>
        <w:r w:rsidRPr="00112F2F" w:rsidDel="0029363E">
          <w:rPr>
            <w:lang w:val="en-US"/>
          </w:rPr>
          <w:tab/>
          <w:delText xml:space="preserve">Y. Ji, H. Wang, G. Li, and T. An, ‘Theoretical investigation on the role of mineral dust aerosol in atmospheric reaction: A case of the heterogeneous reaction of formaldehyde with NO2 onto SiO2 dust surface’, </w:delText>
        </w:r>
        <w:r w:rsidRPr="00112F2F" w:rsidDel="0029363E">
          <w:rPr>
            <w:i/>
            <w:iCs/>
            <w:lang w:val="en-US"/>
          </w:rPr>
          <w:delText>Atmos. Environ.</w:delText>
        </w:r>
        <w:r w:rsidRPr="00917EF4" w:rsidDel="0029363E">
          <w:rPr>
            <w:lang w:val="en-US"/>
            <w:rPrChange w:id="683" w:author="Sam Lo" w:date="2017-02-02T17:20:00Z">
              <w:rPr>
                <w:lang w:val="en-US"/>
              </w:rPr>
            </w:rPrChange>
          </w:rPr>
          <w:delText>, vol. 103, pp. 207–214, Feb. 2015.</w:delText>
        </w:r>
      </w:del>
    </w:p>
    <w:p w14:paraId="49B81138" w14:textId="2847AF87" w:rsidR="00F56D8B" w:rsidRPr="00917EF4" w:rsidDel="0029363E" w:rsidRDefault="00F56D8B" w:rsidP="00917EF4">
      <w:pPr>
        <w:pStyle w:val="Bibliography"/>
        <w:rPr>
          <w:del w:id="684" w:author="Sam Lo" w:date="2017-02-02T11:57:00Z"/>
          <w:lang w:val="en-US"/>
          <w:rPrChange w:id="685" w:author="Sam Lo" w:date="2017-02-02T17:20:00Z">
            <w:rPr>
              <w:del w:id="686" w:author="Sam Lo" w:date="2017-02-02T11:57:00Z"/>
              <w:lang w:val="en-US"/>
            </w:rPr>
          </w:rPrChange>
        </w:rPr>
        <w:pPrChange w:id="687" w:author="Sam Lo" w:date="2017-02-02T17:20:00Z">
          <w:pPr>
            <w:pStyle w:val="Bibliography"/>
            <w:jc w:val="both"/>
          </w:pPr>
        </w:pPrChange>
      </w:pPr>
      <w:del w:id="688" w:author="Sam Lo" w:date="2017-02-02T11:57:00Z">
        <w:r w:rsidRPr="00917EF4" w:rsidDel="0029363E">
          <w:rPr>
            <w:lang w:val="en-US"/>
            <w:rPrChange w:id="689" w:author="Sam Lo" w:date="2017-02-02T17:20:00Z">
              <w:rPr>
                <w:lang w:val="en-US"/>
              </w:rPr>
            </w:rPrChange>
          </w:rPr>
          <w:delText>[10]</w:delText>
        </w:r>
        <w:r w:rsidRPr="00917EF4" w:rsidDel="0029363E">
          <w:rPr>
            <w:lang w:val="en-US"/>
            <w:rPrChange w:id="690" w:author="Sam Lo" w:date="2017-02-02T17:20:00Z">
              <w:rPr>
                <w:lang w:val="en-US"/>
              </w:rPr>
            </w:rPrChange>
          </w:rPr>
          <w:tab/>
          <w:delText xml:space="preserve">N. Mahowald </w:delText>
        </w:r>
        <w:r w:rsidRPr="00917EF4" w:rsidDel="0029363E">
          <w:rPr>
            <w:i/>
            <w:iCs/>
            <w:lang w:val="en-US"/>
            <w:rPrChange w:id="691" w:author="Sam Lo" w:date="2017-02-02T17:20:00Z">
              <w:rPr>
                <w:i/>
                <w:iCs/>
                <w:lang w:val="en-US"/>
              </w:rPr>
            </w:rPrChange>
          </w:rPr>
          <w:delText>et al.</w:delText>
        </w:r>
        <w:r w:rsidRPr="00917EF4" w:rsidDel="0029363E">
          <w:rPr>
            <w:lang w:val="en-US"/>
            <w:rPrChange w:id="692" w:author="Sam Lo" w:date="2017-02-02T17:20:00Z">
              <w:rPr>
                <w:lang w:val="en-US"/>
              </w:rPr>
            </w:rPrChange>
          </w:rPr>
          <w:delText xml:space="preserve">, ‘The size distribution of desert dust aerosols and its impact on the Earth system’, </w:delText>
        </w:r>
        <w:r w:rsidRPr="00917EF4" w:rsidDel="0029363E">
          <w:rPr>
            <w:i/>
            <w:iCs/>
            <w:lang w:val="en-US"/>
            <w:rPrChange w:id="693" w:author="Sam Lo" w:date="2017-02-02T17:20:00Z">
              <w:rPr>
                <w:i/>
                <w:iCs/>
                <w:lang w:val="en-US"/>
              </w:rPr>
            </w:rPrChange>
          </w:rPr>
          <w:delText>Aeolian Res.</w:delText>
        </w:r>
        <w:r w:rsidRPr="00917EF4" w:rsidDel="0029363E">
          <w:rPr>
            <w:lang w:val="en-US"/>
            <w:rPrChange w:id="694" w:author="Sam Lo" w:date="2017-02-02T17:20:00Z">
              <w:rPr>
                <w:lang w:val="en-US"/>
              </w:rPr>
            </w:rPrChange>
          </w:rPr>
          <w:delText>, vol. 15, pp. 53–71, Dec. 2014.</w:delText>
        </w:r>
      </w:del>
    </w:p>
    <w:p w14:paraId="35797214" w14:textId="03809227" w:rsidR="00F56D8B" w:rsidRPr="00917EF4" w:rsidDel="0029363E" w:rsidRDefault="00F56D8B" w:rsidP="00917EF4">
      <w:pPr>
        <w:pStyle w:val="Bibliography"/>
        <w:rPr>
          <w:del w:id="695" w:author="Sam Lo" w:date="2017-02-02T11:57:00Z"/>
          <w:lang w:val="en-US"/>
          <w:rPrChange w:id="696" w:author="Sam Lo" w:date="2017-02-02T17:20:00Z">
            <w:rPr>
              <w:del w:id="697" w:author="Sam Lo" w:date="2017-02-02T11:57:00Z"/>
              <w:lang w:val="en-US"/>
            </w:rPr>
          </w:rPrChange>
        </w:rPr>
        <w:pPrChange w:id="698" w:author="Sam Lo" w:date="2017-02-02T17:20:00Z">
          <w:pPr>
            <w:pStyle w:val="Bibliography"/>
            <w:jc w:val="both"/>
          </w:pPr>
        </w:pPrChange>
      </w:pPr>
      <w:del w:id="699" w:author="Sam Lo" w:date="2017-02-02T11:57:00Z">
        <w:r w:rsidRPr="00917EF4" w:rsidDel="0029363E">
          <w:rPr>
            <w:lang w:val="en-US"/>
            <w:rPrChange w:id="700" w:author="Sam Lo" w:date="2017-02-02T17:20:00Z">
              <w:rPr>
                <w:lang w:val="en-US"/>
              </w:rPr>
            </w:rPrChange>
          </w:rPr>
          <w:delText>[11]</w:delText>
        </w:r>
        <w:r w:rsidRPr="00917EF4" w:rsidDel="0029363E">
          <w:rPr>
            <w:lang w:val="en-US"/>
            <w:rPrChange w:id="701" w:author="Sam Lo" w:date="2017-02-02T17:20:00Z">
              <w:rPr>
                <w:lang w:val="en-US"/>
              </w:rPr>
            </w:rPrChange>
          </w:rPr>
          <w:tab/>
          <w:delText xml:space="preserve">H. Chen, J. G. Navea, M. A. Young, and V. H. Grassian, ‘Heterogeneous Photochemistry of Trace Atmospheric Gases with Components of Mineral Dust Aerosol’, </w:delText>
        </w:r>
        <w:r w:rsidRPr="00917EF4" w:rsidDel="0029363E">
          <w:rPr>
            <w:i/>
            <w:iCs/>
            <w:lang w:val="en-US"/>
            <w:rPrChange w:id="702" w:author="Sam Lo" w:date="2017-02-02T17:20:00Z">
              <w:rPr>
                <w:i/>
                <w:iCs/>
                <w:lang w:val="en-US"/>
              </w:rPr>
            </w:rPrChange>
          </w:rPr>
          <w:delText>J. Phys. Chem. A</w:delText>
        </w:r>
        <w:r w:rsidRPr="00917EF4" w:rsidDel="0029363E">
          <w:rPr>
            <w:lang w:val="en-US"/>
            <w:rPrChange w:id="703" w:author="Sam Lo" w:date="2017-02-02T17:20:00Z">
              <w:rPr>
                <w:lang w:val="en-US"/>
              </w:rPr>
            </w:rPrChange>
          </w:rPr>
          <w:delText>, vol. 115, no. 4, pp. 490–499, Feb. 2011.</w:delText>
        </w:r>
      </w:del>
    </w:p>
    <w:p w14:paraId="0F1A2FDA" w14:textId="6A16C658" w:rsidR="00F56D8B" w:rsidRPr="00917EF4" w:rsidDel="0029363E" w:rsidRDefault="00F56D8B" w:rsidP="00917EF4">
      <w:pPr>
        <w:pStyle w:val="Bibliography"/>
        <w:rPr>
          <w:del w:id="704" w:author="Sam Lo" w:date="2017-02-02T11:57:00Z"/>
          <w:lang w:val="en-US"/>
          <w:rPrChange w:id="705" w:author="Sam Lo" w:date="2017-02-02T17:20:00Z">
            <w:rPr>
              <w:del w:id="706" w:author="Sam Lo" w:date="2017-02-02T11:57:00Z"/>
              <w:lang w:val="en-US"/>
            </w:rPr>
          </w:rPrChange>
        </w:rPr>
        <w:pPrChange w:id="707" w:author="Sam Lo" w:date="2017-02-02T17:20:00Z">
          <w:pPr>
            <w:pStyle w:val="Bibliography"/>
            <w:jc w:val="both"/>
          </w:pPr>
        </w:pPrChange>
      </w:pPr>
      <w:del w:id="708" w:author="Sam Lo" w:date="2017-02-02T11:57:00Z">
        <w:r w:rsidRPr="00917EF4" w:rsidDel="0029363E">
          <w:rPr>
            <w:lang w:val="en-US"/>
            <w:rPrChange w:id="709" w:author="Sam Lo" w:date="2017-02-02T17:20:00Z">
              <w:rPr>
                <w:lang w:val="en-US"/>
              </w:rPr>
            </w:rPrChange>
          </w:rPr>
          <w:delText>[12]</w:delText>
        </w:r>
        <w:r w:rsidRPr="00917EF4" w:rsidDel="0029363E">
          <w:rPr>
            <w:lang w:val="en-US"/>
            <w:rPrChange w:id="710" w:author="Sam Lo" w:date="2017-02-02T17:20:00Z">
              <w:rPr>
                <w:lang w:val="en-US"/>
              </w:rPr>
            </w:rPrChange>
          </w:rPr>
          <w:tab/>
          <w:delText xml:space="preserve">L. Zhou, W. Wang, M. Ge, and S. Tong, ‘Heterogeneous uptake of gaseous hydrogen peroxide on mineral dust’, </w:delText>
        </w:r>
        <w:r w:rsidRPr="00917EF4" w:rsidDel="0029363E">
          <w:rPr>
            <w:i/>
            <w:iCs/>
            <w:lang w:val="en-US"/>
            <w:rPrChange w:id="711" w:author="Sam Lo" w:date="2017-02-02T17:20:00Z">
              <w:rPr>
                <w:i/>
                <w:iCs/>
                <w:lang w:val="en-US"/>
              </w:rPr>
            </w:rPrChange>
          </w:rPr>
          <w:delText>J. Environ. Sci.</w:delText>
        </w:r>
        <w:r w:rsidRPr="00917EF4" w:rsidDel="0029363E">
          <w:rPr>
            <w:lang w:val="en-US"/>
            <w:rPrChange w:id="712" w:author="Sam Lo" w:date="2017-02-02T17:20:00Z">
              <w:rPr>
                <w:lang w:val="en-US"/>
              </w:rPr>
            </w:rPrChange>
          </w:rPr>
          <w:delText>, vol. 40, pp. 44–50, Feb. 2016.</w:delText>
        </w:r>
      </w:del>
    </w:p>
    <w:p w14:paraId="7AAA75B7" w14:textId="4EEAB96C" w:rsidR="00F56D8B" w:rsidRPr="00917EF4" w:rsidDel="0029363E" w:rsidRDefault="00F56D8B" w:rsidP="00917EF4">
      <w:pPr>
        <w:pStyle w:val="Bibliography"/>
        <w:rPr>
          <w:del w:id="713" w:author="Sam Lo" w:date="2017-02-02T11:57:00Z"/>
          <w:lang w:val="en-US"/>
          <w:rPrChange w:id="714" w:author="Sam Lo" w:date="2017-02-02T17:20:00Z">
            <w:rPr>
              <w:del w:id="715" w:author="Sam Lo" w:date="2017-02-02T11:57:00Z"/>
              <w:lang w:val="en-US"/>
            </w:rPr>
          </w:rPrChange>
        </w:rPr>
        <w:pPrChange w:id="716" w:author="Sam Lo" w:date="2017-02-02T17:20:00Z">
          <w:pPr>
            <w:pStyle w:val="Bibliography"/>
            <w:jc w:val="both"/>
          </w:pPr>
        </w:pPrChange>
      </w:pPr>
      <w:del w:id="717" w:author="Sam Lo" w:date="2017-02-02T11:57:00Z">
        <w:r w:rsidRPr="00917EF4" w:rsidDel="0029363E">
          <w:rPr>
            <w:lang w:val="en-US"/>
            <w:rPrChange w:id="718" w:author="Sam Lo" w:date="2017-02-02T17:20:00Z">
              <w:rPr>
                <w:lang w:val="en-US"/>
              </w:rPr>
            </w:rPrChange>
          </w:rPr>
          <w:delText>[13]</w:delText>
        </w:r>
        <w:r w:rsidRPr="00917EF4" w:rsidDel="0029363E">
          <w:rPr>
            <w:lang w:val="en-US"/>
            <w:rPrChange w:id="719" w:author="Sam Lo" w:date="2017-02-02T17:20:00Z">
              <w:rPr>
                <w:lang w:val="en-US"/>
              </w:rPr>
            </w:rPrChange>
          </w:rPr>
          <w:tab/>
          <w:delText xml:space="preserve">I. Reda and A. Andreas, ‘Solar position algorithm for solar radiation applications’, </w:delText>
        </w:r>
        <w:r w:rsidRPr="00917EF4" w:rsidDel="0029363E">
          <w:rPr>
            <w:i/>
            <w:iCs/>
            <w:lang w:val="en-US"/>
            <w:rPrChange w:id="720" w:author="Sam Lo" w:date="2017-02-02T17:20:00Z">
              <w:rPr>
                <w:i/>
                <w:iCs/>
                <w:lang w:val="en-US"/>
              </w:rPr>
            </w:rPrChange>
          </w:rPr>
          <w:delText>Sol. Energy</w:delText>
        </w:r>
        <w:r w:rsidRPr="00917EF4" w:rsidDel="0029363E">
          <w:rPr>
            <w:lang w:val="en-US"/>
            <w:rPrChange w:id="721" w:author="Sam Lo" w:date="2017-02-02T17:20:00Z">
              <w:rPr>
                <w:lang w:val="en-US"/>
              </w:rPr>
            </w:rPrChange>
          </w:rPr>
          <w:delText>, vol. 76, no. 5, pp. 577–589, 2004.</w:delText>
        </w:r>
      </w:del>
    </w:p>
    <w:p w14:paraId="7872DE2B" w14:textId="6A59BA8A" w:rsidR="00F56D8B" w:rsidRPr="00917EF4" w:rsidDel="0029363E" w:rsidRDefault="00F56D8B" w:rsidP="00917EF4">
      <w:pPr>
        <w:pStyle w:val="Bibliography"/>
        <w:rPr>
          <w:del w:id="722" w:author="Sam Lo" w:date="2017-02-02T11:57:00Z"/>
          <w:lang w:val="en-US"/>
          <w:rPrChange w:id="723" w:author="Sam Lo" w:date="2017-02-02T17:20:00Z">
            <w:rPr>
              <w:del w:id="724" w:author="Sam Lo" w:date="2017-02-02T11:57:00Z"/>
              <w:lang w:val="en-US"/>
            </w:rPr>
          </w:rPrChange>
        </w:rPr>
        <w:pPrChange w:id="725" w:author="Sam Lo" w:date="2017-02-02T17:20:00Z">
          <w:pPr>
            <w:pStyle w:val="Bibliography"/>
            <w:jc w:val="both"/>
          </w:pPr>
        </w:pPrChange>
      </w:pPr>
      <w:del w:id="726" w:author="Sam Lo" w:date="2017-02-02T11:57:00Z">
        <w:r w:rsidRPr="00917EF4" w:rsidDel="0029363E">
          <w:rPr>
            <w:lang w:val="en-US"/>
            <w:rPrChange w:id="727" w:author="Sam Lo" w:date="2017-02-02T17:20:00Z">
              <w:rPr>
                <w:lang w:val="en-US"/>
              </w:rPr>
            </w:rPrChange>
          </w:rPr>
          <w:delText>[14]</w:delText>
        </w:r>
        <w:r w:rsidRPr="00917EF4" w:rsidDel="0029363E">
          <w:rPr>
            <w:lang w:val="en-US"/>
            <w:rPrChange w:id="728" w:author="Sam Lo" w:date="2017-02-02T17:20:00Z">
              <w:rPr>
                <w:lang w:val="en-US"/>
              </w:rPr>
            </w:rPrChange>
          </w:rPr>
          <w:tab/>
          <w:delText xml:space="preserve">M. Blanco-Muriel, D. C. Alarcón-Padilla, T. López-Moratalla, and M. Lara-Coira, ‘Computing the solar vector’, </w:delText>
        </w:r>
        <w:r w:rsidRPr="00917EF4" w:rsidDel="0029363E">
          <w:rPr>
            <w:i/>
            <w:iCs/>
            <w:lang w:val="en-US"/>
            <w:rPrChange w:id="729" w:author="Sam Lo" w:date="2017-02-02T17:20:00Z">
              <w:rPr>
                <w:i/>
                <w:iCs/>
                <w:lang w:val="en-US"/>
              </w:rPr>
            </w:rPrChange>
          </w:rPr>
          <w:delText>Sol. Energy</w:delText>
        </w:r>
        <w:r w:rsidRPr="00917EF4" w:rsidDel="0029363E">
          <w:rPr>
            <w:lang w:val="en-US"/>
            <w:rPrChange w:id="730" w:author="Sam Lo" w:date="2017-02-02T17:20:00Z">
              <w:rPr>
                <w:lang w:val="en-US"/>
              </w:rPr>
            </w:rPrChange>
          </w:rPr>
          <w:delText>, vol. 70, no. 5, pp. 431–441, 2001.</w:delText>
        </w:r>
      </w:del>
    </w:p>
    <w:p w14:paraId="69C21F04" w14:textId="29D76F09" w:rsidR="00F56D8B" w:rsidRPr="00917EF4" w:rsidDel="0029363E" w:rsidRDefault="00F56D8B" w:rsidP="00917EF4">
      <w:pPr>
        <w:pStyle w:val="Bibliography"/>
        <w:rPr>
          <w:del w:id="731" w:author="Sam Lo" w:date="2017-02-02T11:57:00Z"/>
          <w:lang w:val="en-US"/>
          <w:rPrChange w:id="732" w:author="Sam Lo" w:date="2017-02-02T17:20:00Z">
            <w:rPr>
              <w:del w:id="733" w:author="Sam Lo" w:date="2017-02-02T11:57:00Z"/>
              <w:lang w:val="en-US"/>
            </w:rPr>
          </w:rPrChange>
        </w:rPr>
        <w:pPrChange w:id="734" w:author="Sam Lo" w:date="2017-02-02T17:20:00Z">
          <w:pPr>
            <w:pStyle w:val="Bibliography"/>
            <w:jc w:val="both"/>
          </w:pPr>
        </w:pPrChange>
      </w:pPr>
      <w:del w:id="735" w:author="Sam Lo" w:date="2017-02-02T11:57:00Z">
        <w:r w:rsidRPr="00917EF4" w:rsidDel="0029363E">
          <w:rPr>
            <w:lang w:val="en-US"/>
            <w:rPrChange w:id="736" w:author="Sam Lo" w:date="2017-02-02T17:20:00Z">
              <w:rPr>
                <w:lang w:val="en-US"/>
              </w:rPr>
            </w:rPrChange>
          </w:rPr>
          <w:delText>[15]</w:delText>
        </w:r>
        <w:r w:rsidRPr="00917EF4" w:rsidDel="0029363E">
          <w:rPr>
            <w:lang w:val="en-US"/>
            <w:rPrChange w:id="737" w:author="Sam Lo" w:date="2017-02-02T17:20:00Z">
              <w:rPr>
                <w:lang w:val="en-US"/>
              </w:rPr>
            </w:rPrChange>
          </w:rPr>
          <w:tab/>
          <w:delText xml:space="preserve">Jedol Dayou, Jackson Hian Wui Chang, and Justin Sentian, ‘Ground-based Aerosol Optical Depth Measurements’, in </w:delText>
        </w:r>
        <w:r w:rsidRPr="00917EF4" w:rsidDel="0029363E">
          <w:rPr>
            <w:i/>
            <w:iCs/>
            <w:lang w:val="en-US"/>
            <w:rPrChange w:id="738" w:author="Sam Lo" w:date="2017-02-02T17:20:00Z">
              <w:rPr>
                <w:i/>
                <w:iCs/>
                <w:lang w:val="en-US"/>
              </w:rPr>
            </w:rPrChange>
          </w:rPr>
          <w:delText>Ground-Based Aerosol Optical Depth Measurements Using Sunphotometers</w:delText>
        </w:r>
        <w:r w:rsidRPr="00917EF4" w:rsidDel="0029363E">
          <w:rPr>
            <w:lang w:val="en-US"/>
            <w:rPrChange w:id="739" w:author="Sam Lo" w:date="2017-02-02T17:20:00Z">
              <w:rPr>
                <w:lang w:val="en-US"/>
              </w:rPr>
            </w:rPrChange>
          </w:rPr>
          <w:delText>, Springer, pp. 9–29.</w:delText>
        </w:r>
      </w:del>
    </w:p>
    <w:p w14:paraId="572CBEFC" w14:textId="48CB7374" w:rsidR="00F56D8B" w:rsidRPr="00917EF4" w:rsidDel="0029363E" w:rsidRDefault="00F56D8B" w:rsidP="00917EF4">
      <w:pPr>
        <w:pStyle w:val="Bibliography"/>
        <w:rPr>
          <w:del w:id="740" w:author="Sam Lo" w:date="2017-02-02T11:57:00Z"/>
          <w:lang w:val="en-US"/>
          <w:rPrChange w:id="741" w:author="Sam Lo" w:date="2017-02-02T17:20:00Z">
            <w:rPr>
              <w:del w:id="742" w:author="Sam Lo" w:date="2017-02-02T11:57:00Z"/>
              <w:lang w:val="en-US"/>
            </w:rPr>
          </w:rPrChange>
        </w:rPr>
        <w:pPrChange w:id="743" w:author="Sam Lo" w:date="2017-02-02T17:20:00Z">
          <w:pPr>
            <w:pStyle w:val="Bibliography"/>
            <w:jc w:val="both"/>
          </w:pPr>
        </w:pPrChange>
      </w:pPr>
      <w:del w:id="744" w:author="Sam Lo" w:date="2017-02-02T11:57:00Z">
        <w:r w:rsidRPr="00917EF4" w:rsidDel="0029363E">
          <w:rPr>
            <w:lang w:val="en-US"/>
            <w:rPrChange w:id="745" w:author="Sam Lo" w:date="2017-02-02T17:20:00Z">
              <w:rPr>
                <w:lang w:val="en-US"/>
              </w:rPr>
            </w:rPrChange>
          </w:rPr>
          <w:delText>[16]</w:delText>
        </w:r>
        <w:r w:rsidRPr="00917EF4" w:rsidDel="0029363E">
          <w:rPr>
            <w:lang w:val="en-US"/>
            <w:rPrChange w:id="746" w:author="Sam Lo" w:date="2017-02-02T17:20:00Z">
              <w:rPr>
                <w:lang w:val="en-US"/>
              </w:rPr>
            </w:rPrChange>
          </w:rPr>
          <w:tab/>
          <w:delText>J. A. Augustine, J. J. Michalsky, and G. B. Hodges, ‘P4. 35 AN AEROSOL OPTICAL DEPTH PRODUCT FOR NOAA’S SURFRAD NETWORK’.</w:delText>
        </w:r>
      </w:del>
    </w:p>
    <w:p w14:paraId="6AA79DEA" w14:textId="708094AD" w:rsidR="00F56D8B" w:rsidRPr="00917EF4" w:rsidDel="0029363E" w:rsidRDefault="00F56D8B" w:rsidP="00917EF4">
      <w:pPr>
        <w:pStyle w:val="Bibliography"/>
        <w:rPr>
          <w:del w:id="747" w:author="Sam Lo" w:date="2017-02-02T11:57:00Z"/>
          <w:lang w:val="en-US"/>
          <w:rPrChange w:id="748" w:author="Sam Lo" w:date="2017-02-02T17:20:00Z">
            <w:rPr>
              <w:del w:id="749" w:author="Sam Lo" w:date="2017-02-02T11:57:00Z"/>
              <w:lang w:val="en-US"/>
            </w:rPr>
          </w:rPrChange>
        </w:rPr>
        <w:pPrChange w:id="750" w:author="Sam Lo" w:date="2017-02-02T17:20:00Z">
          <w:pPr>
            <w:pStyle w:val="Bibliography"/>
            <w:jc w:val="both"/>
          </w:pPr>
        </w:pPrChange>
      </w:pPr>
      <w:del w:id="751" w:author="Sam Lo" w:date="2017-02-02T11:57:00Z">
        <w:r w:rsidRPr="00917EF4" w:rsidDel="0029363E">
          <w:rPr>
            <w:lang w:val="en-US"/>
            <w:rPrChange w:id="752" w:author="Sam Lo" w:date="2017-02-02T17:20:00Z">
              <w:rPr>
                <w:lang w:val="en-US"/>
              </w:rPr>
            </w:rPrChange>
          </w:rPr>
          <w:delText>[17]</w:delText>
        </w:r>
        <w:r w:rsidRPr="00917EF4" w:rsidDel="0029363E">
          <w:rPr>
            <w:lang w:val="en-US"/>
            <w:rPrChange w:id="753" w:author="Sam Lo" w:date="2017-02-02T17:20:00Z">
              <w:rPr>
                <w:lang w:val="en-US"/>
              </w:rPr>
            </w:rPrChange>
          </w:rPr>
          <w:tab/>
          <w:delText xml:space="preserve">Jedol Dayou, Jackson Hian Wui Chang, and Justin Sentian, ‘Chapter 3 - Near-Sea-Level Langley Calibration Algorithm’, in </w:delText>
        </w:r>
        <w:r w:rsidRPr="00917EF4" w:rsidDel="0029363E">
          <w:rPr>
            <w:i/>
            <w:iCs/>
            <w:lang w:val="en-US"/>
            <w:rPrChange w:id="754" w:author="Sam Lo" w:date="2017-02-02T17:20:00Z">
              <w:rPr>
                <w:i/>
                <w:iCs/>
                <w:lang w:val="en-US"/>
              </w:rPr>
            </w:rPrChange>
          </w:rPr>
          <w:delText>Ground-based Aerosol Optical Depth Measurement</w:delText>
        </w:r>
        <w:r w:rsidRPr="00917EF4" w:rsidDel="0029363E">
          <w:rPr>
            <w:lang w:val="en-US"/>
            <w:rPrChange w:id="755" w:author="Sam Lo" w:date="2017-02-02T17:20:00Z">
              <w:rPr>
                <w:lang w:val="en-US"/>
              </w:rPr>
            </w:rPrChange>
          </w:rPr>
          <w:delText>, pp. 31–37.</w:delText>
        </w:r>
      </w:del>
    </w:p>
    <w:p w14:paraId="3B620814" w14:textId="6A06FA98" w:rsidR="00F56D8B" w:rsidRPr="00917EF4" w:rsidDel="0029363E" w:rsidRDefault="00F56D8B" w:rsidP="00917EF4">
      <w:pPr>
        <w:pStyle w:val="Bibliography"/>
        <w:rPr>
          <w:del w:id="756" w:author="Sam Lo" w:date="2017-02-02T11:57:00Z"/>
          <w:lang w:val="en-US"/>
          <w:rPrChange w:id="757" w:author="Sam Lo" w:date="2017-02-02T17:20:00Z">
            <w:rPr>
              <w:del w:id="758" w:author="Sam Lo" w:date="2017-02-02T11:57:00Z"/>
              <w:lang w:val="en-US"/>
            </w:rPr>
          </w:rPrChange>
        </w:rPr>
        <w:pPrChange w:id="759" w:author="Sam Lo" w:date="2017-02-02T17:20:00Z">
          <w:pPr>
            <w:pStyle w:val="Bibliography"/>
            <w:jc w:val="both"/>
          </w:pPr>
        </w:pPrChange>
      </w:pPr>
      <w:del w:id="760" w:author="Sam Lo" w:date="2017-02-02T11:57:00Z">
        <w:r w:rsidRPr="00917EF4" w:rsidDel="0029363E">
          <w:rPr>
            <w:lang w:val="en-US"/>
            <w:rPrChange w:id="761" w:author="Sam Lo" w:date="2017-02-02T17:20:00Z">
              <w:rPr>
                <w:lang w:val="en-US"/>
              </w:rPr>
            </w:rPrChange>
          </w:rPr>
          <w:delText>[18]</w:delText>
        </w:r>
        <w:r w:rsidRPr="00917EF4" w:rsidDel="0029363E">
          <w:rPr>
            <w:lang w:val="en-US"/>
            <w:rPrChange w:id="762" w:author="Sam Lo" w:date="2017-02-02T17:20:00Z">
              <w:rPr>
                <w:lang w:val="en-US"/>
              </w:rPr>
            </w:rPrChange>
          </w:rPr>
          <w:tab/>
          <w:delText>R. Perez, P. Ineichen, and R. Seals, ‘Modelling daylight availability and irradiance components from direct and global irradiance’.</w:delText>
        </w:r>
      </w:del>
    </w:p>
    <w:p w14:paraId="3ADCBA96" w14:textId="47D5DE2C" w:rsidR="00F56D8B" w:rsidRPr="00917EF4" w:rsidDel="0029363E" w:rsidRDefault="00F56D8B" w:rsidP="00917EF4">
      <w:pPr>
        <w:pStyle w:val="Bibliography"/>
        <w:rPr>
          <w:del w:id="763" w:author="Sam Lo" w:date="2017-02-02T11:57:00Z"/>
          <w:lang w:val="en-US"/>
          <w:rPrChange w:id="764" w:author="Sam Lo" w:date="2017-02-02T17:20:00Z">
            <w:rPr>
              <w:del w:id="765" w:author="Sam Lo" w:date="2017-02-02T11:57:00Z"/>
              <w:lang w:val="en-US"/>
            </w:rPr>
          </w:rPrChange>
        </w:rPr>
        <w:pPrChange w:id="766" w:author="Sam Lo" w:date="2017-02-02T17:20:00Z">
          <w:pPr>
            <w:pStyle w:val="Bibliography"/>
            <w:jc w:val="both"/>
          </w:pPr>
        </w:pPrChange>
      </w:pPr>
      <w:del w:id="767" w:author="Sam Lo" w:date="2017-02-02T11:57:00Z">
        <w:r w:rsidRPr="00917EF4" w:rsidDel="0029363E">
          <w:rPr>
            <w:lang w:val="en-US"/>
            <w:rPrChange w:id="768" w:author="Sam Lo" w:date="2017-02-02T17:20:00Z">
              <w:rPr>
                <w:lang w:val="en-US"/>
              </w:rPr>
            </w:rPrChange>
          </w:rPr>
          <w:delText>[19]</w:delText>
        </w:r>
        <w:r w:rsidRPr="00917EF4" w:rsidDel="0029363E">
          <w:rPr>
            <w:lang w:val="en-US"/>
            <w:rPrChange w:id="769" w:author="Sam Lo" w:date="2017-02-02T17:20:00Z">
              <w:rPr>
                <w:lang w:val="en-US"/>
              </w:rPr>
            </w:rPrChange>
          </w:rPr>
          <w:tab/>
          <w:delText xml:space="preserve">R. E. Bird and C. Riordan, ‘Simple Solar Spectral Model for Direct and Diffuse Irradiance on Horizontal and Tilted Planes at the Earth’s Surface for Cloudless Atmospheres’, </w:delText>
        </w:r>
        <w:r w:rsidRPr="00917EF4" w:rsidDel="0029363E">
          <w:rPr>
            <w:i/>
            <w:iCs/>
            <w:lang w:val="en-US"/>
            <w:rPrChange w:id="770" w:author="Sam Lo" w:date="2017-02-02T17:20:00Z">
              <w:rPr>
                <w:i/>
                <w:iCs/>
                <w:lang w:val="en-US"/>
              </w:rPr>
            </w:rPrChange>
          </w:rPr>
          <w:delText>J. Clim. Appl. Meteorol.</w:delText>
        </w:r>
        <w:r w:rsidRPr="00917EF4" w:rsidDel="0029363E">
          <w:rPr>
            <w:lang w:val="en-US"/>
            <w:rPrChange w:id="771" w:author="Sam Lo" w:date="2017-02-02T17:20:00Z">
              <w:rPr>
                <w:lang w:val="en-US"/>
              </w:rPr>
            </w:rPrChange>
          </w:rPr>
          <w:delText>, vol. 25, no. 1, pp. 87–97, Jan. 1986.</w:delText>
        </w:r>
      </w:del>
    </w:p>
    <w:p w14:paraId="40EEE5BB" w14:textId="43D3744E" w:rsidR="00F56D8B" w:rsidRPr="00917EF4" w:rsidDel="0029363E" w:rsidRDefault="00F56D8B" w:rsidP="00917EF4">
      <w:pPr>
        <w:pStyle w:val="Bibliography"/>
        <w:rPr>
          <w:del w:id="772" w:author="Sam Lo" w:date="2017-02-02T11:57:00Z"/>
          <w:lang w:val="en-US"/>
          <w:rPrChange w:id="773" w:author="Sam Lo" w:date="2017-02-02T17:20:00Z">
            <w:rPr>
              <w:del w:id="774" w:author="Sam Lo" w:date="2017-02-02T11:57:00Z"/>
              <w:lang w:val="en-US"/>
            </w:rPr>
          </w:rPrChange>
        </w:rPr>
        <w:pPrChange w:id="775" w:author="Sam Lo" w:date="2017-02-02T17:20:00Z">
          <w:pPr>
            <w:pStyle w:val="Bibliography"/>
            <w:jc w:val="both"/>
          </w:pPr>
        </w:pPrChange>
      </w:pPr>
      <w:del w:id="776" w:author="Sam Lo" w:date="2017-02-02T11:57:00Z">
        <w:r w:rsidRPr="00917EF4" w:rsidDel="0029363E">
          <w:rPr>
            <w:lang w:val="en-US"/>
            <w:rPrChange w:id="777" w:author="Sam Lo" w:date="2017-02-02T17:20:00Z">
              <w:rPr>
                <w:lang w:val="en-US"/>
              </w:rPr>
            </w:rPrChange>
          </w:rPr>
          <w:delText>[20]</w:delText>
        </w:r>
        <w:r w:rsidRPr="00917EF4" w:rsidDel="0029363E">
          <w:rPr>
            <w:lang w:val="en-US"/>
            <w:rPrChange w:id="778" w:author="Sam Lo" w:date="2017-02-02T17:20:00Z">
              <w:rPr>
                <w:lang w:val="en-US"/>
              </w:rPr>
            </w:rPrChange>
          </w:rPr>
          <w:tab/>
          <w:delText>Vishay, ‘High Efficiency LED in Ø 3  mm Tinted Diffused Package.pdf’. .</w:delText>
        </w:r>
      </w:del>
    </w:p>
    <w:p w14:paraId="27F01D96" w14:textId="2221A915" w:rsidR="00F56D8B" w:rsidRPr="00917EF4" w:rsidDel="0029363E" w:rsidRDefault="00F56D8B" w:rsidP="00917EF4">
      <w:pPr>
        <w:pStyle w:val="Bibliography"/>
        <w:rPr>
          <w:del w:id="779" w:author="Sam Lo" w:date="2017-02-02T11:57:00Z"/>
          <w:lang w:val="en-US"/>
          <w:rPrChange w:id="780" w:author="Sam Lo" w:date="2017-02-02T17:20:00Z">
            <w:rPr>
              <w:del w:id="781" w:author="Sam Lo" w:date="2017-02-02T11:57:00Z"/>
              <w:lang w:val="en-US"/>
            </w:rPr>
          </w:rPrChange>
        </w:rPr>
        <w:pPrChange w:id="782" w:author="Sam Lo" w:date="2017-02-02T17:20:00Z">
          <w:pPr>
            <w:pStyle w:val="Bibliography"/>
            <w:jc w:val="both"/>
          </w:pPr>
        </w:pPrChange>
      </w:pPr>
      <w:del w:id="783" w:author="Sam Lo" w:date="2017-02-02T11:57:00Z">
        <w:r w:rsidRPr="00917EF4" w:rsidDel="0029363E">
          <w:rPr>
            <w:lang w:val="en-US"/>
            <w:rPrChange w:id="784" w:author="Sam Lo" w:date="2017-02-02T17:20:00Z">
              <w:rPr>
                <w:lang w:val="en-US"/>
              </w:rPr>
            </w:rPrChange>
          </w:rPr>
          <w:delText>[21]</w:delText>
        </w:r>
        <w:r w:rsidRPr="00917EF4" w:rsidDel="0029363E">
          <w:rPr>
            <w:lang w:val="en-US"/>
            <w:rPrChange w:id="785" w:author="Sam Lo" w:date="2017-02-02T17:20:00Z">
              <w:rPr>
                <w:lang w:val="en-US"/>
              </w:rPr>
            </w:rPrChange>
          </w:rPr>
          <w:tab/>
          <w:delText>Djamila H. Ming, ‘Estimation of exterior vertical daylight for the humid tropic of Kota Kinabula city in Easy Malaysia’.</w:delText>
        </w:r>
      </w:del>
    </w:p>
    <w:p w14:paraId="41ABD77D" w14:textId="09BC66A5" w:rsidR="00F56D8B" w:rsidRPr="00917EF4" w:rsidDel="0029363E" w:rsidRDefault="00F56D8B" w:rsidP="00917EF4">
      <w:pPr>
        <w:pStyle w:val="Bibliography"/>
        <w:rPr>
          <w:del w:id="786" w:author="Sam Lo" w:date="2017-02-02T11:57:00Z"/>
          <w:lang w:val="en-US"/>
          <w:rPrChange w:id="787" w:author="Sam Lo" w:date="2017-02-02T17:20:00Z">
            <w:rPr>
              <w:del w:id="788" w:author="Sam Lo" w:date="2017-02-02T11:57:00Z"/>
              <w:lang w:val="en-US"/>
            </w:rPr>
          </w:rPrChange>
        </w:rPr>
        <w:pPrChange w:id="789" w:author="Sam Lo" w:date="2017-02-02T17:20:00Z">
          <w:pPr>
            <w:pStyle w:val="Bibliography"/>
            <w:jc w:val="both"/>
          </w:pPr>
        </w:pPrChange>
      </w:pPr>
      <w:del w:id="790" w:author="Sam Lo" w:date="2017-02-02T11:57:00Z">
        <w:r w:rsidRPr="00917EF4" w:rsidDel="0029363E">
          <w:rPr>
            <w:lang w:val="en-US"/>
            <w:rPrChange w:id="791" w:author="Sam Lo" w:date="2017-02-02T17:20:00Z">
              <w:rPr>
                <w:lang w:val="en-US"/>
              </w:rPr>
            </w:rPrChange>
          </w:rPr>
          <w:delText>[22]</w:delText>
        </w:r>
        <w:r w:rsidRPr="00917EF4" w:rsidDel="0029363E">
          <w:rPr>
            <w:lang w:val="en-US"/>
            <w:rPrChange w:id="792" w:author="Sam Lo" w:date="2017-02-02T17:20:00Z">
              <w:rPr>
                <w:lang w:val="en-US"/>
              </w:rPr>
            </w:rPrChange>
          </w:rPr>
          <w:tab/>
          <w:delText>‘Building a GLOBE Sun Photometer’. [Online]. Available: https://www.cs.drexel.edu/~dbrooks/globe/construction.htm. [Accessed: 31-May-2016].</w:delText>
        </w:r>
      </w:del>
    </w:p>
    <w:p w14:paraId="7876A1A3" w14:textId="5C4E75B8" w:rsidR="00F56D8B" w:rsidRPr="00917EF4" w:rsidDel="0029363E" w:rsidRDefault="00F56D8B" w:rsidP="00917EF4">
      <w:pPr>
        <w:pStyle w:val="Bibliography"/>
        <w:rPr>
          <w:del w:id="793" w:author="Sam Lo" w:date="2017-02-02T11:57:00Z"/>
          <w:lang w:val="en-US"/>
          <w:rPrChange w:id="794" w:author="Sam Lo" w:date="2017-02-02T17:20:00Z">
            <w:rPr>
              <w:del w:id="795" w:author="Sam Lo" w:date="2017-02-02T11:57:00Z"/>
              <w:lang w:val="en-US"/>
            </w:rPr>
          </w:rPrChange>
        </w:rPr>
        <w:pPrChange w:id="796" w:author="Sam Lo" w:date="2017-02-02T17:20:00Z">
          <w:pPr>
            <w:pStyle w:val="Bibliography"/>
            <w:jc w:val="both"/>
          </w:pPr>
        </w:pPrChange>
      </w:pPr>
      <w:del w:id="797" w:author="Sam Lo" w:date="2017-02-02T11:57:00Z">
        <w:r w:rsidRPr="00917EF4" w:rsidDel="0029363E">
          <w:rPr>
            <w:lang w:val="en-US"/>
            <w:rPrChange w:id="798" w:author="Sam Lo" w:date="2017-02-02T17:20:00Z">
              <w:rPr>
                <w:lang w:val="en-US"/>
              </w:rPr>
            </w:rPrChange>
          </w:rPr>
          <w:delText>[23]</w:delText>
        </w:r>
        <w:r w:rsidRPr="00917EF4" w:rsidDel="0029363E">
          <w:rPr>
            <w:lang w:val="en-US"/>
            <w:rPrChange w:id="799" w:author="Sam Lo" w:date="2017-02-02T17:20:00Z">
              <w:rPr>
                <w:lang w:val="en-US"/>
              </w:rPr>
            </w:rPrChange>
          </w:rPr>
          <w:tab/>
          <w:delText>Jedrzej Kufel, ‘SkyClarity_LEDs_TemperatureCharacterisation’. [Online]. Available: https://dl.dropboxusercontent.com/content_link/WvYzncxggXO4oy0ylBkV3AJgPh0SS8dyeZTo2osFf780MO894QZgWTN9VxPAug2n/file?dl=1. [Accessed: 21-Jul-2016].</w:delText>
        </w:r>
      </w:del>
    </w:p>
    <w:p w14:paraId="7A23D223" w14:textId="49070639" w:rsidR="00F56D8B" w:rsidRPr="00917EF4" w:rsidDel="0029363E" w:rsidRDefault="00F56D8B" w:rsidP="00917EF4">
      <w:pPr>
        <w:pStyle w:val="Bibliography"/>
        <w:rPr>
          <w:del w:id="800" w:author="Sam Lo" w:date="2017-02-02T11:57:00Z"/>
          <w:lang w:val="en-US"/>
          <w:rPrChange w:id="801" w:author="Sam Lo" w:date="2017-02-02T17:20:00Z">
            <w:rPr>
              <w:del w:id="802" w:author="Sam Lo" w:date="2017-02-02T11:57:00Z"/>
              <w:lang w:val="en-US"/>
            </w:rPr>
          </w:rPrChange>
        </w:rPr>
        <w:pPrChange w:id="803" w:author="Sam Lo" w:date="2017-02-02T17:20:00Z">
          <w:pPr>
            <w:pStyle w:val="Bibliography"/>
            <w:jc w:val="both"/>
          </w:pPr>
        </w:pPrChange>
      </w:pPr>
      <w:del w:id="804" w:author="Sam Lo" w:date="2017-02-02T11:57:00Z">
        <w:r w:rsidRPr="00917EF4" w:rsidDel="0029363E">
          <w:rPr>
            <w:lang w:val="en-US"/>
            <w:rPrChange w:id="805" w:author="Sam Lo" w:date="2017-02-02T17:20:00Z">
              <w:rPr>
                <w:lang w:val="en-US"/>
              </w:rPr>
            </w:rPrChange>
          </w:rPr>
          <w:delText>[24]</w:delText>
        </w:r>
        <w:r w:rsidRPr="00917EF4" w:rsidDel="0029363E">
          <w:rPr>
            <w:lang w:val="en-US"/>
            <w:rPrChange w:id="806" w:author="Sam Lo" w:date="2017-02-02T17:20:00Z">
              <w:rPr>
                <w:lang w:val="en-US"/>
              </w:rPr>
            </w:rPrChange>
          </w:rPr>
          <w:tab/>
          <w:delText>Jedrzej Kufel, ‘SkyClarity_TestJig_Manual’. [Online]. Available: https://dl.dropboxusercontent.com/content_link/jPRfpdXFiE5prBGve9HIYqk1UX1wSIkQAock2D1uraX1gBNscdgLtgcp8nL4xPaq/file?dl=1. [Accessed: 21-Jul-2016].</w:delText>
        </w:r>
      </w:del>
    </w:p>
    <w:p w14:paraId="4B418685" w14:textId="1D664568" w:rsidR="00F56D8B" w:rsidRPr="00917EF4" w:rsidDel="0029363E" w:rsidRDefault="00F56D8B" w:rsidP="00917EF4">
      <w:pPr>
        <w:pStyle w:val="Bibliography"/>
        <w:rPr>
          <w:del w:id="807" w:author="Sam Lo" w:date="2017-02-02T11:57:00Z"/>
          <w:lang w:val="en-US"/>
          <w:rPrChange w:id="808" w:author="Sam Lo" w:date="2017-02-02T17:20:00Z">
            <w:rPr>
              <w:del w:id="809" w:author="Sam Lo" w:date="2017-02-02T11:57:00Z"/>
              <w:lang w:val="en-US"/>
            </w:rPr>
          </w:rPrChange>
        </w:rPr>
        <w:pPrChange w:id="810" w:author="Sam Lo" w:date="2017-02-02T17:20:00Z">
          <w:pPr>
            <w:pStyle w:val="Bibliography"/>
            <w:jc w:val="both"/>
          </w:pPr>
        </w:pPrChange>
      </w:pPr>
      <w:del w:id="811" w:author="Sam Lo" w:date="2017-02-02T11:57:00Z">
        <w:r w:rsidRPr="00917EF4" w:rsidDel="0029363E">
          <w:rPr>
            <w:lang w:val="en-US"/>
            <w:rPrChange w:id="812" w:author="Sam Lo" w:date="2017-02-02T17:20:00Z">
              <w:rPr>
                <w:lang w:val="en-US"/>
              </w:rPr>
            </w:rPrChange>
          </w:rPr>
          <w:delText>[25]</w:delText>
        </w:r>
        <w:r w:rsidRPr="00917EF4" w:rsidDel="0029363E">
          <w:rPr>
            <w:lang w:val="en-US"/>
            <w:rPrChange w:id="813" w:author="Sam Lo" w:date="2017-02-02T17:20:00Z">
              <w:rPr>
                <w:lang w:val="en-US"/>
              </w:rPr>
            </w:rPrChange>
          </w:rPr>
          <w:tab/>
          <w:delText>Jedrzej Kufel, ‘SkyClarity_Summary’. [Online]. Available: https://dl.dropboxusercontent.com/content_link/gC4Wi59ozALQ0iDAPKBFXlrmcRQL6l3FAV4CIs0kP9peXQAO4Vl6TOEQTs2nTirq/file?dl=1. [Accessed: 21-Jul-2016].</w:delText>
        </w:r>
      </w:del>
    </w:p>
    <w:p w14:paraId="2BD27542" w14:textId="3A677104" w:rsidR="00F56D8B" w:rsidRPr="00917EF4" w:rsidDel="0029363E" w:rsidRDefault="00F56D8B" w:rsidP="00917EF4">
      <w:pPr>
        <w:pStyle w:val="Bibliography"/>
        <w:rPr>
          <w:del w:id="814" w:author="Sam Lo" w:date="2017-02-02T11:57:00Z"/>
          <w:lang w:val="en-US"/>
          <w:rPrChange w:id="815" w:author="Sam Lo" w:date="2017-02-02T17:20:00Z">
            <w:rPr>
              <w:del w:id="816" w:author="Sam Lo" w:date="2017-02-02T11:57:00Z"/>
              <w:lang w:val="en-US"/>
            </w:rPr>
          </w:rPrChange>
        </w:rPr>
        <w:pPrChange w:id="817" w:author="Sam Lo" w:date="2017-02-02T17:20:00Z">
          <w:pPr>
            <w:pStyle w:val="Bibliography"/>
            <w:jc w:val="both"/>
          </w:pPr>
        </w:pPrChange>
      </w:pPr>
      <w:del w:id="818" w:author="Sam Lo" w:date="2017-02-02T11:57:00Z">
        <w:r w:rsidRPr="00917EF4" w:rsidDel="0029363E">
          <w:rPr>
            <w:lang w:val="en-US"/>
            <w:rPrChange w:id="819" w:author="Sam Lo" w:date="2017-02-02T17:20:00Z">
              <w:rPr>
                <w:lang w:val="en-US"/>
              </w:rPr>
            </w:rPrChange>
          </w:rPr>
          <w:delText>[26]</w:delText>
        </w:r>
        <w:r w:rsidRPr="00917EF4" w:rsidDel="0029363E">
          <w:rPr>
            <w:lang w:val="en-US"/>
            <w:rPrChange w:id="820" w:author="Sam Lo" w:date="2017-02-02T17:20:00Z">
              <w:rPr>
                <w:lang w:val="en-US"/>
              </w:rPr>
            </w:rPrChange>
          </w:rPr>
          <w:tab/>
          <w:delText>Jedrzej Kufel, ‘SkyClarity_ProtoDemonstrator(Firmware)’. [Online]. Available: https://dl.dropboxusercontent.com/content_link/0cNmSeQhlDG24cudP4zbG14463v6oebnNojOzYGOLzPnjL6CBnub0JhzwGHakxLK/file?dl=1. [Accessed: 21-Jul-2016].</w:delText>
        </w:r>
      </w:del>
    </w:p>
    <w:p w14:paraId="43E92FC1" w14:textId="2D6787A3" w:rsidR="00F56D8B" w:rsidRPr="00917EF4" w:rsidDel="0029363E" w:rsidRDefault="00F56D8B" w:rsidP="00917EF4">
      <w:pPr>
        <w:pStyle w:val="Bibliography"/>
        <w:rPr>
          <w:del w:id="821" w:author="Sam Lo" w:date="2017-02-02T11:57:00Z"/>
          <w:lang w:val="en-US"/>
          <w:rPrChange w:id="822" w:author="Sam Lo" w:date="2017-02-02T17:20:00Z">
            <w:rPr>
              <w:del w:id="823" w:author="Sam Lo" w:date="2017-02-02T11:57:00Z"/>
              <w:lang w:val="en-US"/>
            </w:rPr>
          </w:rPrChange>
        </w:rPr>
        <w:pPrChange w:id="824" w:author="Sam Lo" w:date="2017-02-02T17:20:00Z">
          <w:pPr>
            <w:pStyle w:val="Bibliography"/>
            <w:jc w:val="both"/>
          </w:pPr>
        </w:pPrChange>
      </w:pPr>
      <w:del w:id="825" w:author="Sam Lo" w:date="2017-02-02T11:57:00Z">
        <w:r w:rsidRPr="00917EF4" w:rsidDel="0029363E">
          <w:rPr>
            <w:lang w:val="en-US"/>
            <w:rPrChange w:id="826" w:author="Sam Lo" w:date="2017-02-02T17:20:00Z">
              <w:rPr>
                <w:lang w:val="en-US"/>
              </w:rPr>
            </w:rPrChange>
          </w:rPr>
          <w:delText>[27]</w:delText>
        </w:r>
        <w:r w:rsidRPr="00917EF4" w:rsidDel="0029363E">
          <w:rPr>
            <w:lang w:val="en-US"/>
            <w:rPrChange w:id="827" w:author="Sam Lo" w:date="2017-02-02T17:20:00Z">
              <w:rPr>
                <w:lang w:val="en-US"/>
              </w:rPr>
            </w:rPrChange>
          </w:rPr>
          <w:tab/>
          <w:delText>‘Forrest M. Mims III’. [Online]. Available: http://www.forrestmims.org/. [Accessed: 23-Sep-2016].</w:delText>
        </w:r>
      </w:del>
    </w:p>
    <w:p w14:paraId="63D9E397" w14:textId="4BB9300C" w:rsidR="00F56D8B" w:rsidRPr="00917EF4" w:rsidDel="0029363E" w:rsidRDefault="00F56D8B" w:rsidP="00917EF4">
      <w:pPr>
        <w:pStyle w:val="Bibliography"/>
        <w:rPr>
          <w:del w:id="828" w:author="Sam Lo" w:date="2017-02-02T11:57:00Z"/>
          <w:lang w:val="en-US"/>
          <w:rPrChange w:id="829" w:author="Sam Lo" w:date="2017-02-02T17:20:00Z">
            <w:rPr>
              <w:del w:id="830" w:author="Sam Lo" w:date="2017-02-02T11:57:00Z"/>
              <w:lang w:val="en-US"/>
            </w:rPr>
          </w:rPrChange>
        </w:rPr>
        <w:pPrChange w:id="831" w:author="Sam Lo" w:date="2017-02-02T17:20:00Z">
          <w:pPr>
            <w:pStyle w:val="Bibliography"/>
            <w:jc w:val="both"/>
          </w:pPr>
        </w:pPrChange>
      </w:pPr>
      <w:del w:id="832" w:author="Sam Lo" w:date="2017-02-02T11:57:00Z">
        <w:r w:rsidRPr="00917EF4" w:rsidDel="0029363E">
          <w:rPr>
            <w:lang w:val="en-US"/>
            <w:rPrChange w:id="833" w:author="Sam Lo" w:date="2017-02-02T17:20:00Z">
              <w:rPr>
                <w:lang w:val="en-US"/>
              </w:rPr>
            </w:rPrChange>
          </w:rPr>
          <w:delText>[28]</w:delText>
        </w:r>
        <w:r w:rsidRPr="00917EF4" w:rsidDel="0029363E">
          <w:rPr>
            <w:lang w:val="en-US"/>
            <w:rPrChange w:id="834" w:author="Sam Lo" w:date="2017-02-02T17:20:00Z">
              <w:rPr>
                <w:lang w:val="en-US"/>
              </w:rPr>
            </w:rPrChange>
          </w:rPr>
          <w:tab/>
          <w:delText>Z. Orooq, ‘MSc Project Dissertation Sun and Sky Monitoring Station (Sensor Side)’, Jun. 2012.</w:delText>
        </w:r>
      </w:del>
    </w:p>
    <w:p w14:paraId="38FD07F3" w14:textId="1A750903" w:rsidR="00F56D8B" w:rsidRPr="00917EF4" w:rsidDel="0029363E" w:rsidRDefault="00F56D8B" w:rsidP="00917EF4">
      <w:pPr>
        <w:pStyle w:val="Bibliography"/>
        <w:rPr>
          <w:del w:id="835" w:author="Sam Lo" w:date="2017-02-02T11:57:00Z"/>
          <w:lang w:val="en-US"/>
          <w:rPrChange w:id="836" w:author="Sam Lo" w:date="2017-02-02T17:20:00Z">
            <w:rPr>
              <w:del w:id="837" w:author="Sam Lo" w:date="2017-02-02T11:57:00Z"/>
              <w:lang w:val="en-US"/>
            </w:rPr>
          </w:rPrChange>
        </w:rPr>
        <w:pPrChange w:id="838" w:author="Sam Lo" w:date="2017-02-02T17:20:00Z">
          <w:pPr>
            <w:pStyle w:val="Bibliography"/>
            <w:jc w:val="both"/>
          </w:pPr>
        </w:pPrChange>
      </w:pPr>
      <w:del w:id="839" w:author="Sam Lo" w:date="2017-02-02T11:57:00Z">
        <w:r w:rsidRPr="00917EF4" w:rsidDel="0029363E">
          <w:rPr>
            <w:lang w:val="en-US"/>
            <w:rPrChange w:id="840" w:author="Sam Lo" w:date="2017-02-02T17:20:00Z">
              <w:rPr>
                <w:lang w:val="en-US"/>
              </w:rPr>
            </w:rPrChange>
          </w:rPr>
          <w:delText>[29]</w:delText>
        </w:r>
        <w:r w:rsidRPr="00917EF4" w:rsidDel="0029363E">
          <w:rPr>
            <w:lang w:val="en-US"/>
            <w:rPrChange w:id="841" w:author="Sam Lo" w:date="2017-02-02T17:20:00Z">
              <w:rPr>
                <w:lang w:val="en-US"/>
              </w:rPr>
            </w:rPrChange>
          </w:rPr>
          <w:tab/>
          <w:delText>O. Monitor, ‘MICROTOPS II’, 2001.</w:delText>
        </w:r>
      </w:del>
    </w:p>
    <w:p w14:paraId="5E26C4ED" w14:textId="6F25E264" w:rsidR="00F56D8B" w:rsidRPr="00917EF4" w:rsidDel="0029363E" w:rsidRDefault="00F56D8B" w:rsidP="00917EF4">
      <w:pPr>
        <w:pStyle w:val="Bibliography"/>
        <w:rPr>
          <w:del w:id="842" w:author="Sam Lo" w:date="2017-02-02T11:57:00Z"/>
          <w:lang w:val="en-US"/>
          <w:rPrChange w:id="843" w:author="Sam Lo" w:date="2017-02-02T17:20:00Z">
            <w:rPr>
              <w:del w:id="844" w:author="Sam Lo" w:date="2017-02-02T11:57:00Z"/>
              <w:lang w:val="en-US"/>
            </w:rPr>
          </w:rPrChange>
        </w:rPr>
        <w:pPrChange w:id="845" w:author="Sam Lo" w:date="2017-02-02T17:20:00Z">
          <w:pPr>
            <w:pStyle w:val="Bibliography"/>
            <w:jc w:val="both"/>
          </w:pPr>
        </w:pPrChange>
      </w:pPr>
      <w:del w:id="846" w:author="Sam Lo" w:date="2017-02-02T11:57:00Z">
        <w:r w:rsidRPr="00917EF4" w:rsidDel="0029363E">
          <w:rPr>
            <w:lang w:val="en-US"/>
            <w:rPrChange w:id="847" w:author="Sam Lo" w:date="2017-02-02T17:20:00Z">
              <w:rPr>
                <w:lang w:val="en-US"/>
              </w:rPr>
            </w:rPrChange>
          </w:rPr>
          <w:delText>[30]</w:delText>
        </w:r>
        <w:r w:rsidRPr="00917EF4" w:rsidDel="0029363E">
          <w:rPr>
            <w:lang w:val="en-US"/>
            <w:rPrChange w:id="848" w:author="Sam Lo" w:date="2017-02-02T17:20:00Z">
              <w:rPr>
                <w:lang w:val="en-US"/>
              </w:rPr>
            </w:rPrChange>
          </w:rPr>
          <w:tab/>
          <w:delText xml:space="preserve">T. P. DeFelice and B. K. Wylie, ‘Sky type discrimination using a ground-based sun photometer’, </w:delText>
        </w:r>
        <w:r w:rsidRPr="00917EF4" w:rsidDel="0029363E">
          <w:rPr>
            <w:i/>
            <w:iCs/>
            <w:lang w:val="en-US"/>
            <w:rPrChange w:id="849" w:author="Sam Lo" w:date="2017-02-02T17:20:00Z">
              <w:rPr>
                <w:i/>
                <w:iCs/>
                <w:lang w:val="en-US"/>
              </w:rPr>
            </w:rPrChange>
          </w:rPr>
          <w:delText>Atmospheric Res.</w:delText>
        </w:r>
        <w:r w:rsidRPr="00917EF4" w:rsidDel="0029363E">
          <w:rPr>
            <w:lang w:val="en-US"/>
            <w:rPrChange w:id="850" w:author="Sam Lo" w:date="2017-02-02T17:20:00Z">
              <w:rPr>
                <w:lang w:val="en-US"/>
              </w:rPr>
            </w:rPrChange>
          </w:rPr>
          <w:delText>, vol. 59, pp. 313–329, 2001.</w:delText>
        </w:r>
      </w:del>
    </w:p>
    <w:p w14:paraId="105D9529" w14:textId="736B400D" w:rsidR="00F56D8B" w:rsidRPr="00917EF4" w:rsidDel="0029363E" w:rsidRDefault="00F56D8B" w:rsidP="00917EF4">
      <w:pPr>
        <w:pStyle w:val="Bibliography"/>
        <w:rPr>
          <w:del w:id="851" w:author="Sam Lo" w:date="2017-02-02T11:57:00Z"/>
          <w:lang w:val="en-US"/>
          <w:rPrChange w:id="852" w:author="Sam Lo" w:date="2017-02-02T17:20:00Z">
            <w:rPr>
              <w:del w:id="853" w:author="Sam Lo" w:date="2017-02-02T11:57:00Z"/>
              <w:lang w:val="en-US"/>
            </w:rPr>
          </w:rPrChange>
        </w:rPr>
        <w:pPrChange w:id="854" w:author="Sam Lo" w:date="2017-02-02T17:20:00Z">
          <w:pPr>
            <w:pStyle w:val="Bibliography"/>
            <w:jc w:val="both"/>
          </w:pPr>
        </w:pPrChange>
      </w:pPr>
      <w:del w:id="855" w:author="Sam Lo" w:date="2017-02-02T11:57:00Z">
        <w:r w:rsidRPr="00917EF4" w:rsidDel="0029363E">
          <w:rPr>
            <w:lang w:val="en-US"/>
            <w:rPrChange w:id="856" w:author="Sam Lo" w:date="2017-02-02T17:20:00Z">
              <w:rPr>
                <w:lang w:val="en-US"/>
              </w:rPr>
            </w:rPrChange>
          </w:rPr>
          <w:delText>[31]</w:delText>
        </w:r>
        <w:r w:rsidRPr="00917EF4" w:rsidDel="0029363E">
          <w:rPr>
            <w:lang w:val="en-US"/>
            <w:rPrChange w:id="857" w:author="Sam Lo" w:date="2017-02-02T17:20:00Z">
              <w:rPr>
                <w:lang w:val="en-US"/>
              </w:rPr>
            </w:rPrChange>
          </w:rPr>
          <w:tab/>
          <w:delText xml:space="preserve">J. C. Kuniyal </w:delText>
        </w:r>
        <w:r w:rsidRPr="00917EF4" w:rsidDel="0029363E">
          <w:rPr>
            <w:i/>
            <w:iCs/>
            <w:lang w:val="en-US"/>
            <w:rPrChange w:id="858" w:author="Sam Lo" w:date="2017-02-02T17:20:00Z">
              <w:rPr>
                <w:i/>
                <w:iCs/>
                <w:lang w:val="en-US"/>
              </w:rPr>
            </w:rPrChange>
          </w:rPr>
          <w:delText>et al.</w:delText>
        </w:r>
        <w:r w:rsidRPr="00917EF4" w:rsidDel="0029363E">
          <w:rPr>
            <w:lang w:val="en-US"/>
            <w:rPrChange w:id="859" w:author="Sam Lo" w:date="2017-02-02T17:20:00Z">
              <w:rPr>
                <w:lang w:val="en-US"/>
              </w:rPr>
            </w:rPrChange>
          </w:rPr>
          <w:delText xml:space="preserve">, ‘Aerosol optical depths at Mohal-Kullu in the northwestern Indian Himalayan high altitude station during ICARB’, </w:delText>
        </w:r>
        <w:r w:rsidRPr="00917EF4" w:rsidDel="0029363E">
          <w:rPr>
            <w:i/>
            <w:iCs/>
            <w:lang w:val="en-US"/>
            <w:rPrChange w:id="860" w:author="Sam Lo" w:date="2017-02-02T17:20:00Z">
              <w:rPr>
                <w:i/>
                <w:iCs/>
                <w:lang w:val="en-US"/>
              </w:rPr>
            </w:rPrChange>
          </w:rPr>
          <w:delText>J. Earth Syst. Sci.</w:delText>
        </w:r>
        <w:r w:rsidRPr="00917EF4" w:rsidDel="0029363E">
          <w:rPr>
            <w:lang w:val="en-US"/>
            <w:rPrChange w:id="861" w:author="Sam Lo" w:date="2017-02-02T17:20:00Z">
              <w:rPr>
                <w:lang w:val="en-US"/>
              </w:rPr>
            </w:rPrChange>
          </w:rPr>
          <w:delText>, vol. 118, no. 1, pp. 41–48, 2009.</w:delText>
        </w:r>
      </w:del>
    </w:p>
    <w:p w14:paraId="7130104C" w14:textId="77AA594C" w:rsidR="00F56D8B" w:rsidRPr="00917EF4" w:rsidDel="0029363E" w:rsidRDefault="00F56D8B" w:rsidP="00917EF4">
      <w:pPr>
        <w:pStyle w:val="Bibliography"/>
        <w:rPr>
          <w:del w:id="862" w:author="Sam Lo" w:date="2017-02-02T11:57:00Z"/>
          <w:lang w:val="en-US"/>
          <w:rPrChange w:id="863" w:author="Sam Lo" w:date="2017-02-02T17:20:00Z">
            <w:rPr>
              <w:del w:id="864" w:author="Sam Lo" w:date="2017-02-02T11:57:00Z"/>
              <w:lang w:val="en-US"/>
            </w:rPr>
          </w:rPrChange>
        </w:rPr>
        <w:pPrChange w:id="865" w:author="Sam Lo" w:date="2017-02-02T17:20:00Z">
          <w:pPr>
            <w:pStyle w:val="Bibliography"/>
            <w:jc w:val="both"/>
          </w:pPr>
        </w:pPrChange>
      </w:pPr>
      <w:del w:id="866" w:author="Sam Lo" w:date="2017-02-02T11:57:00Z">
        <w:r w:rsidRPr="00917EF4" w:rsidDel="0029363E">
          <w:rPr>
            <w:lang w:val="en-US"/>
            <w:rPrChange w:id="867" w:author="Sam Lo" w:date="2017-02-02T17:20:00Z">
              <w:rPr>
                <w:lang w:val="en-US"/>
              </w:rPr>
            </w:rPrChange>
          </w:rPr>
          <w:delText>[32]</w:delText>
        </w:r>
        <w:r w:rsidRPr="00917EF4" w:rsidDel="0029363E">
          <w:rPr>
            <w:lang w:val="en-US"/>
            <w:rPrChange w:id="868" w:author="Sam Lo" w:date="2017-02-02T17:20:00Z">
              <w:rPr>
                <w:lang w:val="en-US"/>
              </w:rPr>
            </w:rPrChange>
          </w:rPr>
          <w:tab/>
          <w:delText xml:space="preserve">M. Nakata, I. Sano, S. Mukai, and B. Holben, ‘Spatial and Temporal Variations of Atmospheric Aerosol in Osaka’, </w:delText>
        </w:r>
        <w:r w:rsidRPr="00917EF4" w:rsidDel="0029363E">
          <w:rPr>
            <w:i/>
            <w:iCs/>
            <w:lang w:val="en-US"/>
            <w:rPrChange w:id="869" w:author="Sam Lo" w:date="2017-02-02T17:20:00Z">
              <w:rPr>
                <w:i/>
                <w:iCs/>
                <w:lang w:val="en-US"/>
              </w:rPr>
            </w:rPrChange>
          </w:rPr>
          <w:delText>Atmosphere</w:delText>
        </w:r>
        <w:r w:rsidRPr="00917EF4" w:rsidDel="0029363E">
          <w:rPr>
            <w:lang w:val="en-US"/>
            <w:rPrChange w:id="870" w:author="Sam Lo" w:date="2017-02-02T17:20:00Z">
              <w:rPr>
                <w:lang w:val="en-US"/>
              </w:rPr>
            </w:rPrChange>
          </w:rPr>
          <w:delText>, vol. 4, no. 2, pp. 157–168, May 2013.</w:delText>
        </w:r>
      </w:del>
    </w:p>
    <w:p w14:paraId="5BEE1B9C" w14:textId="35BBA5A3" w:rsidR="00F56D8B" w:rsidRPr="00917EF4" w:rsidDel="0029363E" w:rsidRDefault="00F56D8B" w:rsidP="00917EF4">
      <w:pPr>
        <w:pStyle w:val="Bibliography"/>
        <w:rPr>
          <w:del w:id="871" w:author="Sam Lo" w:date="2017-02-02T11:57:00Z"/>
          <w:lang w:val="en-US"/>
          <w:rPrChange w:id="872" w:author="Sam Lo" w:date="2017-02-02T17:20:00Z">
            <w:rPr>
              <w:del w:id="873" w:author="Sam Lo" w:date="2017-02-02T11:57:00Z"/>
              <w:lang w:val="en-US"/>
            </w:rPr>
          </w:rPrChange>
        </w:rPr>
        <w:pPrChange w:id="874" w:author="Sam Lo" w:date="2017-02-02T17:20:00Z">
          <w:pPr>
            <w:pStyle w:val="Bibliography"/>
            <w:jc w:val="both"/>
          </w:pPr>
        </w:pPrChange>
      </w:pPr>
      <w:del w:id="875" w:author="Sam Lo" w:date="2017-02-02T11:57:00Z">
        <w:r w:rsidRPr="00917EF4" w:rsidDel="0029363E">
          <w:rPr>
            <w:lang w:val="en-US"/>
            <w:rPrChange w:id="876" w:author="Sam Lo" w:date="2017-02-02T17:20:00Z">
              <w:rPr>
                <w:lang w:val="en-US"/>
              </w:rPr>
            </w:rPrChange>
          </w:rPr>
          <w:delText>[33]</w:delText>
        </w:r>
        <w:r w:rsidRPr="00917EF4" w:rsidDel="0029363E">
          <w:rPr>
            <w:lang w:val="en-US"/>
            <w:rPrChange w:id="877" w:author="Sam Lo" w:date="2017-02-02T17:20:00Z">
              <w:rPr>
                <w:lang w:val="en-US"/>
              </w:rPr>
            </w:rPrChange>
          </w:rPr>
          <w:tab/>
          <w:delText xml:space="preserve">C. Toledano </w:delText>
        </w:r>
        <w:r w:rsidRPr="00917EF4" w:rsidDel="0029363E">
          <w:rPr>
            <w:i/>
            <w:iCs/>
            <w:lang w:val="en-US"/>
            <w:rPrChange w:id="878" w:author="Sam Lo" w:date="2017-02-02T17:20:00Z">
              <w:rPr>
                <w:i/>
                <w:iCs/>
                <w:lang w:val="en-US"/>
              </w:rPr>
            </w:rPrChange>
          </w:rPr>
          <w:delText>et al.</w:delText>
        </w:r>
        <w:r w:rsidRPr="00917EF4" w:rsidDel="0029363E">
          <w:rPr>
            <w:lang w:val="en-US"/>
            <w:rPrChange w:id="879" w:author="Sam Lo" w:date="2017-02-02T17:20:00Z">
              <w:rPr>
                <w:lang w:val="en-US"/>
              </w:rPr>
            </w:rPrChange>
          </w:rPr>
          <w:delText xml:space="preserve">, ‘Aerosol properties of the Eyjafjallajökull ash derived from sun photometer and satellite observations over the Iberian Peninsula’, </w:delText>
        </w:r>
        <w:r w:rsidRPr="00917EF4" w:rsidDel="0029363E">
          <w:rPr>
            <w:i/>
            <w:iCs/>
            <w:lang w:val="en-US"/>
            <w:rPrChange w:id="880" w:author="Sam Lo" w:date="2017-02-02T17:20:00Z">
              <w:rPr>
                <w:i/>
                <w:iCs/>
                <w:lang w:val="en-US"/>
              </w:rPr>
            </w:rPrChange>
          </w:rPr>
          <w:delText>Atmos. Environ.</w:delText>
        </w:r>
        <w:r w:rsidRPr="00917EF4" w:rsidDel="0029363E">
          <w:rPr>
            <w:lang w:val="en-US"/>
            <w:rPrChange w:id="881" w:author="Sam Lo" w:date="2017-02-02T17:20:00Z">
              <w:rPr>
                <w:lang w:val="en-US"/>
              </w:rPr>
            </w:rPrChange>
          </w:rPr>
          <w:delText>, vol. 48, pp. 22–32, Mar. 2012.</w:delText>
        </w:r>
      </w:del>
    </w:p>
    <w:p w14:paraId="58A60E01" w14:textId="1A982A79" w:rsidR="00F56D8B" w:rsidRPr="00917EF4" w:rsidDel="0029363E" w:rsidRDefault="00F56D8B" w:rsidP="00917EF4">
      <w:pPr>
        <w:pStyle w:val="Bibliography"/>
        <w:rPr>
          <w:del w:id="882" w:author="Sam Lo" w:date="2017-02-02T11:57:00Z"/>
          <w:lang w:val="en-US"/>
          <w:rPrChange w:id="883" w:author="Sam Lo" w:date="2017-02-02T17:20:00Z">
            <w:rPr>
              <w:del w:id="884" w:author="Sam Lo" w:date="2017-02-02T11:57:00Z"/>
              <w:lang w:val="en-US"/>
            </w:rPr>
          </w:rPrChange>
        </w:rPr>
        <w:pPrChange w:id="885" w:author="Sam Lo" w:date="2017-02-02T17:20:00Z">
          <w:pPr>
            <w:pStyle w:val="Bibliography"/>
            <w:jc w:val="both"/>
          </w:pPr>
        </w:pPrChange>
      </w:pPr>
      <w:del w:id="886" w:author="Sam Lo" w:date="2017-02-02T11:57:00Z">
        <w:r w:rsidRPr="00917EF4" w:rsidDel="0029363E">
          <w:rPr>
            <w:lang w:val="en-US"/>
            <w:rPrChange w:id="887" w:author="Sam Lo" w:date="2017-02-02T17:20:00Z">
              <w:rPr>
                <w:lang w:val="en-US"/>
              </w:rPr>
            </w:rPrChange>
          </w:rPr>
          <w:delText>[34]</w:delText>
        </w:r>
        <w:r w:rsidRPr="00917EF4" w:rsidDel="0029363E">
          <w:rPr>
            <w:lang w:val="en-US"/>
            <w:rPrChange w:id="888" w:author="Sam Lo" w:date="2017-02-02T17:20:00Z">
              <w:rPr>
                <w:lang w:val="en-US"/>
              </w:rPr>
            </w:rPrChange>
          </w:rPr>
          <w:tab/>
          <w:delText xml:space="preserve">J. G. Cerqueira, J. H. Fernandez, J. J. Hoelzemann, N. M. P. Leme, and C. T. Sousa, ‘Langley method applied in study of aerosol optical depth in the Brazilian semiarid region using 500, 670 and 870nm bands for sun photometer calibration’, </w:delText>
        </w:r>
        <w:r w:rsidRPr="00917EF4" w:rsidDel="0029363E">
          <w:rPr>
            <w:i/>
            <w:iCs/>
            <w:lang w:val="en-US"/>
            <w:rPrChange w:id="889" w:author="Sam Lo" w:date="2017-02-02T17:20:00Z">
              <w:rPr>
                <w:i/>
                <w:iCs/>
                <w:lang w:val="en-US"/>
              </w:rPr>
            </w:rPrChange>
          </w:rPr>
          <w:delText>Adv. Space Res.</w:delText>
        </w:r>
        <w:r w:rsidRPr="00917EF4" w:rsidDel="0029363E">
          <w:rPr>
            <w:lang w:val="en-US"/>
            <w:rPrChange w:id="890" w:author="Sam Lo" w:date="2017-02-02T17:20:00Z">
              <w:rPr>
                <w:lang w:val="en-US"/>
              </w:rPr>
            </w:rPrChange>
          </w:rPr>
          <w:delText>, vol. 54, no. 8, pp. 1530–1543, Oct. 2014.</w:delText>
        </w:r>
      </w:del>
    </w:p>
    <w:p w14:paraId="75743080" w14:textId="5AA23627" w:rsidR="00F56D8B" w:rsidRPr="00917EF4" w:rsidDel="0029363E" w:rsidRDefault="00F56D8B" w:rsidP="00917EF4">
      <w:pPr>
        <w:pStyle w:val="Bibliography"/>
        <w:rPr>
          <w:del w:id="891" w:author="Sam Lo" w:date="2017-02-02T11:57:00Z"/>
          <w:lang w:val="en-US"/>
          <w:rPrChange w:id="892" w:author="Sam Lo" w:date="2017-02-02T17:20:00Z">
            <w:rPr>
              <w:del w:id="893" w:author="Sam Lo" w:date="2017-02-02T11:57:00Z"/>
              <w:lang w:val="en-US"/>
            </w:rPr>
          </w:rPrChange>
        </w:rPr>
        <w:pPrChange w:id="894" w:author="Sam Lo" w:date="2017-02-02T17:20:00Z">
          <w:pPr>
            <w:pStyle w:val="Bibliography"/>
            <w:jc w:val="both"/>
          </w:pPr>
        </w:pPrChange>
      </w:pPr>
      <w:del w:id="895" w:author="Sam Lo" w:date="2017-02-02T11:57:00Z">
        <w:r w:rsidRPr="00917EF4" w:rsidDel="0029363E">
          <w:rPr>
            <w:lang w:val="en-US"/>
            <w:rPrChange w:id="896" w:author="Sam Lo" w:date="2017-02-02T17:20:00Z">
              <w:rPr>
                <w:lang w:val="en-US"/>
              </w:rPr>
            </w:rPrChange>
          </w:rPr>
          <w:delText>[35]</w:delText>
        </w:r>
        <w:r w:rsidRPr="00917EF4" w:rsidDel="0029363E">
          <w:rPr>
            <w:lang w:val="en-US"/>
            <w:rPrChange w:id="897" w:author="Sam Lo" w:date="2017-02-02T17:20:00Z">
              <w:rPr>
                <w:lang w:val="en-US"/>
              </w:rPr>
            </w:rPrChange>
          </w:rPr>
          <w:tab/>
          <w:delText>OSRAM Opto Semiconductors, ‘Reliability and lifetime of LEDs.pdf’. Dec-2013.</w:delText>
        </w:r>
      </w:del>
    </w:p>
    <w:p w14:paraId="05758D2C" w14:textId="011006C3" w:rsidR="00F56D8B" w:rsidRPr="00917EF4" w:rsidDel="0029363E" w:rsidRDefault="00F56D8B" w:rsidP="00917EF4">
      <w:pPr>
        <w:pStyle w:val="Bibliography"/>
        <w:rPr>
          <w:del w:id="898" w:author="Sam Lo" w:date="2017-02-02T11:57:00Z"/>
          <w:lang w:val="en-US"/>
          <w:rPrChange w:id="899" w:author="Sam Lo" w:date="2017-02-02T17:20:00Z">
            <w:rPr>
              <w:del w:id="900" w:author="Sam Lo" w:date="2017-02-02T11:57:00Z"/>
              <w:lang w:val="en-US"/>
            </w:rPr>
          </w:rPrChange>
        </w:rPr>
        <w:pPrChange w:id="901" w:author="Sam Lo" w:date="2017-02-02T17:20:00Z">
          <w:pPr>
            <w:pStyle w:val="Bibliography"/>
            <w:jc w:val="both"/>
          </w:pPr>
        </w:pPrChange>
      </w:pPr>
      <w:del w:id="902" w:author="Sam Lo" w:date="2017-02-02T11:57:00Z">
        <w:r w:rsidRPr="00917EF4" w:rsidDel="0029363E">
          <w:rPr>
            <w:lang w:val="en-US"/>
            <w:rPrChange w:id="903" w:author="Sam Lo" w:date="2017-02-02T17:20:00Z">
              <w:rPr>
                <w:lang w:val="en-US"/>
              </w:rPr>
            </w:rPrChange>
          </w:rPr>
          <w:delText>[36]</w:delText>
        </w:r>
        <w:r w:rsidRPr="00917EF4" w:rsidDel="0029363E">
          <w:rPr>
            <w:lang w:val="en-US"/>
            <w:rPrChange w:id="904" w:author="Sam Lo" w:date="2017-02-02T17:20:00Z">
              <w:rPr>
                <w:lang w:val="en-US"/>
              </w:rPr>
            </w:rPrChange>
          </w:rPr>
          <w:tab/>
          <w:delText xml:space="preserve">M. Ott and others, ‘Capabilities and reliability of LEDs and laser diodes’, </w:delText>
        </w:r>
        <w:r w:rsidRPr="00917EF4" w:rsidDel="0029363E">
          <w:rPr>
            <w:i/>
            <w:iCs/>
            <w:lang w:val="en-US"/>
            <w:rPrChange w:id="905" w:author="Sam Lo" w:date="2017-02-02T17:20:00Z">
              <w:rPr>
                <w:i/>
                <w:iCs/>
                <w:lang w:val="en-US"/>
              </w:rPr>
            </w:rPrChange>
          </w:rPr>
          <w:delText>Intern. NASA Parts Packag. Publ.</w:delText>
        </w:r>
        <w:r w:rsidRPr="00917EF4" w:rsidDel="0029363E">
          <w:rPr>
            <w:lang w:val="en-US"/>
            <w:rPrChange w:id="906" w:author="Sam Lo" w:date="2017-02-02T17:20:00Z">
              <w:rPr>
                <w:lang w:val="en-US"/>
              </w:rPr>
            </w:rPrChange>
          </w:rPr>
          <w:delText>, 1996.</w:delText>
        </w:r>
      </w:del>
    </w:p>
    <w:p w14:paraId="277D2140" w14:textId="77777777" w:rsidR="00917EF4" w:rsidRPr="00917EF4" w:rsidRDefault="00917EF4" w:rsidP="00917EF4">
      <w:pPr>
        <w:pStyle w:val="Bibliography"/>
        <w:rPr>
          <w:ins w:id="907" w:author="Sam Lo" w:date="2017-02-02T17:20:00Z"/>
          <w:lang w:val="en-US"/>
          <w:rPrChange w:id="908" w:author="Sam Lo" w:date="2017-02-02T17:20:00Z">
            <w:rPr>
              <w:ins w:id="909" w:author="Sam Lo" w:date="2017-02-02T17:20:00Z"/>
              <w:lang w:val="en-US"/>
            </w:rPr>
          </w:rPrChange>
        </w:rPr>
        <w:pPrChange w:id="910" w:author="Sam Lo" w:date="2017-02-02T17:20:00Z">
          <w:pPr>
            <w:widowControl w:val="0"/>
            <w:autoSpaceDE w:val="0"/>
            <w:autoSpaceDN w:val="0"/>
            <w:adjustRightInd w:val="0"/>
          </w:pPr>
        </w:pPrChange>
      </w:pPr>
      <w:ins w:id="911" w:author="Sam Lo" w:date="2017-02-02T17:20:00Z">
        <w:r w:rsidRPr="00917EF4">
          <w:rPr>
            <w:lang w:val="en-US"/>
            <w:rPrChange w:id="912" w:author="Sam Lo" w:date="2017-02-02T17:20:00Z">
              <w:rPr>
                <w:lang w:val="en-US"/>
              </w:rPr>
            </w:rPrChange>
          </w:rPr>
          <w:t>[1]</w:t>
        </w:r>
        <w:r w:rsidRPr="00917EF4">
          <w:rPr>
            <w:lang w:val="en-US"/>
            <w:rPrChange w:id="913" w:author="Sam Lo" w:date="2017-02-02T17:20:00Z">
              <w:rPr>
                <w:lang w:val="en-US"/>
              </w:rPr>
            </w:rPrChange>
          </w:rPr>
          <w:tab/>
          <w:t xml:space="preserve">R. </w:t>
        </w:r>
        <w:proofErr w:type="spellStart"/>
        <w:r w:rsidRPr="00917EF4">
          <w:rPr>
            <w:lang w:val="en-US"/>
            <w:rPrChange w:id="914" w:author="Sam Lo" w:date="2017-02-02T17:20:00Z">
              <w:rPr>
                <w:lang w:val="en-US"/>
              </w:rPr>
            </w:rPrChange>
          </w:rPr>
          <w:t>Chattopadhyay</w:t>
        </w:r>
        <w:proofErr w:type="spellEnd"/>
        <w:r w:rsidRPr="00917EF4">
          <w:rPr>
            <w:lang w:val="en-US"/>
            <w:rPrChange w:id="915" w:author="Sam Lo" w:date="2017-02-02T17:20:00Z">
              <w:rPr>
                <w:lang w:val="en-US"/>
              </w:rPr>
            </w:rPrChange>
          </w:rPr>
          <w:t xml:space="preserve">, </w:t>
        </w:r>
        <w:r w:rsidRPr="00917EF4">
          <w:rPr>
            <w:i/>
            <w:iCs/>
            <w:lang w:val="en-US"/>
            <w:rPrChange w:id="916" w:author="Sam Lo" w:date="2017-02-02T17:20:00Z">
              <w:rPr>
                <w:i/>
                <w:iCs/>
                <w:lang w:val="en-US"/>
              </w:rPr>
            </w:rPrChange>
          </w:rPr>
          <w:t>Green Tribology, Green Surface Engineering, and Global Warming</w:t>
        </w:r>
        <w:r w:rsidRPr="00917EF4">
          <w:rPr>
            <w:lang w:val="en-US"/>
            <w:rPrChange w:id="917" w:author="Sam Lo" w:date="2017-02-02T17:20:00Z">
              <w:rPr>
                <w:lang w:val="en-US"/>
              </w:rPr>
            </w:rPrChange>
          </w:rPr>
          <w:t xml:space="preserve">. </w:t>
        </w:r>
        <w:proofErr w:type="gramStart"/>
        <w:r w:rsidRPr="00917EF4">
          <w:rPr>
            <w:lang w:val="en-US"/>
            <w:rPrChange w:id="918" w:author="Sam Lo" w:date="2017-02-02T17:20:00Z">
              <w:rPr>
                <w:lang w:val="en-US"/>
              </w:rPr>
            </w:rPrChange>
          </w:rPr>
          <w:t>ASM International, 2014.</w:t>
        </w:r>
        <w:proofErr w:type="gramEnd"/>
      </w:ins>
    </w:p>
    <w:p w14:paraId="06714914" w14:textId="77777777" w:rsidR="00917EF4" w:rsidRPr="00917EF4" w:rsidRDefault="00917EF4" w:rsidP="00917EF4">
      <w:pPr>
        <w:pStyle w:val="Bibliography"/>
        <w:rPr>
          <w:ins w:id="919" w:author="Sam Lo" w:date="2017-02-02T17:20:00Z"/>
          <w:lang w:val="en-US"/>
          <w:rPrChange w:id="920" w:author="Sam Lo" w:date="2017-02-02T17:20:00Z">
            <w:rPr>
              <w:ins w:id="921" w:author="Sam Lo" w:date="2017-02-02T17:20:00Z"/>
              <w:lang w:val="en-US"/>
            </w:rPr>
          </w:rPrChange>
        </w:rPr>
        <w:pPrChange w:id="922" w:author="Sam Lo" w:date="2017-02-02T17:20:00Z">
          <w:pPr>
            <w:widowControl w:val="0"/>
            <w:autoSpaceDE w:val="0"/>
            <w:autoSpaceDN w:val="0"/>
            <w:adjustRightInd w:val="0"/>
          </w:pPr>
        </w:pPrChange>
      </w:pPr>
      <w:ins w:id="923" w:author="Sam Lo" w:date="2017-02-02T17:20:00Z">
        <w:r w:rsidRPr="00917EF4">
          <w:rPr>
            <w:lang w:val="en-US"/>
            <w:rPrChange w:id="924" w:author="Sam Lo" w:date="2017-02-02T17:20:00Z">
              <w:rPr>
                <w:lang w:val="en-US"/>
              </w:rPr>
            </w:rPrChange>
          </w:rPr>
          <w:t>[2]</w:t>
        </w:r>
        <w:r w:rsidRPr="00917EF4">
          <w:rPr>
            <w:lang w:val="en-US"/>
            <w:rPrChange w:id="925" w:author="Sam Lo" w:date="2017-02-02T17:20:00Z">
              <w:rPr>
                <w:lang w:val="en-US"/>
              </w:rPr>
            </w:rPrChange>
          </w:rPr>
          <w:tab/>
          <w:t xml:space="preserve">J. G. Titus and K. E. Anderson, </w:t>
        </w:r>
        <w:r w:rsidRPr="00917EF4">
          <w:rPr>
            <w:i/>
            <w:iCs/>
            <w:lang w:val="en-US"/>
            <w:rPrChange w:id="926" w:author="Sam Lo" w:date="2017-02-02T17:20:00Z">
              <w:rPr>
                <w:i/>
                <w:iCs/>
                <w:lang w:val="en-US"/>
              </w:rPr>
            </w:rPrChange>
          </w:rPr>
          <w:t xml:space="preserve">Coastal sensitivity to </w:t>
        </w:r>
        <w:proofErr w:type="gramStart"/>
        <w:r w:rsidRPr="00917EF4">
          <w:rPr>
            <w:i/>
            <w:iCs/>
            <w:lang w:val="en-US"/>
            <w:rPrChange w:id="927" w:author="Sam Lo" w:date="2017-02-02T17:20:00Z">
              <w:rPr>
                <w:i/>
                <w:iCs/>
                <w:lang w:val="en-US"/>
              </w:rPr>
            </w:rPrChange>
          </w:rPr>
          <w:t>sea-level</w:t>
        </w:r>
        <w:proofErr w:type="gramEnd"/>
        <w:r w:rsidRPr="00917EF4">
          <w:rPr>
            <w:i/>
            <w:iCs/>
            <w:lang w:val="en-US"/>
            <w:rPrChange w:id="928" w:author="Sam Lo" w:date="2017-02-02T17:20:00Z">
              <w:rPr>
                <w:i/>
                <w:iCs/>
                <w:lang w:val="en-US"/>
              </w:rPr>
            </w:rPrChange>
          </w:rPr>
          <w:t xml:space="preserve"> rise: a focus on the mid-Atlantic region</w:t>
        </w:r>
        <w:r w:rsidRPr="00917EF4">
          <w:rPr>
            <w:lang w:val="en-US"/>
            <w:rPrChange w:id="929" w:author="Sam Lo" w:date="2017-02-02T17:20:00Z">
              <w:rPr>
                <w:lang w:val="en-US"/>
              </w:rPr>
            </w:rPrChange>
          </w:rPr>
          <w:t xml:space="preserve">, vol. 4. </w:t>
        </w:r>
        <w:proofErr w:type="gramStart"/>
        <w:r w:rsidRPr="00917EF4">
          <w:rPr>
            <w:lang w:val="en-US"/>
            <w:rPrChange w:id="930" w:author="Sam Lo" w:date="2017-02-02T17:20:00Z">
              <w:rPr>
                <w:lang w:val="en-US"/>
              </w:rPr>
            </w:rPrChange>
          </w:rPr>
          <w:t>Government Printing Office, 2009.</w:t>
        </w:r>
        <w:proofErr w:type="gramEnd"/>
      </w:ins>
    </w:p>
    <w:p w14:paraId="430D39EA" w14:textId="77777777" w:rsidR="00917EF4" w:rsidRPr="00917EF4" w:rsidRDefault="00917EF4" w:rsidP="00917EF4">
      <w:pPr>
        <w:pStyle w:val="Bibliography"/>
        <w:rPr>
          <w:ins w:id="931" w:author="Sam Lo" w:date="2017-02-02T17:20:00Z"/>
          <w:lang w:val="en-US"/>
          <w:rPrChange w:id="932" w:author="Sam Lo" w:date="2017-02-02T17:20:00Z">
            <w:rPr>
              <w:ins w:id="933" w:author="Sam Lo" w:date="2017-02-02T17:20:00Z"/>
              <w:lang w:val="en-US"/>
            </w:rPr>
          </w:rPrChange>
        </w:rPr>
        <w:pPrChange w:id="934" w:author="Sam Lo" w:date="2017-02-02T17:20:00Z">
          <w:pPr>
            <w:widowControl w:val="0"/>
            <w:autoSpaceDE w:val="0"/>
            <w:autoSpaceDN w:val="0"/>
            <w:adjustRightInd w:val="0"/>
          </w:pPr>
        </w:pPrChange>
      </w:pPr>
      <w:ins w:id="935" w:author="Sam Lo" w:date="2017-02-02T17:20:00Z">
        <w:r w:rsidRPr="00917EF4">
          <w:rPr>
            <w:lang w:val="en-US"/>
            <w:rPrChange w:id="936" w:author="Sam Lo" w:date="2017-02-02T17:20:00Z">
              <w:rPr>
                <w:lang w:val="en-US"/>
              </w:rPr>
            </w:rPrChange>
          </w:rPr>
          <w:t>[3]</w:t>
        </w:r>
        <w:r w:rsidRPr="00917EF4">
          <w:rPr>
            <w:lang w:val="en-US"/>
            <w:rPrChange w:id="937" w:author="Sam Lo" w:date="2017-02-02T17:20:00Z">
              <w:rPr>
                <w:lang w:val="en-US"/>
              </w:rPr>
            </w:rPrChange>
          </w:rPr>
          <w:tab/>
          <w:t xml:space="preserve">Guy P., John J., and Geoffrey S., ‘Aerosols and Clouds’, in </w:t>
        </w:r>
        <w:proofErr w:type="spellStart"/>
        <w:r w:rsidRPr="00917EF4">
          <w:rPr>
            <w:i/>
            <w:iCs/>
            <w:lang w:val="en-US"/>
            <w:rPrChange w:id="938" w:author="Sam Lo" w:date="2017-02-02T17:20:00Z">
              <w:rPr>
                <w:i/>
                <w:iCs/>
                <w:lang w:val="en-US"/>
              </w:rPr>
            </w:rPrChange>
          </w:rPr>
          <w:t>Atmosperic</w:t>
        </w:r>
        <w:proofErr w:type="spellEnd"/>
        <w:r w:rsidRPr="00917EF4">
          <w:rPr>
            <w:i/>
            <w:iCs/>
            <w:lang w:val="en-US"/>
            <w:rPrChange w:id="939" w:author="Sam Lo" w:date="2017-02-02T17:20:00Z">
              <w:rPr>
                <w:i/>
                <w:iCs/>
                <w:lang w:val="en-US"/>
              </w:rPr>
            </w:rPrChange>
          </w:rPr>
          <w:t xml:space="preserve"> Chemistry and Global Change</w:t>
        </w:r>
        <w:r w:rsidRPr="00917EF4">
          <w:rPr>
            <w:lang w:val="en-US"/>
            <w:rPrChange w:id="940" w:author="Sam Lo" w:date="2017-02-02T17:20:00Z">
              <w:rPr>
                <w:lang w:val="en-US"/>
              </w:rPr>
            </w:rPrChange>
          </w:rPr>
          <w:t>, 117-136: Oxford University Press, 2014.</w:t>
        </w:r>
      </w:ins>
    </w:p>
    <w:p w14:paraId="6D73A1F1" w14:textId="77777777" w:rsidR="00917EF4" w:rsidRPr="00917EF4" w:rsidRDefault="00917EF4" w:rsidP="00917EF4">
      <w:pPr>
        <w:pStyle w:val="Bibliography"/>
        <w:rPr>
          <w:ins w:id="941" w:author="Sam Lo" w:date="2017-02-02T17:20:00Z"/>
          <w:lang w:val="en-US"/>
          <w:rPrChange w:id="942" w:author="Sam Lo" w:date="2017-02-02T17:20:00Z">
            <w:rPr>
              <w:ins w:id="943" w:author="Sam Lo" w:date="2017-02-02T17:20:00Z"/>
              <w:lang w:val="en-US"/>
            </w:rPr>
          </w:rPrChange>
        </w:rPr>
        <w:pPrChange w:id="944" w:author="Sam Lo" w:date="2017-02-02T17:20:00Z">
          <w:pPr>
            <w:widowControl w:val="0"/>
            <w:autoSpaceDE w:val="0"/>
            <w:autoSpaceDN w:val="0"/>
            <w:adjustRightInd w:val="0"/>
          </w:pPr>
        </w:pPrChange>
      </w:pPr>
      <w:ins w:id="945" w:author="Sam Lo" w:date="2017-02-02T17:20:00Z">
        <w:r w:rsidRPr="00917EF4">
          <w:rPr>
            <w:lang w:val="en-US"/>
            <w:rPrChange w:id="946" w:author="Sam Lo" w:date="2017-02-02T17:20:00Z">
              <w:rPr>
                <w:lang w:val="en-US"/>
              </w:rPr>
            </w:rPrChange>
          </w:rPr>
          <w:t>[4]</w:t>
        </w:r>
        <w:r w:rsidRPr="00917EF4">
          <w:rPr>
            <w:lang w:val="en-US"/>
            <w:rPrChange w:id="947" w:author="Sam Lo" w:date="2017-02-02T17:20:00Z">
              <w:rPr>
                <w:lang w:val="en-US"/>
              </w:rPr>
            </w:rPrChange>
          </w:rPr>
          <w:tab/>
        </w:r>
        <w:proofErr w:type="spellStart"/>
        <w:proofErr w:type="gramStart"/>
        <w:r w:rsidRPr="00917EF4">
          <w:rPr>
            <w:lang w:val="en-US"/>
            <w:rPrChange w:id="948" w:author="Sam Lo" w:date="2017-02-02T17:20:00Z">
              <w:rPr>
                <w:lang w:val="en-US"/>
              </w:rPr>
            </w:rPrChange>
          </w:rPr>
          <w:t>Jedol</w:t>
        </w:r>
        <w:proofErr w:type="spellEnd"/>
        <w:r w:rsidRPr="00917EF4">
          <w:rPr>
            <w:lang w:val="en-US"/>
            <w:rPrChange w:id="949" w:author="Sam Lo" w:date="2017-02-02T17:20:00Z">
              <w:rPr>
                <w:lang w:val="en-US"/>
              </w:rPr>
            </w:rPrChange>
          </w:rPr>
          <w:t xml:space="preserve"> </w:t>
        </w:r>
        <w:proofErr w:type="spellStart"/>
        <w:r w:rsidRPr="00917EF4">
          <w:rPr>
            <w:lang w:val="en-US"/>
            <w:rPrChange w:id="950" w:author="Sam Lo" w:date="2017-02-02T17:20:00Z">
              <w:rPr>
                <w:lang w:val="en-US"/>
              </w:rPr>
            </w:rPrChange>
          </w:rPr>
          <w:t>Dayou</w:t>
        </w:r>
        <w:proofErr w:type="spellEnd"/>
        <w:r w:rsidRPr="00917EF4">
          <w:rPr>
            <w:lang w:val="en-US"/>
            <w:rPrChange w:id="951" w:author="Sam Lo" w:date="2017-02-02T17:20:00Z">
              <w:rPr>
                <w:lang w:val="en-US"/>
              </w:rPr>
            </w:rPrChange>
          </w:rPr>
          <w:t xml:space="preserve">, Jackson </w:t>
        </w:r>
        <w:proofErr w:type="spellStart"/>
        <w:r w:rsidRPr="00917EF4">
          <w:rPr>
            <w:lang w:val="en-US"/>
            <w:rPrChange w:id="952" w:author="Sam Lo" w:date="2017-02-02T17:20:00Z">
              <w:rPr>
                <w:lang w:val="en-US"/>
              </w:rPr>
            </w:rPrChange>
          </w:rPr>
          <w:t>Hian</w:t>
        </w:r>
        <w:proofErr w:type="spellEnd"/>
        <w:r w:rsidRPr="00917EF4">
          <w:rPr>
            <w:lang w:val="en-US"/>
            <w:rPrChange w:id="953" w:author="Sam Lo" w:date="2017-02-02T17:20:00Z">
              <w:rPr>
                <w:lang w:val="en-US"/>
              </w:rPr>
            </w:rPrChange>
          </w:rPr>
          <w:t xml:space="preserve"> </w:t>
        </w:r>
        <w:proofErr w:type="spellStart"/>
        <w:r w:rsidRPr="00917EF4">
          <w:rPr>
            <w:lang w:val="en-US"/>
            <w:rPrChange w:id="954" w:author="Sam Lo" w:date="2017-02-02T17:20:00Z">
              <w:rPr>
                <w:lang w:val="en-US"/>
              </w:rPr>
            </w:rPrChange>
          </w:rPr>
          <w:t>Wui</w:t>
        </w:r>
        <w:proofErr w:type="spellEnd"/>
        <w:r w:rsidRPr="00917EF4">
          <w:rPr>
            <w:lang w:val="en-US"/>
            <w:rPrChange w:id="955" w:author="Sam Lo" w:date="2017-02-02T17:20:00Z">
              <w:rPr>
                <w:lang w:val="en-US"/>
              </w:rPr>
            </w:rPrChange>
          </w:rPr>
          <w:t xml:space="preserve"> Chang, and Justin </w:t>
        </w:r>
        <w:proofErr w:type="spellStart"/>
        <w:r w:rsidRPr="00917EF4">
          <w:rPr>
            <w:lang w:val="en-US"/>
            <w:rPrChange w:id="956" w:author="Sam Lo" w:date="2017-02-02T17:20:00Z">
              <w:rPr>
                <w:lang w:val="en-US"/>
              </w:rPr>
            </w:rPrChange>
          </w:rPr>
          <w:t>Sentian</w:t>
        </w:r>
        <w:proofErr w:type="spellEnd"/>
        <w:r w:rsidRPr="00917EF4">
          <w:rPr>
            <w:lang w:val="en-US"/>
            <w:rPrChange w:id="957" w:author="Sam Lo" w:date="2017-02-02T17:20:00Z">
              <w:rPr>
                <w:lang w:val="en-US"/>
              </w:rPr>
            </w:rPrChange>
          </w:rPr>
          <w:t xml:space="preserve">, ‘Introduction’, in </w:t>
        </w:r>
        <w:r w:rsidRPr="00917EF4">
          <w:rPr>
            <w:i/>
            <w:iCs/>
            <w:lang w:val="en-US"/>
            <w:rPrChange w:id="958" w:author="Sam Lo" w:date="2017-02-02T17:20:00Z">
              <w:rPr>
                <w:i/>
                <w:iCs/>
                <w:lang w:val="en-US"/>
              </w:rPr>
            </w:rPrChange>
          </w:rPr>
          <w:t xml:space="preserve">Ground-Based Aerosol Optical Depth Measurement Using </w:t>
        </w:r>
        <w:proofErr w:type="spellStart"/>
        <w:r w:rsidRPr="00917EF4">
          <w:rPr>
            <w:i/>
            <w:iCs/>
            <w:lang w:val="en-US"/>
            <w:rPrChange w:id="959" w:author="Sam Lo" w:date="2017-02-02T17:20:00Z">
              <w:rPr>
                <w:i/>
                <w:iCs/>
                <w:lang w:val="en-US"/>
              </w:rPr>
            </w:rPrChange>
          </w:rPr>
          <w:t>Sunphotometers</w:t>
        </w:r>
        <w:proofErr w:type="spellEnd"/>
        <w:r w:rsidRPr="00917EF4">
          <w:rPr>
            <w:lang w:val="en-US"/>
            <w:rPrChange w:id="960" w:author="Sam Lo" w:date="2017-02-02T17:20:00Z">
              <w:rPr>
                <w:lang w:val="en-US"/>
              </w:rPr>
            </w:rPrChange>
          </w:rPr>
          <w:t>, Springer.</w:t>
        </w:r>
        <w:proofErr w:type="gramEnd"/>
      </w:ins>
    </w:p>
    <w:p w14:paraId="081895E3" w14:textId="77777777" w:rsidR="00917EF4" w:rsidRPr="00917EF4" w:rsidRDefault="00917EF4" w:rsidP="00917EF4">
      <w:pPr>
        <w:pStyle w:val="Bibliography"/>
        <w:rPr>
          <w:ins w:id="961" w:author="Sam Lo" w:date="2017-02-02T17:20:00Z"/>
          <w:lang w:val="en-US"/>
          <w:rPrChange w:id="962" w:author="Sam Lo" w:date="2017-02-02T17:20:00Z">
            <w:rPr>
              <w:ins w:id="963" w:author="Sam Lo" w:date="2017-02-02T17:20:00Z"/>
              <w:lang w:val="en-US"/>
            </w:rPr>
          </w:rPrChange>
        </w:rPr>
        <w:pPrChange w:id="964" w:author="Sam Lo" w:date="2017-02-02T17:20:00Z">
          <w:pPr>
            <w:widowControl w:val="0"/>
            <w:autoSpaceDE w:val="0"/>
            <w:autoSpaceDN w:val="0"/>
            <w:adjustRightInd w:val="0"/>
          </w:pPr>
        </w:pPrChange>
      </w:pPr>
      <w:ins w:id="965" w:author="Sam Lo" w:date="2017-02-02T17:20:00Z">
        <w:r w:rsidRPr="00917EF4">
          <w:rPr>
            <w:lang w:val="en-US"/>
            <w:rPrChange w:id="966" w:author="Sam Lo" w:date="2017-02-02T17:20:00Z">
              <w:rPr>
                <w:lang w:val="en-US"/>
              </w:rPr>
            </w:rPrChange>
          </w:rPr>
          <w:t>[5]</w:t>
        </w:r>
        <w:r w:rsidRPr="00917EF4">
          <w:rPr>
            <w:lang w:val="en-US"/>
            <w:rPrChange w:id="967" w:author="Sam Lo" w:date="2017-02-02T17:20:00Z">
              <w:rPr>
                <w:lang w:val="en-US"/>
              </w:rPr>
            </w:rPrChange>
          </w:rPr>
          <w:tab/>
          <w:t>K</w:t>
        </w:r>
        <w:proofErr w:type="gramStart"/>
        <w:r w:rsidRPr="00917EF4">
          <w:rPr>
            <w:lang w:val="en-US"/>
            <w:rPrChange w:id="968" w:author="Sam Lo" w:date="2017-02-02T17:20:00Z">
              <w:rPr>
                <w:lang w:val="en-US"/>
              </w:rPr>
            </w:rPrChange>
          </w:rPr>
          <w:t>. .</w:t>
        </w:r>
        <w:proofErr w:type="gramEnd"/>
        <w:r w:rsidRPr="00917EF4">
          <w:rPr>
            <w:lang w:val="en-US"/>
            <w:rPrChange w:id="969" w:author="Sam Lo" w:date="2017-02-02T17:20:00Z">
              <w:rPr>
                <w:lang w:val="en-US"/>
              </w:rPr>
            </w:rPrChange>
          </w:rPr>
          <w:t xml:space="preserve"> </w:t>
        </w:r>
        <w:proofErr w:type="spellStart"/>
        <w:r w:rsidRPr="00917EF4">
          <w:rPr>
            <w:lang w:val="en-US"/>
            <w:rPrChange w:id="970" w:author="Sam Lo" w:date="2017-02-02T17:20:00Z">
              <w:rPr>
                <w:lang w:val="en-US"/>
              </w:rPr>
            </w:rPrChange>
          </w:rPr>
          <w:t>Whitby</w:t>
        </w:r>
        <w:proofErr w:type="spellEnd"/>
        <w:r w:rsidRPr="00917EF4">
          <w:rPr>
            <w:lang w:val="en-US"/>
            <w:rPrChange w:id="971" w:author="Sam Lo" w:date="2017-02-02T17:20:00Z">
              <w:rPr>
                <w:lang w:val="en-US"/>
              </w:rPr>
            </w:rPrChange>
          </w:rPr>
          <w:t>, R</w:t>
        </w:r>
        <w:proofErr w:type="gramStart"/>
        <w:r w:rsidRPr="00917EF4">
          <w:rPr>
            <w:lang w:val="en-US"/>
            <w:rPrChange w:id="972" w:author="Sam Lo" w:date="2017-02-02T17:20:00Z">
              <w:rPr>
                <w:lang w:val="en-US"/>
              </w:rPr>
            </w:rPrChange>
          </w:rPr>
          <w:t>. .</w:t>
        </w:r>
        <w:proofErr w:type="gramEnd"/>
        <w:r w:rsidRPr="00917EF4">
          <w:rPr>
            <w:lang w:val="en-US"/>
            <w:rPrChange w:id="973" w:author="Sam Lo" w:date="2017-02-02T17:20:00Z">
              <w:rPr>
                <w:lang w:val="en-US"/>
              </w:rPr>
            </w:rPrChange>
          </w:rPr>
          <w:t xml:space="preserve"> </w:t>
        </w:r>
        <w:proofErr w:type="spellStart"/>
        <w:r w:rsidRPr="00917EF4">
          <w:rPr>
            <w:lang w:val="en-US"/>
            <w:rPrChange w:id="974" w:author="Sam Lo" w:date="2017-02-02T17:20:00Z">
              <w:rPr>
                <w:lang w:val="en-US"/>
              </w:rPr>
            </w:rPrChange>
          </w:rPr>
          <w:t>Husar</w:t>
        </w:r>
        <w:proofErr w:type="spellEnd"/>
        <w:r w:rsidRPr="00917EF4">
          <w:rPr>
            <w:lang w:val="en-US"/>
            <w:rPrChange w:id="975" w:author="Sam Lo" w:date="2017-02-02T17:20:00Z">
              <w:rPr>
                <w:lang w:val="en-US"/>
              </w:rPr>
            </w:rPrChange>
          </w:rPr>
          <w:t>, and B. Y</w:t>
        </w:r>
        <w:proofErr w:type="gramStart"/>
        <w:r w:rsidRPr="00917EF4">
          <w:rPr>
            <w:lang w:val="en-US"/>
            <w:rPrChange w:id="976" w:author="Sam Lo" w:date="2017-02-02T17:20:00Z">
              <w:rPr>
                <w:lang w:val="en-US"/>
              </w:rPr>
            </w:rPrChange>
          </w:rPr>
          <w:t>. .</w:t>
        </w:r>
        <w:proofErr w:type="gramEnd"/>
        <w:r w:rsidRPr="00917EF4">
          <w:rPr>
            <w:lang w:val="en-US"/>
            <w:rPrChange w:id="977" w:author="Sam Lo" w:date="2017-02-02T17:20:00Z">
              <w:rPr>
                <w:lang w:val="en-US"/>
              </w:rPr>
            </w:rPrChange>
          </w:rPr>
          <w:t xml:space="preserve"> Liu, ‘The aerosol size distribution of Los Angeles smog’, </w:t>
        </w:r>
        <w:r w:rsidRPr="00917EF4">
          <w:rPr>
            <w:i/>
            <w:iCs/>
            <w:lang w:val="en-US"/>
            <w:rPrChange w:id="978" w:author="Sam Lo" w:date="2017-02-02T17:20:00Z">
              <w:rPr>
                <w:i/>
                <w:iCs/>
                <w:lang w:val="en-US"/>
              </w:rPr>
            </w:rPrChange>
          </w:rPr>
          <w:t>J. Colloid Interface Sci.</w:t>
        </w:r>
        <w:r w:rsidRPr="00917EF4">
          <w:rPr>
            <w:lang w:val="en-US"/>
            <w:rPrChange w:id="979" w:author="Sam Lo" w:date="2017-02-02T17:20:00Z">
              <w:rPr>
                <w:lang w:val="en-US"/>
              </w:rPr>
            </w:rPrChange>
          </w:rPr>
          <w:t>, vol. 39, no. 1, pp. 177–204, Apr. 1972.</w:t>
        </w:r>
      </w:ins>
    </w:p>
    <w:p w14:paraId="323AD858" w14:textId="77777777" w:rsidR="00917EF4" w:rsidRPr="00917EF4" w:rsidRDefault="00917EF4" w:rsidP="00917EF4">
      <w:pPr>
        <w:pStyle w:val="Bibliography"/>
        <w:rPr>
          <w:ins w:id="980" w:author="Sam Lo" w:date="2017-02-02T17:20:00Z"/>
          <w:lang w:val="en-US"/>
          <w:rPrChange w:id="981" w:author="Sam Lo" w:date="2017-02-02T17:20:00Z">
            <w:rPr>
              <w:ins w:id="982" w:author="Sam Lo" w:date="2017-02-02T17:20:00Z"/>
              <w:lang w:val="en-US"/>
            </w:rPr>
          </w:rPrChange>
        </w:rPr>
        <w:pPrChange w:id="983" w:author="Sam Lo" w:date="2017-02-02T17:20:00Z">
          <w:pPr>
            <w:widowControl w:val="0"/>
            <w:autoSpaceDE w:val="0"/>
            <w:autoSpaceDN w:val="0"/>
            <w:adjustRightInd w:val="0"/>
          </w:pPr>
        </w:pPrChange>
      </w:pPr>
      <w:ins w:id="984" w:author="Sam Lo" w:date="2017-02-02T17:20:00Z">
        <w:r w:rsidRPr="00917EF4">
          <w:rPr>
            <w:lang w:val="en-US"/>
            <w:rPrChange w:id="985" w:author="Sam Lo" w:date="2017-02-02T17:20:00Z">
              <w:rPr>
                <w:lang w:val="en-US"/>
              </w:rPr>
            </w:rPrChange>
          </w:rPr>
          <w:t>[6]</w:t>
        </w:r>
        <w:r w:rsidRPr="00917EF4">
          <w:rPr>
            <w:lang w:val="en-US"/>
            <w:rPrChange w:id="986" w:author="Sam Lo" w:date="2017-02-02T17:20:00Z">
              <w:rPr>
                <w:lang w:val="en-US"/>
              </w:rPr>
            </w:rPrChange>
          </w:rPr>
          <w:tab/>
          <w:t>B. Allen, ‘Atmospheric Aerosols: What Are They, and Why Are They So Important?</w:t>
        </w:r>
        <w:proofErr w:type="gramStart"/>
        <w:r w:rsidRPr="00917EF4">
          <w:rPr>
            <w:lang w:val="en-US"/>
            <w:rPrChange w:id="987" w:author="Sam Lo" w:date="2017-02-02T17:20:00Z">
              <w:rPr>
                <w:lang w:val="en-US"/>
              </w:rPr>
            </w:rPrChange>
          </w:rPr>
          <w:t>’,</w:t>
        </w:r>
        <w:proofErr w:type="gramEnd"/>
        <w:r w:rsidRPr="00917EF4">
          <w:rPr>
            <w:lang w:val="en-US"/>
            <w:rPrChange w:id="988" w:author="Sam Lo" w:date="2017-02-02T17:20:00Z">
              <w:rPr>
                <w:lang w:val="en-US"/>
              </w:rPr>
            </w:rPrChange>
          </w:rPr>
          <w:t xml:space="preserve"> </w:t>
        </w:r>
        <w:r w:rsidRPr="00917EF4">
          <w:rPr>
            <w:i/>
            <w:iCs/>
            <w:lang w:val="en-US"/>
            <w:rPrChange w:id="989" w:author="Sam Lo" w:date="2017-02-02T17:20:00Z">
              <w:rPr>
                <w:i/>
                <w:iCs/>
                <w:lang w:val="en-US"/>
              </w:rPr>
            </w:rPrChange>
          </w:rPr>
          <w:t>NASA</w:t>
        </w:r>
        <w:r w:rsidRPr="00917EF4">
          <w:rPr>
            <w:lang w:val="en-US"/>
            <w:rPrChange w:id="990" w:author="Sam Lo" w:date="2017-02-02T17:20:00Z">
              <w:rPr>
                <w:lang w:val="en-US"/>
              </w:rPr>
            </w:rPrChange>
          </w:rPr>
          <w:t xml:space="preserve">, 06-Apr-2015. </w:t>
        </w:r>
        <w:proofErr w:type="gramStart"/>
        <w:r w:rsidRPr="00917EF4">
          <w:rPr>
            <w:lang w:val="en-US"/>
            <w:rPrChange w:id="991" w:author="Sam Lo" w:date="2017-02-02T17:20:00Z">
              <w:rPr>
                <w:lang w:val="en-US"/>
              </w:rPr>
            </w:rPrChange>
          </w:rPr>
          <w:t>[Online].</w:t>
        </w:r>
        <w:proofErr w:type="gramEnd"/>
        <w:r w:rsidRPr="00917EF4">
          <w:rPr>
            <w:lang w:val="en-US"/>
            <w:rPrChange w:id="992" w:author="Sam Lo" w:date="2017-02-02T17:20:00Z">
              <w:rPr>
                <w:lang w:val="en-US"/>
              </w:rPr>
            </w:rPrChange>
          </w:rPr>
          <w:t xml:space="preserve"> Available: http://www.nasa.gov/centers/langley/news/factsheets/Aerosols.html. [Accessed: 18-Jul-2016].</w:t>
        </w:r>
      </w:ins>
    </w:p>
    <w:p w14:paraId="168A6843" w14:textId="77777777" w:rsidR="00917EF4" w:rsidRPr="00917EF4" w:rsidRDefault="00917EF4" w:rsidP="00917EF4">
      <w:pPr>
        <w:pStyle w:val="Bibliography"/>
        <w:rPr>
          <w:ins w:id="993" w:author="Sam Lo" w:date="2017-02-02T17:20:00Z"/>
          <w:lang w:val="en-US"/>
          <w:rPrChange w:id="994" w:author="Sam Lo" w:date="2017-02-02T17:20:00Z">
            <w:rPr>
              <w:ins w:id="995" w:author="Sam Lo" w:date="2017-02-02T17:20:00Z"/>
              <w:lang w:val="en-US"/>
            </w:rPr>
          </w:rPrChange>
        </w:rPr>
        <w:pPrChange w:id="996" w:author="Sam Lo" w:date="2017-02-02T17:20:00Z">
          <w:pPr>
            <w:widowControl w:val="0"/>
            <w:autoSpaceDE w:val="0"/>
            <w:autoSpaceDN w:val="0"/>
            <w:adjustRightInd w:val="0"/>
          </w:pPr>
        </w:pPrChange>
      </w:pPr>
      <w:ins w:id="997" w:author="Sam Lo" w:date="2017-02-02T17:20:00Z">
        <w:r w:rsidRPr="00917EF4">
          <w:rPr>
            <w:lang w:val="en-US"/>
            <w:rPrChange w:id="998" w:author="Sam Lo" w:date="2017-02-02T17:20:00Z">
              <w:rPr>
                <w:lang w:val="en-US"/>
              </w:rPr>
            </w:rPrChange>
          </w:rPr>
          <w:t>[7]</w:t>
        </w:r>
        <w:r w:rsidRPr="00917EF4">
          <w:rPr>
            <w:lang w:val="en-US"/>
            <w:rPrChange w:id="999" w:author="Sam Lo" w:date="2017-02-02T17:20:00Z">
              <w:rPr>
                <w:lang w:val="en-US"/>
              </w:rPr>
            </w:rPrChange>
          </w:rPr>
          <w:tab/>
          <w:t xml:space="preserve">British Lung Foundation, ‘Briefing: Air Pollution and the Nation’s Lung </w:t>
        </w:r>
        <w:proofErr w:type="gramStart"/>
        <w:r w:rsidRPr="00917EF4">
          <w:rPr>
            <w:lang w:val="en-US"/>
            <w:rPrChange w:id="1000" w:author="Sam Lo" w:date="2017-02-02T17:20:00Z">
              <w:rPr>
                <w:lang w:val="en-US"/>
              </w:rPr>
            </w:rPrChange>
          </w:rPr>
          <w:t>health .</w:t>
        </w:r>
        <w:proofErr w:type="spellStart"/>
        <w:r w:rsidRPr="00917EF4">
          <w:rPr>
            <w:lang w:val="en-US"/>
            <w:rPrChange w:id="1001" w:author="Sam Lo" w:date="2017-02-02T17:20:00Z">
              <w:rPr>
                <w:lang w:val="en-US"/>
              </w:rPr>
            </w:rPrChange>
          </w:rPr>
          <w:t>pdf</w:t>
        </w:r>
        <w:proofErr w:type="spellEnd"/>
        <w:r w:rsidRPr="00917EF4">
          <w:rPr>
            <w:lang w:val="en-US"/>
            <w:rPrChange w:id="1002" w:author="Sam Lo" w:date="2017-02-02T17:20:00Z">
              <w:rPr>
                <w:lang w:val="en-US"/>
              </w:rPr>
            </w:rPrChange>
          </w:rPr>
          <w:t>’</w:t>
        </w:r>
        <w:proofErr w:type="gramEnd"/>
        <w:r w:rsidRPr="00917EF4">
          <w:rPr>
            <w:lang w:val="en-US"/>
            <w:rPrChange w:id="1003" w:author="Sam Lo" w:date="2017-02-02T17:20:00Z">
              <w:rPr>
                <w:lang w:val="en-US"/>
              </w:rPr>
            </w:rPrChange>
          </w:rPr>
          <w:t>. .</w:t>
        </w:r>
      </w:ins>
    </w:p>
    <w:p w14:paraId="56CE7FF8" w14:textId="77777777" w:rsidR="00917EF4" w:rsidRPr="00917EF4" w:rsidRDefault="00917EF4" w:rsidP="00917EF4">
      <w:pPr>
        <w:pStyle w:val="Bibliography"/>
        <w:rPr>
          <w:ins w:id="1004" w:author="Sam Lo" w:date="2017-02-02T17:20:00Z"/>
          <w:lang w:val="en-US"/>
          <w:rPrChange w:id="1005" w:author="Sam Lo" w:date="2017-02-02T17:20:00Z">
            <w:rPr>
              <w:ins w:id="1006" w:author="Sam Lo" w:date="2017-02-02T17:20:00Z"/>
              <w:lang w:val="en-US"/>
            </w:rPr>
          </w:rPrChange>
        </w:rPr>
        <w:pPrChange w:id="1007" w:author="Sam Lo" w:date="2017-02-02T17:20:00Z">
          <w:pPr>
            <w:widowControl w:val="0"/>
            <w:autoSpaceDE w:val="0"/>
            <w:autoSpaceDN w:val="0"/>
            <w:adjustRightInd w:val="0"/>
          </w:pPr>
        </w:pPrChange>
      </w:pPr>
      <w:ins w:id="1008" w:author="Sam Lo" w:date="2017-02-02T17:20:00Z">
        <w:r w:rsidRPr="00917EF4">
          <w:rPr>
            <w:lang w:val="en-US"/>
            <w:rPrChange w:id="1009" w:author="Sam Lo" w:date="2017-02-02T17:20:00Z">
              <w:rPr>
                <w:lang w:val="en-US"/>
              </w:rPr>
            </w:rPrChange>
          </w:rPr>
          <w:t>[8]</w:t>
        </w:r>
        <w:r w:rsidRPr="00917EF4">
          <w:rPr>
            <w:lang w:val="en-US"/>
            <w:rPrChange w:id="1010" w:author="Sam Lo" w:date="2017-02-02T17:20:00Z">
              <w:rPr>
                <w:lang w:val="en-US"/>
              </w:rPr>
            </w:rPrChange>
          </w:rPr>
          <w:tab/>
          <w:t>S. Lim, M. Lee, S</w:t>
        </w:r>
        <w:proofErr w:type="gramStart"/>
        <w:r w:rsidRPr="00917EF4">
          <w:rPr>
            <w:lang w:val="en-US"/>
            <w:rPrChange w:id="1011" w:author="Sam Lo" w:date="2017-02-02T17:20:00Z">
              <w:rPr>
                <w:lang w:val="en-US"/>
              </w:rPr>
            </w:rPrChange>
          </w:rPr>
          <w:t>.-</w:t>
        </w:r>
        <w:proofErr w:type="gramEnd"/>
        <w:r w:rsidRPr="00917EF4">
          <w:rPr>
            <w:lang w:val="en-US"/>
            <w:rPrChange w:id="1012" w:author="Sam Lo" w:date="2017-02-02T17:20:00Z">
              <w:rPr>
                <w:lang w:val="en-US"/>
              </w:rPr>
            </w:rPrChange>
          </w:rPr>
          <w:t xml:space="preserve">W. Kim, S.-C. Yoon, G. Lee, and Y. J. Lee, ‘Absorption and scattering properties of organic carbon versus sulfate dominant aerosols at </w:t>
        </w:r>
        <w:proofErr w:type="spellStart"/>
        <w:r w:rsidRPr="00917EF4">
          <w:rPr>
            <w:lang w:val="en-US"/>
            <w:rPrChange w:id="1013" w:author="Sam Lo" w:date="2017-02-02T17:20:00Z">
              <w:rPr>
                <w:lang w:val="en-US"/>
              </w:rPr>
            </w:rPrChange>
          </w:rPr>
          <w:t>Gosan</w:t>
        </w:r>
        <w:proofErr w:type="spellEnd"/>
        <w:r w:rsidRPr="00917EF4">
          <w:rPr>
            <w:lang w:val="en-US"/>
            <w:rPrChange w:id="1014" w:author="Sam Lo" w:date="2017-02-02T17:20:00Z">
              <w:rPr>
                <w:lang w:val="en-US"/>
              </w:rPr>
            </w:rPrChange>
          </w:rPr>
          <w:t xml:space="preserve"> climate observatory in Northeast Asia’, </w:t>
        </w:r>
        <w:r w:rsidRPr="00917EF4">
          <w:rPr>
            <w:i/>
            <w:iCs/>
            <w:lang w:val="en-US"/>
            <w:rPrChange w:id="1015" w:author="Sam Lo" w:date="2017-02-02T17:20:00Z">
              <w:rPr>
                <w:i/>
                <w:iCs/>
                <w:lang w:val="en-US"/>
              </w:rPr>
            </w:rPrChange>
          </w:rPr>
          <w:t>Atmospheric Chem. Phys.</w:t>
        </w:r>
        <w:r w:rsidRPr="00917EF4">
          <w:rPr>
            <w:lang w:val="en-US"/>
            <w:rPrChange w:id="1016" w:author="Sam Lo" w:date="2017-02-02T17:20:00Z">
              <w:rPr>
                <w:lang w:val="en-US"/>
              </w:rPr>
            </w:rPrChange>
          </w:rPr>
          <w:t>, vol. 14, no. 15, pp. 7781–7793, Aug. 2014.</w:t>
        </w:r>
      </w:ins>
    </w:p>
    <w:p w14:paraId="4B103EAF" w14:textId="77777777" w:rsidR="00917EF4" w:rsidRPr="00917EF4" w:rsidRDefault="00917EF4" w:rsidP="00917EF4">
      <w:pPr>
        <w:pStyle w:val="Bibliography"/>
        <w:rPr>
          <w:ins w:id="1017" w:author="Sam Lo" w:date="2017-02-02T17:20:00Z"/>
          <w:lang w:val="en-US"/>
          <w:rPrChange w:id="1018" w:author="Sam Lo" w:date="2017-02-02T17:20:00Z">
            <w:rPr>
              <w:ins w:id="1019" w:author="Sam Lo" w:date="2017-02-02T17:20:00Z"/>
              <w:lang w:val="en-US"/>
            </w:rPr>
          </w:rPrChange>
        </w:rPr>
        <w:pPrChange w:id="1020" w:author="Sam Lo" w:date="2017-02-02T17:20:00Z">
          <w:pPr>
            <w:widowControl w:val="0"/>
            <w:autoSpaceDE w:val="0"/>
            <w:autoSpaceDN w:val="0"/>
            <w:adjustRightInd w:val="0"/>
          </w:pPr>
        </w:pPrChange>
      </w:pPr>
      <w:ins w:id="1021" w:author="Sam Lo" w:date="2017-02-02T17:20:00Z">
        <w:r w:rsidRPr="00917EF4">
          <w:rPr>
            <w:lang w:val="en-US"/>
            <w:rPrChange w:id="1022" w:author="Sam Lo" w:date="2017-02-02T17:20:00Z">
              <w:rPr>
                <w:lang w:val="en-US"/>
              </w:rPr>
            </w:rPrChange>
          </w:rPr>
          <w:t>[9]</w:t>
        </w:r>
        <w:r w:rsidRPr="00917EF4">
          <w:rPr>
            <w:lang w:val="en-US"/>
            <w:rPrChange w:id="1023" w:author="Sam Lo" w:date="2017-02-02T17:20:00Z">
              <w:rPr>
                <w:lang w:val="en-US"/>
              </w:rPr>
            </w:rPrChange>
          </w:rPr>
          <w:tab/>
          <w:t xml:space="preserve">Kenneth A. McGee, Michael P. </w:t>
        </w:r>
        <w:proofErr w:type="spellStart"/>
        <w:r w:rsidRPr="00917EF4">
          <w:rPr>
            <w:lang w:val="en-US"/>
            <w:rPrChange w:id="1024" w:author="Sam Lo" w:date="2017-02-02T17:20:00Z">
              <w:rPr>
                <w:lang w:val="en-US"/>
              </w:rPr>
            </w:rPrChange>
          </w:rPr>
          <w:t>Doukas</w:t>
        </w:r>
        <w:proofErr w:type="spellEnd"/>
        <w:r w:rsidRPr="00917EF4">
          <w:rPr>
            <w:lang w:val="en-US"/>
            <w:rPrChange w:id="1025" w:author="Sam Lo" w:date="2017-02-02T17:20:00Z">
              <w:rPr>
                <w:lang w:val="en-US"/>
              </w:rPr>
            </w:rPrChange>
          </w:rPr>
          <w:t xml:space="preserve">, Richard Kessler, and Terrence M. </w:t>
        </w:r>
        <w:proofErr w:type="spellStart"/>
        <w:r w:rsidRPr="00917EF4">
          <w:rPr>
            <w:lang w:val="en-US"/>
            <w:rPrChange w:id="1026" w:author="Sam Lo" w:date="2017-02-02T17:20:00Z">
              <w:rPr>
                <w:lang w:val="en-US"/>
              </w:rPr>
            </w:rPrChange>
          </w:rPr>
          <w:t>Gerlach</w:t>
        </w:r>
        <w:proofErr w:type="spellEnd"/>
        <w:r w:rsidRPr="00917EF4">
          <w:rPr>
            <w:lang w:val="en-US"/>
            <w:rPrChange w:id="1027" w:author="Sam Lo" w:date="2017-02-02T17:20:00Z">
              <w:rPr>
                <w:lang w:val="en-US"/>
              </w:rPr>
            </w:rPrChange>
          </w:rPr>
          <w:t xml:space="preserve">, ‘Impact of Volcanic Gases’. </w:t>
        </w:r>
        <w:proofErr w:type="gramStart"/>
        <w:r w:rsidRPr="00917EF4">
          <w:rPr>
            <w:lang w:val="en-US"/>
            <w:rPrChange w:id="1028" w:author="Sam Lo" w:date="2017-02-02T17:20:00Z">
              <w:rPr>
                <w:lang w:val="en-US"/>
              </w:rPr>
            </w:rPrChange>
          </w:rPr>
          <w:t>[Online].</w:t>
        </w:r>
        <w:proofErr w:type="gramEnd"/>
        <w:r w:rsidRPr="00917EF4">
          <w:rPr>
            <w:lang w:val="en-US"/>
            <w:rPrChange w:id="1029" w:author="Sam Lo" w:date="2017-02-02T17:20:00Z">
              <w:rPr>
                <w:lang w:val="en-US"/>
              </w:rPr>
            </w:rPrChange>
          </w:rPr>
          <w:t xml:space="preserve"> Available: https://pubs.usgs.gov/of/1997/of97-262/of97-262.html. [Accessed: 18-Jan-2017].</w:t>
        </w:r>
      </w:ins>
    </w:p>
    <w:p w14:paraId="4941A780" w14:textId="77777777" w:rsidR="00917EF4" w:rsidRPr="00917EF4" w:rsidRDefault="00917EF4" w:rsidP="00917EF4">
      <w:pPr>
        <w:pStyle w:val="Bibliography"/>
        <w:rPr>
          <w:ins w:id="1030" w:author="Sam Lo" w:date="2017-02-02T17:20:00Z"/>
          <w:lang w:val="en-US"/>
          <w:rPrChange w:id="1031" w:author="Sam Lo" w:date="2017-02-02T17:20:00Z">
            <w:rPr>
              <w:ins w:id="1032" w:author="Sam Lo" w:date="2017-02-02T17:20:00Z"/>
              <w:lang w:val="en-US"/>
            </w:rPr>
          </w:rPrChange>
        </w:rPr>
        <w:pPrChange w:id="1033" w:author="Sam Lo" w:date="2017-02-02T17:20:00Z">
          <w:pPr>
            <w:widowControl w:val="0"/>
            <w:autoSpaceDE w:val="0"/>
            <w:autoSpaceDN w:val="0"/>
            <w:adjustRightInd w:val="0"/>
          </w:pPr>
        </w:pPrChange>
      </w:pPr>
      <w:ins w:id="1034" w:author="Sam Lo" w:date="2017-02-02T17:20:00Z">
        <w:r w:rsidRPr="00917EF4">
          <w:rPr>
            <w:lang w:val="en-US"/>
            <w:rPrChange w:id="1035" w:author="Sam Lo" w:date="2017-02-02T17:20:00Z">
              <w:rPr>
                <w:lang w:val="en-US"/>
              </w:rPr>
            </w:rPrChange>
          </w:rPr>
          <w:t>[10]</w:t>
        </w:r>
        <w:r w:rsidRPr="00917EF4">
          <w:rPr>
            <w:lang w:val="en-US"/>
            <w:rPrChange w:id="1036" w:author="Sam Lo" w:date="2017-02-02T17:20:00Z">
              <w:rPr>
                <w:lang w:val="en-US"/>
              </w:rPr>
            </w:rPrChange>
          </w:rPr>
          <w:tab/>
          <w:t xml:space="preserve">Y. </w:t>
        </w:r>
        <w:proofErr w:type="spellStart"/>
        <w:r w:rsidRPr="00917EF4">
          <w:rPr>
            <w:lang w:val="en-US"/>
            <w:rPrChange w:id="1037" w:author="Sam Lo" w:date="2017-02-02T17:20:00Z">
              <w:rPr>
                <w:lang w:val="en-US"/>
              </w:rPr>
            </w:rPrChange>
          </w:rPr>
          <w:t>Ji</w:t>
        </w:r>
        <w:proofErr w:type="spellEnd"/>
        <w:r w:rsidRPr="00917EF4">
          <w:rPr>
            <w:lang w:val="en-US"/>
            <w:rPrChange w:id="1038" w:author="Sam Lo" w:date="2017-02-02T17:20:00Z">
              <w:rPr>
                <w:lang w:val="en-US"/>
              </w:rPr>
            </w:rPrChange>
          </w:rPr>
          <w:t xml:space="preserve">, H. Wang, G. Li, and T. An, ‘Theoretical investigation on the role of mineral dust aerosol in atmospheric reaction: A case of the heterogeneous reaction of formaldehyde with NO2 onto SiO2 dust surface’, </w:t>
        </w:r>
        <w:r w:rsidRPr="00917EF4">
          <w:rPr>
            <w:i/>
            <w:iCs/>
            <w:lang w:val="en-US"/>
            <w:rPrChange w:id="1039" w:author="Sam Lo" w:date="2017-02-02T17:20:00Z">
              <w:rPr>
                <w:i/>
                <w:iCs/>
                <w:lang w:val="en-US"/>
              </w:rPr>
            </w:rPrChange>
          </w:rPr>
          <w:t>Atmos. Environ</w:t>
        </w:r>
        <w:proofErr w:type="gramStart"/>
        <w:r w:rsidRPr="00917EF4">
          <w:rPr>
            <w:i/>
            <w:iCs/>
            <w:lang w:val="en-US"/>
            <w:rPrChange w:id="1040" w:author="Sam Lo" w:date="2017-02-02T17:20:00Z">
              <w:rPr>
                <w:i/>
                <w:iCs/>
                <w:lang w:val="en-US"/>
              </w:rPr>
            </w:rPrChange>
          </w:rPr>
          <w:t>.</w:t>
        </w:r>
        <w:r w:rsidRPr="00917EF4">
          <w:rPr>
            <w:lang w:val="en-US"/>
            <w:rPrChange w:id="1041" w:author="Sam Lo" w:date="2017-02-02T17:20:00Z">
              <w:rPr>
                <w:lang w:val="en-US"/>
              </w:rPr>
            </w:rPrChange>
          </w:rPr>
          <w:t>,</w:t>
        </w:r>
        <w:proofErr w:type="gramEnd"/>
        <w:r w:rsidRPr="00917EF4">
          <w:rPr>
            <w:lang w:val="en-US"/>
            <w:rPrChange w:id="1042" w:author="Sam Lo" w:date="2017-02-02T17:20:00Z">
              <w:rPr>
                <w:lang w:val="en-US"/>
              </w:rPr>
            </w:rPrChange>
          </w:rPr>
          <w:t xml:space="preserve"> vol. 103, pp. 207–214, Feb. 2015.</w:t>
        </w:r>
      </w:ins>
    </w:p>
    <w:p w14:paraId="76C3B0DD" w14:textId="77777777" w:rsidR="00917EF4" w:rsidRPr="00917EF4" w:rsidRDefault="00917EF4" w:rsidP="00917EF4">
      <w:pPr>
        <w:pStyle w:val="Bibliography"/>
        <w:rPr>
          <w:ins w:id="1043" w:author="Sam Lo" w:date="2017-02-02T17:20:00Z"/>
          <w:lang w:val="en-US"/>
          <w:rPrChange w:id="1044" w:author="Sam Lo" w:date="2017-02-02T17:20:00Z">
            <w:rPr>
              <w:ins w:id="1045" w:author="Sam Lo" w:date="2017-02-02T17:20:00Z"/>
              <w:lang w:val="en-US"/>
            </w:rPr>
          </w:rPrChange>
        </w:rPr>
        <w:pPrChange w:id="1046" w:author="Sam Lo" w:date="2017-02-02T17:20:00Z">
          <w:pPr>
            <w:widowControl w:val="0"/>
            <w:autoSpaceDE w:val="0"/>
            <w:autoSpaceDN w:val="0"/>
            <w:adjustRightInd w:val="0"/>
          </w:pPr>
        </w:pPrChange>
      </w:pPr>
      <w:ins w:id="1047" w:author="Sam Lo" w:date="2017-02-02T17:20:00Z">
        <w:r w:rsidRPr="00917EF4">
          <w:rPr>
            <w:lang w:val="en-US"/>
            <w:rPrChange w:id="1048" w:author="Sam Lo" w:date="2017-02-02T17:20:00Z">
              <w:rPr>
                <w:lang w:val="en-US"/>
              </w:rPr>
            </w:rPrChange>
          </w:rPr>
          <w:t>[11]</w:t>
        </w:r>
        <w:r w:rsidRPr="00917EF4">
          <w:rPr>
            <w:lang w:val="en-US"/>
            <w:rPrChange w:id="1049" w:author="Sam Lo" w:date="2017-02-02T17:20:00Z">
              <w:rPr>
                <w:lang w:val="en-US"/>
              </w:rPr>
            </w:rPrChange>
          </w:rPr>
          <w:tab/>
        </w:r>
        <w:proofErr w:type="gramStart"/>
        <w:r w:rsidRPr="00917EF4">
          <w:rPr>
            <w:lang w:val="en-US"/>
            <w:rPrChange w:id="1050" w:author="Sam Lo" w:date="2017-02-02T17:20:00Z">
              <w:rPr>
                <w:lang w:val="en-US"/>
              </w:rPr>
            </w:rPrChange>
          </w:rPr>
          <w:t xml:space="preserve">N. </w:t>
        </w:r>
        <w:proofErr w:type="spellStart"/>
        <w:r w:rsidRPr="00917EF4">
          <w:rPr>
            <w:lang w:val="en-US"/>
            <w:rPrChange w:id="1051" w:author="Sam Lo" w:date="2017-02-02T17:20:00Z">
              <w:rPr>
                <w:lang w:val="en-US"/>
              </w:rPr>
            </w:rPrChange>
          </w:rPr>
          <w:t>Mahowald</w:t>
        </w:r>
        <w:proofErr w:type="spellEnd"/>
        <w:r w:rsidRPr="00917EF4">
          <w:rPr>
            <w:lang w:val="en-US"/>
            <w:rPrChange w:id="1052" w:author="Sam Lo" w:date="2017-02-02T17:20:00Z">
              <w:rPr>
                <w:lang w:val="en-US"/>
              </w:rPr>
            </w:rPrChange>
          </w:rPr>
          <w:t xml:space="preserve"> </w:t>
        </w:r>
        <w:r w:rsidRPr="00917EF4">
          <w:rPr>
            <w:i/>
            <w:iCs/>
            <w:lang w:val="en-US"/>
            <w:rPrChange w:id="1053" w:author="Sam Lo" w:date="2017-02-02T17:20:00Z">
              <w:rPr>
                <w:i/>
                <w:iCs/>
                <w:lang w:val="en-US"/>
              </w:rPr>
            </w:rPrChange>
          </w:rPr>
          <w:t>et al.</w:t>
        </w:r>
        <w:r w:rsidRPr="00917EF4">
          <w:rPr>
            <w:lang w:val="en-US"/>
            <w:rPrChange w:id="1054" w:author="Sam Lo" w:date="2017-02-02T17:20:00Z">
              <w:rPr>
                <w:lang w:val="en-US"/>
              </w:rPr>
            </w:rPrChange>
          </w:rPr>
          <w:t xml:space="preserve">, ‘The size distribution of desert dust aerosols and its impact on the Earth system’, </w:t>
        </w:r>
        <w:r w:rsidRPr="00917EF4">
          <w:rPr>
            <w:i/>
            <w:iCs/>
            <w:lang w:val="en-US"/>
            <w:rPrChange w:id="1055" w:author="Sam Lo" w:date="2017-02-02T17:20:00Z">
              <w:rPr>
                <w:i/>
                <w:iCs/>
                <w:lang w:val="en-US"/>
              </w:rPr>
            </w:rPrChange>
          </w:rPr>
          <w:t>Aeolian Res.</w:t>
        </w:r>
        <w:r w:rsidRPr="00917EF4">
          <w:rPr>
            <w:lang w:val="en-US"/>
            <w:rPrChange w:id="1056" w:author="Sam Lo" w:date="2017-02-02T17:20:00Z">
              <w:rPr>
                <w:lang w:val="en-US"/>
              </w:rPr>
            </w:rPrChange>
          </w:rPr>
          <w:t>, vol. 15, pp. 53–71, Dec. 2014.</w:t>
        </w:r>
        <w:proofErr w:type="gramEnd"/>
      </w:ins>
    </w:p>
    <w:p w14:paraId="4C65068B" w14:textId="77777777" w:rsidR="00917EF4" w:rsidRPr="00917EF4" w:rsidRDefault="00917EF4" w:rsidP="00917EF4">
      <w:pPr>
        <w:pStyle w:val="Bibliography"/>
        <w:rPr>
          <w:ins w:id="1057" w:author="Sam Lo" w:date="2017-02-02T17:20:00Z"/>
          <w:lang w:val="en-US"/>
          <w:rPrChange w:id="1058" w:author="Sam Lo" w:date="2017-02-02T17:20:00Z">
            <w:rPr>
              <w:ins w:id="1059" w:author="Sam Lo" w:date="2017-02-02T17:20:00Z"/>
              <w:lang w:val="en-US"/>
            </w:rPr>
          </w:rPrChange>
        </w:rPr>
        <w:pPrChange w:id="1060" w:author="Sam Lo" w:date="2017-02-02T17:20:00Z">
          <w:pPr>
            <w:widowControl w:val="0"/>
            <w:autoSpaceDE w:val="0"/>
            <w:autoSpaceDN w:val="0"/>
            <w:adjustRightInd w:val="0"/>
          </w:pPr>
        </w:pPrChange>
      </w:pPr>
      <w:ins w:id="1061" w:author="Sam Lo" w:date="2017-02-02T17:20:00Z">
        <w:r w:rsidRPr="00917EF4">
          <w:rPr>
            <w:lang w:val="en-US"/>
            <w:rPrChange w:id="1062" w:author="Sam Lo" w:date="2017-02-02T17:20:00Z">
              <w:rPr>
                <w:lang w:val="en-US"/>
              </w:rPr>
            </w:rPrChange>
          </w:rPr>
          <w:t>[12]</w:t>
        </w:r>
        <w:r w:rsidRPr="00917EF4">
          <w:rPr>
            <w:lang w:val="en-US"/>
            <w:rPrChange w:id="1063" w:author="Sam Lo" w:date="2017-02-02T17:20:00Z">
              <w:rPr>
                <w:lang w:val="en-US"/>
              </w:rPr>
            </w:rPrChange>
          </w:rPr>
          <w:tab/>
          <w:t xml:space="preserve">H. Chen, J. G. </w:t>
        </w:r>
        <w:proofErr w:type="spellStart"/>
        <w:r w:rsidRPr="00917EF4">
          <w:rPr>
            <w:lang w:val="en-US"/>
            <w:rPrChange w:id="1064" w:author="Sam Lo" w:date="2017-02-02T17:20:00Z">
              <w:rPr>
                <w:lang w:val="en-US"/>
              </w:rPr>
            </w:rPrChange>
          </w:rPr>
          <w:t>Navea</w:t>
        </w:r>
        <w:proofErr w:type="spellEnd"/>
        <w:r w:rsidRPr="00917EF4">
          <w:rPr>
            <w:lang w:val="en-US"/>
            <w:rPrChange w:id="1065" w:author="Sam Lo" w:date="2017-02-02T17:20:00Z">
              <w:rPr>
                <w:lang w:val="en-US"/>
              </w:rPr>
            </w:rPrChange>
          </w:rPr>
          <w:t xml:space="preserve">, M. A. Young, and V. H. </w:t>
        </w:r>
        <w:proofErr w:type="spellStart"/>
        <w:r w:rsidRPr="00917EF4">
          <w:rPr>
            <w:lang w:val="en-US"/>
            <w:rPrChange w:id="1066" w:author="Sam Lo" w:date="2017-02-02T17:20:00Z">
              <w:rPr>
                <w:lang w:val="en-US"/>
              </w:rPr>
            </w:rPrChange>
          </w:rPr>
          <w:t>Grassian</w:t>
        </w:r>
        <w:proofErr w:type="spellEnd"/>
        <w:r w:rsidRPr="00917EF4">
          <w:rPr>
            <w:lang w:val="en-US"/>
            <w:rPrChange w:id="1067" w:author="Sam Lo" w:date="2017-02-02T17:20:00Z">
              <w:rPr>
                <w:lang w:val="en-US"/>
              </w:rPr>
            </w:rPrChange>
          </w:rPr>
          <w:t xml:space="preserve">, ‘Heterogeneous Photochemistry of Trace Atmospheric Gases with Components of Mineral Dust Aerosol’, </w:t>
        </w:r>
        <w:r w:rsidRPr="00917EF4">
          <w:rPr>
            <w:i/>
            <w:iCs/>
            <w:lang w:val="en-US"/>
            <w:rPrChange w:id="1068" w:author="Sam Lo" w:date="2017-02-02T17:20:00Z">
              <w:rPr>
                <w:i/>
                <w:iCs/>
                <w:lang w:val="en-US"/>
              </w:rPr>
            </w:rPrChange>
          </w:rPr>
          <w:t>J. Phys. Chem. A</w:t>
        </w:r>
        <w:r w:rsidRPr="00917EF4">
          <w:rPr>
            <w:lang w:val="en-US"/>
            <w:rPrChange w:id="1069" w:author="Sam Lo" w:date="2017-02-02T17:20:00Z">
              <w:rPr>
                <w:lang w:val="en-US"/>
              </w:rPr>
            </w:rPrChange>
          </w:rPr>
          <w:t>, vol. 115, no. 4, pp. 490–499, Feb. 2011.</w:t>
        </w:r>
      </w:ins>
    </w:p>
    <w:p w14:paraId="5AB8F0DD" w14:textId="77777777" w:rsidR="00917EF4" w:rsidRPr="00917EF4" w:rsidRDefault="00917EF4" w:rsidP="00917EF4">
      <w:pPr>
        <w:pStyle w:val="Bibliography"/>
        <w:rPr>
          <w:ins w:id="1070" w:author="Sam Lo" w:date="2017-02-02T17:20:00Z"/>
          <w:lang w:val="en-US"/>
          <w:rPrChange w:id="1071" w:author="Sam Lo" w:date="2017-02-02T17:20:00Z">
            <w:rPr>
              <w:ins w:id="1072" w:author="Sam Lo" w:date="2017-02-02T17:20:00Z"/>
              <w:lang w:val="en-US"/>
            </w:rPr>
          </w:rPrChange>
        </w:rPr>
        <w:pPrChange w:id="1073" w:author="Sam Lo" w:date="2017-02-02T17:20:00Z">
          <w:pPr>
            <w:widowControl w:val="0"/>
            <w:autoSpaceDE w:val="0"/>
            <w:autoSpaceDN w:val="0"/>
            <w:adjustRightInd w:val="0"/>
          </w:pPr>
        </w:pPrChange>
      </w:pPr>
      <w:ins w:id="1074" w:author="Sam Lo" w:date="2017-02-02T17:20:00Z">
        <w:r w:rsidRPr="00917EF4">
          <w:rPr>
            <w:lang w:val="en-US"/>
            <w:rPrChange w:id="1075" w:author="Sam Lo" w:date="2017-02-02T17:20:00Z">
              <w:rPr>
                <w:lang w:val="en-US"/>
              </w:rPr>
            </w:rPrChange>
          </w:rPr>
          <w:t>[13]</w:t>
        </w:r>
        <w:r w:rsidRPr="00917EF4">
          <w:rPr>
            <w:lang w:val="en-US"/>
            <w:rPrChange w:id="1076" w:author="Sam Lo" w:date="2017-02-02T17:20:00Z">
              <w:rPr>
                <w:lang w:val="en-US"/>
              </w:rPr>
            </w:rPrChange>
          </w:rPr>
          <w:tab/>
        </w:r>
        <w:proofErr w:type="gramStart"/>
        <w:r w:rsidRPr="00917EF4">
          <w:rPr>
            <w:lang w:val="en-US"/>
            <w:rPrChange w:id="1077" w:author="Sam Lo" w:date="2017-02-02T17:20:00Z">
              <w:rPr>
                <w:lang w:val="en-US"/>
              </w:rPr>
            </w:rPrChange>
          </w:rPr>
          <w:t xml:space="preserve">L. Zhou, W. Wang, M. </w:t>
        </w:r>
        <w:proofErr w:type="spellStart"/>
        <w:r w:rsidRPr="00917EF4">
          <w:rPr>
            <w:lang w:val="en-US"/>
            <w:rPrChange w:id="1078" w:author="Sam Lo" w:date="2017-02-02T17:20:00Z">
              <w:rPr>
                <w:lang w:val="en-US"/>
              </w:rPr>
            </w:rPrChange>
          </w:rPr>
          <w:t>Ge</w:t>
        </w:r>
        <w:proofErr w:type="spellEnd"/>
        <w:r w:rsidRPr="00917EF4">
          <w:rPr>
            <w:lang w:val="en-US"/>
            <w:rPrChange w:id="1079" w:author="Sam Lo" w:date="2017-02-02T17:20:00Z">
              <w:rPr>
                <w:lang w:val="en-US"/>
              </w:rPr>
            </w:rPrChange>
          </w:rPr>
          <w:t xml:space="preserve">, and S. Tong, ‘Heterogeneous uptake of gaseous hydrogen peroxide on mineral dust’, </w:t>
        </w:r>
        <w:r w:rsidRPr="00917EF4">
          <w:rPr>
            <w:i/>
            <w:iCs/>
            <w:lang w:val="en-US"/>
            <w:rPrChange w:id="1080" w:author="Sam Lo" w:date="2017-02-02T17:20:00Z">
              <w:rPr>
                <w:i/>
                <w:iCs/>
                <w:lang w:val="en-US"/>
              </w:rPr>
            </w:rPrChange>
          </w:rPr>
          <w:t>J. Environ.</w:t>
        </w:r>
        <w:proofErr w:type="gramEnd"/>
        <w:r w:rsidRPr="00917EF4">
          <w:rPr>
            <w:i/>
            <w:iCs/>
            <w:lang w:val="en-US"/>
            <w:rPrChange w:id="1081" w:author="Sam Lo" w:date="2017-02-02T17:20:00Z">
              <w:rPr>
                <w:i/>
                <w:iCs/>
                <w:lang w:val="en-US"/>
              </w:rPr>
            </w:rPrChange>
          </w:rPr>
          <w:t xml:space="preserve"> Sci.</w:t>
        </w:r>
        <w:r w:rsidRPr="00917EF4">
          <w:rPr>
            <w:lang w:val="en-US"/>
            <w:rPrChange w:id="1082" w:author="Sam Lo" w:date="2017-02-02T17:20:00Z">
              <w:rPr>
                <w:lang w:val="en-US"/>
              </w:rPr>
            </w:rPrChange>
          </w:rPr>
          <w:t>, vol. 40, pp. 44–50, Feb. 2016.</w:t>
        </w:r>
      </w:ins>
    </w:p>
    <w:p w14:paraId="03FD3D7C" w14:textId="77777777" w:rsidR="00917EF4" w:rsidRPr="00917EF4" w:rsidRDefault="00917EF4" w:rsidP="00917EF4">
      <w:pPr>
        <w:pStyle w:val="Bibliography"/>
        <w:rPr>
          <w:ins w:id="1083" w:author="Sam Lo" w:date="2017-02-02T17:20:00Z"/>
          <w:lang w:val="en-US"/>
          <w:rPrChange w:id="1084" w:author="Sam Lo" w:date="2017-02-02T17:20:00Z">
            <w:rPr>
              <w:ins w:id="1085" w:author="Sam Lo" w:date="2017-02-02T17:20:00Z"/>
              <w:lang w:val="en-US"/>
            </w:rPr>
          </w:rPrChange>
        </w:rPr>
        <w:pPrChange w:id="1086" w:author="Sam Lo" w:date="2017-02-02T17:20:00Z">
          <w:pPr>
            <w:widowControl w:val="0"/>
            <w:autoSpaceDE w:val="0"/>
            <w:autoSpaceDN w:val="0"/>
            <w:adjustRightInd w:val="0"/>
          </w:pPr>
        </w:pPrChange>
      </w:pPr>
      <w:ins w:id="1087" w:author="Sam Lo" w:date="2017-02-02T17:20:00Z">
        <w:r w:rsidRPr="00917EF4">
          <w:rPr>
            <w:lang w:val="en-US"/>
            <w:rPrChange w:id="1088" w:author="Sam Lo" w:date="2017-02-02T17:20:00Z">
              <w:rPr>
                <w:lang w:val="en-US"/>
              </w:rPr>
            </w:rPrChange>
          </w:rPr>
          <w:t>[14]</w:t>
        </w:r>
        <w:r w:rsidRPr="00917EF4">
          <w:rPr>
            <w:lang w:val="en-US"/>
            <w:rPrChange w:id="1089" w:author="Sam Lo" w:date="2017-02-02T17:20:00Z">
              <w:rPr>
                <w:lang w:val="en-US"/>
              </w:rPr>
            </w:rPrChange>
          </w:rPr>
          <w:tab/>
          <w:t xml:space="preserve">‘NASA </w:t>
        </w:r>
        <w:proofErr w:type="spellStart"/>
        <w:r w:rsidRPr="00917EF4">
          <w:rPr>
            <w:lang w:val="en-US"/>
            <w:rPrChange w:id="1090" w:author="Sam Lo" w:date="2017-02-02T17:20:00Z">
              <w:rPr>
                <w:lang w:val="en-US"/>
              </w:rPr>
            </w:rPrChange>
          </w:rPr>
          <w:t>Viz</w:t>
        </w:r>
        <w:proofErr w:type="spellEnd"/>
        <w:r w:rsidRPr="00917EF4">
          <w:rPr>
            <w:lang w:val="en-US"/>
            <w:rPrChange w:id="1091" w:author="Sam Lo" w:date="2017-02-02T17:20:00Z">
              <w:rPr>
                <w:lang w:val="en-US"/>
              </w:rPr>
            </w:rPrChange>
          </w:rPr>
          <w:t xml:space="preserve">: Black Carbon: A Global Presence’. </w:t>
        </w:r>
        <w:proofErr w:type="gramStart"/>
        <w:r w:rsidRPr="00917EF4">
          <w:rPr>
            <w:lang w:val="en-US"/>
            <w:rPrChange w:id="1092" w:author="Sam Lo" w:date="2017-02-02T17:20:00Z">
              <w:rPr>
                <w:lang w:val="en-US"/>
              </w:rPr>
            </w:rPrChange>
          </w:rPr>
          <w:t>[Online].</w:t>
        </w:r>
        <w:proofErr w:type="gramEnd"/>
        <w:r w:rsidRPr="00917EF4">
          <w:rPr>
            <w:lang w:val="en-US"/>
            <w:rPrChange w:id="1093" w:author="Sam Lo" w:date="2017-02-02T17:20:00Z">
              <w:rPr>
                <w:lang w:val="en-US"/>
              </w:rPr>
            </w:rPrChange>
          </w:rPr>
          <w:t xml:space="preserve"> Available: https://svs.gsfc.nasa.gov/3844. [Accessed: 30-Sep-2016].</w:t>
        </w:r>
      </w:ins>
    </w:p>
    <w:p w14:paraId="252C6071" w14:textId="77777777" w:rsidR="00917EF4" w:rsidRPr="00917EF4" w:rsidRDefault="00917EF4" w:rsidP="00917EF4">
      <w:pPr>
        <w:pStyle w:val="Bibliography"/>
        <w:rPr>
          <w:ins w:id="1094" w:author="Sam Lo" w:date="2017-02-02T17:20:00Z"/>
          <w:lang w:val="en-US"/>
          <w:rPrChange w:id="1095" w:author="Sam Lo" w:date="2017-02-02T17:20:00Z">
            <w:rPr>
              <w:ins w:id="1096" w:author="Sam Lo" w:date="2017-02-02T17:20:00Z"/>
              <w:lang w:val="en-US"/>
            </w:rPr>
          </w:rPrChange>
        </w:rPr>
        <w:pPrChange w:id="1097" w:author="Sam Lo" w:date="2017-02-02T17:20:00Z">
          <w:pPr>
            <w:widowControl w:val="0"/>
            <w:autoSpaceDE w:val="0"/>
            <w:autoSpaceDN w:val="0"/>
            <w:adjustRightInd w:val="0"/>
          </w:pPr>
        </w:pPrChange>
      </w:pPr>
      <w:ins w:id="1098" w:author="Sam Lo" w:date="2017-02-02T17:20:00Z">
        <w:r w:rsidRPr="00917EF4">
          <w:rPr>
            <w:lang w:val="en-US"/>
            <w:rPrChange w:id="1099" w:author="Sam Lo" w:date="2017-02-02T17:20:00Z">
              <w:rPr>
                <w:lang w:val="en-US"/>
              </w:rPr>
            </w:rPrChange>
          </w:rPr>
          <w:t>[15]</w:t>
        </w:r>
        <w:r w:rsidRPr="00917EF4">
          <w:rPr>
            <w:lang w:val="en-US"/>
            <w:rPrChange w:id="1100" w:author="Sam Lo" w:date="2017-02-02T17:20:00Z">
              <w:rPr>
                <w:lang w:val="en-US"/>
              </w:rPr>
            </w:rPrChange>
          </w:rPr>
          <w:tab/>
          <w:t xml:space="preserve">G. Bedford and J. H. Thomas, ‘Reaction between ammonia and nitrogen dioxide’. </w:t>
        </w:r>
        <w:proofErr w:type="gramStart"/>
        <w:r w:rsidRPr="00917EF4">
          <w:rPr>
            <w:lang w:val="en-US"/>
            <w:rPrChange w:id="1101" w:author="Sam Lo" w:date="2017-02-02T17:20:00Z">
              <w:rPr>
                <w:lang w:val="en-US"/>
              </w:rPr>
            </w:rPrChange>
          </w:rPr>
          <w:t>[Online].</w:t>
        </w:r>
        <w:proofErr w:type="gramEnd"/>
        <w:r w:rsidRPr="00917EF4">
          <w:rPr>
            <w:lang w:val="en-US"/>
            <w:rPrChange w:id="1102" w:author="Sam Lo" w:date="2017-02-02T17:20:00Z">
              <w:rPr>
                <w:lang w:val="en-US"/>
              </w:rPr>
            </w:rPrChange>
          </w:rPr>
          <w:t xml:space="preserve"> Available: http://pubs.rsc.org.ezproxy1.bath.ac.uk/en/content/articlepdf/1972/f1/f19726802163. [Accessed: 26-Jul-2016].</w:t>
        </w:r>
      </w:ins>
    </w:p>
    <w:p w14:paraId="327C90D7" w14:textId="77777777" w:rsidR="00917EF4" w:rsidRPr="00917EF4" w:rsidRDefault="00917EF4" w:rsidP="00917EF4">
      <w:pPr>
        <w:pStyle w:val="Bibliography"/>
        <w:rPr>
          <w:ins w:id="1103" w:author="Sam Lo" w:date="2017-02-02T17:20:00Z"/>
          <w:lang w:val="en-US"/>
          <w:rPrChange w:id="1104" w:author="Sam Lo" w:date="2017-02-02T17:20:00Z">
            <w:rPr>
              <w:ins w:id="1105" w:author="Sam Lo" w:date="2017-02-02T17:20:00Z"/>
              <w:lang w:val="en-US"/>
            </w:rPr>
          </w:rPrChange>
        </w:rPr>
        <w:pPrChange w:id="1106" w:author="Sam Lo" w:date="2017-02-02T17:20:00Z">
          <w:pPr>
            <w:widowControl w:val="0"/>
            <w:autoSpaceDE w:val="0"/>
            <w:autoSpaceDN w:val="0"/>
            <w:adjustRightInd w:val="0"/>
          </w:pPr>
        </w:pPrChange>
      </w:pPr>
      <w:ins w:id="1107" w:author="Sam Lo" w:date="2017-02-02T17:20:00Z">
        <w:r w:rsidRPr="00917EF4">
          <w:rPr>
            <w:lang w:val="en-US"/>
            <w:rPrChange w:id="1108" w:author="Sam Lo" w:date="2017-02-02T17:20:00Z">
              <w:rPr>
                <w:lang w:val="en-US"/>
              </w:rPr>
            </w:rPrChange>
          </w:rPr>
          <w:t>[16]</w:t>
        </w:r>
        <w:r w:rsidRPr="00917EF4">
          <w:rPr>
            <w:lang w:val="en-US"/>
            <w:rPrChange w:id="1109" w:author="Sam Lo" w:date="2017-02-02T17:20:00Z">
              <w:rPr>
                <w:lang w:val="en-US"/>
              </w:rPr>
            </w:rPrChange>
          </w:rPr>
          <w:tab/>
          <w:t xml:space="preserve">S. E. Bauer, D. Koch, N. Unger, S. M. Metzger, D. T. </w:t>
        </w:r>
        <w:proofErr w:type="spellStart"/>
        <w:r w:rsidRPr="00917EF4">
          <w:rPr>
            <w:lang w:val="en-US"/>
            <w:rPrChange w:id="1110" w:author="Sam Lo" w:date="2017-02-02T17:20:00Z">
              <w:rPr>
                <w:lang w:val="en-US"/>
              </w:rPr>
            </w:rPrChange>
          </w:rPr>
          <w:t>Shindell</w:t>
        </w:r>
        <w:proofErr w:type="spellEnd"/>
        <w:r w:rsidRPr="00917EF4">
          <w:rPr>
            <w:lang w:val="en-US"/>
            <w:rPrChange w:id="1111" w:author="Sam Lo" w:date="2017-02-02T17:20:00Z">
              <w:rPr>
                <w:lang w:val="en-US"/>
              </w:rPr>
            </w:rPrChange>
          </w:rPr>
          <w:t xml:space="preserve">, and D. G. Streets, ‘Nitrate aerosols today and in 2030: a global simulation including aerosols and tropospheric ozone’, </w:t>
        </w:r>
        <w:r w:rsidRPr="00917EF4">
          <w:rPr>
            <w:i/>
            <w:iCs/>
            <w:lang w:val="en-US"/>
            <w:rPrChange w:id="1112" w:author="Sam Lo" w:date="2017-02-02T17:20:00Z">
              <w:rPr>
                <w:i/>
                <w:iCs/>
                <w:lang w:val="en-US"/>
              </w:rPr>
            </w:rPrChange>
          </w:rPr>
          <w:t>Atmospheric Chem. Phys.</w:t>
        </w:r>
        <w:r w:rsidRPr="00917EF4">
          <w:rPr>
            <w:lang w:val="en-US"/>
            <w:rPrChange w:id="1113" w:author="Sam Lo" w:date="2017-02-02T17:20:00Z">
              <w:rPr>
                <w:lang w:val="en-US"/>
              </w:rPr>
            </w:rPrChange>
          </w:rPr>
          <w:t>, vol. 7, no. 19, pp. 5043–5059, 2007.</w:t>
        </w:r>
      </w:ins>
    </w:p>
    <w:p w14:paraId="6FCD4E03" w14:textId="77777777" w:rsidR="00917EF4" w:rsidRPr="00917EF4" w:rsidRDefault="00917EF4" w:rsidP="00917EF4">
      <w:pPr>
        <w:pStyle w:val="Bibliography"/>
        <w:rPr>
          <w:ins w:id="1114" w:author="Sam Lo" w:date="2017-02-02T17:20:00Z"/>
          <w:lang w:val="en-US"/>
          <w:rPrChange w:id="1115" w:author="Sam Lo" w:date="2017-02-02T17:20:00Z">
            <w:rPr>
              <w:ins w:id="1116" w:author="Sam Lo" w:date="2017-02-02T17:20:00Z"/>
              <w:lang w:val="en-US"/>
            </w:rPr>
          </w:rPrChange>
        </w:rPr>
        <w:pPrChange w:id="1117" w:author="Sam Lo" w:date="2017-02-02T17:20:00Z">
          <w:pPr>
            <w:widowControl w:val="0"/>
            <w:autoSpaceDE w:val="0"/>
            <w:autoSpaceDN w:val="0"/>
            <w:adjustRightInd w:val="0"/>
          </w:pPr>
        </w:pPrChange>
      </w:pPr>
      <w:proofErr w:type="gramStart"/>
      <w:ins w:id="1118" w:author="Sam Lo" w:date="2017-02-02T17:20:00Z">
        <w:r w:rsidRPr="00917EF4">
          <w:rPr>
            <w:lang w:val="en-US"/>
            <w:rPrChange w:id="1119" w:author="Sam Lo" w:date="2017-02-02T17:20:00Z">
              <w:rPr>
                <w:lang w:val="en-US"/>
              </w:rPr>
            </w:rPrChange>
          </w:rPr>
          <w:t>[17]</w:t>
        </w:r>
        <w:r w:rsidRPr="00917EF4">
          <w:rPr>
            <w:lang w:val="en-US"/>
            <w:rPrChange w:id="1120" w:author="Sam Lo" w:date="2017-02-02T17:20:00Z">
              <w:rPr>
                <w:lang w:val="en-US"/>
              </w:rPr>
            </w:rPrChange>
          </w:rPr>
          <w:tab/>
          <w:t xml:space="preserve">G. Butcher, United States, and National Aeronautics and Space Administration, </w:t>
        </w:r>
        <w:r w:rsidRPr="00917EF4">
          <w:rPr>
            <w:i/>
            <w:iCs/>
            <w:lang w:val="en-US"/>
            <w:rPrChange w:id="1121" w:author="Sam Lo" w:date="2017-02-02T17:20:00Z">
              <w:rPr>
                <w:i/>
                <w:iCs/>
                <w:lang w:val="en-US"/>
              </w:rPr>
            </w:rPrChange>
          </w:rPr>
          <w:t>Tour of the electromagnetic spectrum</w:t>
        </w:r>
        <w:r w:rsidRPr="00917EF4">
          <w:rPr>
            <w:lang w:val="en-US"/>
            <w:rPrChange w:id="1122" w:author="Sam Lo" w:date="2017-02-02T17:20:00Z">
              <w:rPr>
                <w:lang w:val="en-US"/>
              </w:rPr>
            </w:rPrChange>
          </w:rPr>
          <w:t>.</w:t>
        </w:r>
        <w:proofErr w:type="gramEnd"/>
        <w:r w:rsidRPr="00917EF4">
          <w:rPr>
            <w:lang w:val="en-US"/>
            <w:rPrChange w:id="1123" w:author="Sam Lo" w:date="2017-02-02T17:20:00Z">
              <w:rPr>
                <w:lang w:val="en-US"/>
              </w:rPr>
            </w:rPrChange>
          </w:rPr>
          <w:t xml:space="preserve"> 2016.</w:t>
        </w:r>
      </w:ins>
    </w:p>
    <w:p w14:paraId="3236B4FD" w14:textId="77777777" w:rsidR="00917EF4" w:rsidRPr="00917EF4" w:rsidRDefault="00917EF4" w:rsidP="00917EF4">
      <w:pPr>
        <w:pStyle w:val="Bibliography"/>
        <w:rPr>
          <w:ins w:id="1124" w:author="Sam Lo" w:date="2017-02-02T17:20:00Z"/>
          <w:lang w:val="en-US"/>
          <w:rPrChange w:id="1125" w:author="Sam Lo" w:date="2017-02-02T17:20:00Z">
            <w:rPr>
              <w:ins w:id="1126" w:author="Sam Lo" w:date="2017-02-02T17:20:00Z"/>
              <w:lang w:val="en-US"/>
            </w:rPr>
          </w:rPrChange>
        </w:rPr>
        <w:pPrChange w:id="1127" w:author="Sam Lo" w:date="2017-02-02T17:20:00Z">
          <w:pPr>
            <w:widowControl w:val="0"/>
            <w:autoSpaceDE w:val="0"/>
            <w:autoSpaceDN w:val="0"/>
            <w:adjustRightInd w:val="0"/>
          </w:pPr>
        </w:pPrChange>
      </w:pPr>
      <w:ins w:id="1128" w:author="Sam Lo" w:date="2017-02-02T17:20:00Z">
        <w:r w:rsidRPr="00917EF4">
          <w:rPr>
            <w:lang w:val="en-US"/>
            <w:rPrChange w:id="1129" w:author="Sam Lo" w:date="2017-02-02T17:20:00Z">
              <w:rPr>
                <w:lang w:val="en-US"/>
              </w:rPr>
            </w:rPrChange>
          </w:rPr>
          <w:t>[18]</w:t>
        </w:r>
        <w:r w:rsidRPr="00917EF4">
          <w:rPr>
            <w:lang w:val="en-US"/>
            <w:rPrChange w:id="1130" w:author="Sam Lo" w:date="2017-02-02T17:20:00Z">
              <w:rPr>
                <w:lang w:val="en-US"/>
              </w:rPr>
            </w:rPrChange>
          </w:rPr>
          <w:tab/>
          <w:t xml:space="preserve">K. N. </w:t>
        </w:r>
        <w:proofErr w:type="spellStart"/>
        <w:r w:rsidRPr="00917EF4">
          <w:rPr>
            <w:lang w:val="en-US"/>
            <w:rPrChange w:id="1131" w:author="Sam Lo" w:date="2017-02-02T17:20:00Z">
              <w:rPr>
                <w:lang w:val="en-US"/>
              </w:rPr>
            </w:rPrChange>
          </w:rPr>
          <w:t>Liou</w:t>
        </w:r>
        <w:proofErr w:type="spellEnd"/>
        <w:r w:rsidRPr="00917EF4">
          <w:rPr>
            <w:lang w:val="en-US"/>
            <w:rPrChange w:id="1132" w:author="Sam Lo" w:date="2017-02-02T17:20:00Z">
              <w:rPr>
                <w:lang w:val="en-US"/>
              </w:rPr>
            </w:rPrChange>
          </w:rPr>
          <w:t xml:space="preserve">, ‘Absorption and Scattering of Solar Radiation in the Atmosphere’, in </w:t>
        </w:r>
        <w:r w:rsidRPr="00917EF4">
          <w:rPr>
            <w:i/>
            <w:iCs/>
            <w:lang w:val="en-US"/>
            <w:rPrChange w:id="1133" w:author="Sam Lo" w:date="2017-02-02T17:20:00Z">
              <w:rPr>
                <w:i/>
                <w:iCs/>
                <w:lang w:val="en-US"/>
              </w:rPr>
            </w:rPrChange>
          </w:rPr>
          <w:t>Introduction of Atmospheric Radiation</w:t>
        </w:r>
        <w:r w:rsidRPr="00917EF4">
          <w:rPr>
            <w:lang w:val="en-US"/>
            <w:rPrChange w:id="1134" w:author="Sam Lo" w:date="2017-02-02T17:20:00Z">
              <w:rPr>
                <w:lang w:val="en-US"/>
              </w:rPr>
            </w:rPrChange>
          </w:rPr>
          <w:t>, 2nd ed., Elsevier, pp. 65–116.</w:t>
        </w:r>
      </w:ins>
    </w:p>
    <w:p w14:paraId="77CA16F6" w14:textId="77777777" w:rsidR="00917EF4" w:rsidRPr="00917EF4" w:rsidRDefault="00917EF4" w:rsidP="00917EF4">
      <w:pPr>
        <w:pStyle w:val="Bibliography"/>
        <w:rPr>
          <w:ins w:id="1135" w:author="Sam Lo" w:date="2017-02-02T17:20:00Z"/>
          <w:lang w:val="en-US"/>
          <w:rPrChange w:id="1136" w:author="Sam Lo" w:date="2017-02-02T17:20:00Z">
            <w:rPr>
              <w:ins w:id="1137" w:author="Sam Lo" w:date="2017-02-02T17:20:00Z"/>
              <w:lang w:val="en-US"/>
            </w:rPr>
          </w:rPrChange>
        </w:rPr>
        <w:pPrChange w:id="1138" w:author="Sam Lo" w:date="2017-02-02T17:20:00Z">
          <w:pPr>
            <w:widowControl w:val="0"/>
            <w:autoSpaceDE w:val="0"/>
            <w:autoSpaceDN w:val="0"/>
            <w:adjustRightInd w:val="0"/>
          </w:pPr>
        </w:pPrChange>
      </w:pPr>
      <w:ins w:id="1139" w:author="Sam Lo" w:date="2017-02-02T17:20:00Z">
        <w:r w:rsidRPr="00917EF4">
          <w:rPr>
            <w:lang w:val="en-US"/>
            <w:rPrChange w:id="1140" w:author="Sam Lo" w:date="2017-02-02T17:20:00Z">
              <w:rPr>
                <w:lang w:val="en-US"/>
              </w:rPr>
            </w:rPrChange>
          </w:rPr>
          <w:t>[19]</w:t>
        </w:r>
        <w:r w:rsidRPr="00917EF4">
          <w:rPr>
            <w:lang w:val="en-US"/>
            <w:rPrChange w:id="1141" w:author="Sam Lo" w:date="2017-02-02T17:20:00Z">
              <w:rPr>
                <w:lang w:val="en-US"/>
              </w:rPr>
            </w:rPrChange>
          </w:rPr>
          <w:tab/>
        </w:r>
        <w:proofErr w:type="spellStart"/>
        <w:r w:rsidRPr="00917EF4">
          <w:rPr>
            <w:lang w:val="en-US"/>
            <w:rPrChange w:id="1142" w:author="Sam Lo" w:date="2017-02-02T17:20:00Z">
              <w:rPr>
                <w:lang w:val="en-US"/>
              </w:rPr>
            </w:rPrChange>
          </w:rPr>
          <w:t>Jedol</w:t>
        </w:r>
        <w:proofErr w:type="spellEnd"/>
        <w:r w:rsidRPr="00917EF4">
          <w:rPr>
            <w:lang w:val="en-US"/>
            <w:rPrChange w:id="1143" w:author="Sam Lo" w:date="2017-02-02T17:20:00Z">
              <w:rPr>
                <w:lang w:val="en-US"/>
              </w:rPr>
            </w:rPrChange>
          </w:rPr>
          <w:t xml:space="preserve"> </w:t>
        </w:r>
        <w:proofErr w:type="spellStart"/>
        <w:r w:rsidRPr="00917EF4">
          <w:rPr>
            <w:lang w:val="en-US"/>
            <w:rPrChange w:id="1144" w:author="Sam Lo" w:date="2017-02-02T17:20:00Z">
              <w:rPr>
                <w:lang w:val="en-US"/>
              </w:rPr>
            </w:rPrChange>
          </w:rPr>
          <w:t>Dayou</w:t>
        </w:r>
        <w:proofErr w:type="spellEnd"/>
        <w:r w:rsidRPr="00917EF4">
          <w:rPr>
            <w:lang w:val="en-US"/>
            <w:rPrChange w:id="1145" w:author="Sam Lo" w:date="2017-02-02T17:20:00Z">
              <w:rPr>
                <w:lang w:val="en-US"/>
              </w:rPr>
            </w:rPrChange>
          </w:rPr>
          <w:t xml:space="preserve">, Jackson </w:t>
        </w:r>
        <w:proofErr w:type="spellStart"/>
        <w:r w:rsidRPr="00917EF4">
          <w:rPr>
            <w:lang w:val="en-US"/>
            <w:rPrChange w:id="1146" w:author="Sam Lo" w:date="2017-02-02T17:20:00Z">
              <w:rPr>
                <w:lang w:val="en-US"/>
              </w:rPr>
            </w:rPrChange>
          </w:rPr>
          <w:t>Hian</w:t>
        </w:r>
        <w:proofErr w:type="spellEnd"/>
        <w:r w:rsidRPr="00917EF4">
          <w:rPr>
            <w:lang w:val="en-US"/>
            <w:rPrChange w:id="1147" w:author="Sam Lo" w:date="2017-02-02T17:20:00Z">
              <w:rPr>
                <w:lang w:val="en-US"/>
              </w:rPr>
            </w:rPrChange>
          </w:rPr>
          <w:t xml:space="preserve"> </w:t>
        </w:r>
        <w:proofErr w:type="spellStart"/>
        <w:r w:rsidRPr="00917EF4">
          <w:rPr>
            <w:lang w:val="en-US"/>
            <w:rPrChange w:id="1148" w:author="Sam Lo" w:date="2017-02-02T17:20:00Z">
              <w:rPr>
                <w:lang w:val="en-US"/>
              </w:rPr>
            </w:rPrChange>
          </w:rPr>
          <w:t>Wui</w:t>
        </w:r>
        <w:proofErr w:type="spellEnd"/>
        <w:r w:rsidRPr="00917EF4">
          <w:rPr>
            <w:lang w:val="en-US"/>
            <w:rPrChange w:id="1149" w:author="Sam Lo" w:date="2017-02-02T17:20:00Z">
              <w:rPr>
                <w:lang w:val="en-US"/>
              </w:rPr>
            </w:rPrChange>
          </w:rPr>
          <w:t xml:space="preserve"> Chang, and Justin </w:t>
        </w:r>
        <w:proofErr w:type="spellStart"/>
        <w:r w:rsidRPr="00917EF4">
          <w:rPr>
            <w:lang w:val="en-US"/>
            <w:rPrChange w:id="1150" w:author="Sam Lo" w:date="2017-02-02T17:20:00Z">
              <w:rPr>
                <w:lang w:val="en-US"/>
              </w:rPr>
            </w:rPrChange>
          </w:rPr>
          <w:t>Sentian</w:t>
        </w:r>
        <w:proofErr w:type="spellEnd"/>
        <w:r w:rsidRPr="00917EF4">
          <w:rPr>
            <w:lang w:val="en-US"/>
            <w:rPrChange w:id="1151" w:author="Sam Lo" w:date="2017-02-02T17:20:00Z">
              <w:rPr>
                <w:lang w:val="en-US"/>
              </w:rPr>
            </w:rPrChange>
          </w:rPr>
          <w:t xml:space="preserve">, ‘Ground-based Aerosol Optical Depth Measurements’, in </w:t>
        </w:r>
        <w:r w:rsidRPr="00917EF4">
          <w:rPr>
            <w:i/>
            <w:iCs/>
            <w:lang w:val="en-US"/>
            <w:rPrChange w:id="1152" w:author="Sam Lo" w:date="2017-02-02T17:20:00Z">
              <w:rPr>
                <w:i/>
                <w:iCs/>
                <w:lang w:val="en-US"/>
              </w:rPr>
            </w:rPrChange>
          </w:rPr>
          <w:t xml:space="preserve">Ground-Based Aerosol Optical Depth Measurements Using </w:t>
        </w:r>
        <w:proofErr w:type="spellStart"/>
        <w:r w:rsidRPr="00917EF4">
          <w:rPr>
            <w:i/>
            <w:iCs/>
            <w:lang w:val="en-US"/>
            <w:rPrChange w:id="1153" w:author="Sam Lo" w:date="2017-02-02T17:20:00Z">
              <w:rPr>
                <w:i/>
                <w:iCs/>
                <w:lang w:val="en-US"/>
              </w:rPr>
            </w:rPrChange>
          </w:rPr>
          <w:t>Sunphotometers</w:t>
        </w:r>
        <w:proofErr w:type="spellEnd"/>
        <w:r w:rsidRPr="00917EF4">
          <w:rPr>
            <w:lang w:val="en-US"/>
            <w:rPrChange w:id="1154" w:author="Sam Lo" w:date="2017-02-02T17:20:00Z">
              <w:rPr>
                <w:lang w:val="en-US"/>
              </w:rPr>
            </w:rPrChange>
          </w:rPr>
          <w:t>, Springer, pp. 9–29.</w:t>
        </w:r>
      </w:ins>
    </w:p>
    <w:p w14:paraId="1EDFDF65" w14:textId="77777777" w:rsidR="00917EF4" w:rsidRPr="00917EF4" w:rsidRDefault="00917EF4" w:rsidP="00917EF4">
      <w:pPr>
        <w:pStyle w:val="Bibliography"/>
        <w:rPr>
          <w:ins w:id="1155" w:author="Sam Lo" w:date="2017-02-02T17:20:00Z"/>
          <w:lang w:val="en-US"/>
          <w:rPrChange w:id="1156" w:author="Sam Lo" w:date="2017-02-02T17:20:00Z">
            <w:rPr>
              <w:ins w:id="1157" w:author="Sam Lo" w:date="2017-02-02T17:20:00Z"/>
              <w:lang w:val="en-US"/>
            </w:rPr>
          </w:rPrChange>
        </w:rPr>
        <w:pPrChange w:id="1158" w:author="Sam Lo" w:date="2017-02-02T17:20:00Z">
          <w:pPr>
            <w:widowControl w:val="0"/>
            <w:autoSpaceDE w:val="0"/>
            <w:autoSpaceDN w:val="0"/>
            <w:adjustRightInd w:val="0"/>
          </w:pPr>
        </w:pPrChange>
      </w:pPr>
      <w:ins w:id="1159" w:author="Sam Lo" w:date="2017-02-02T17:20:00Z">
        <w:r w:rsidRPr="00917EF4">
          <w:rPr>
            <w:lang w:val="en-US"/>
            <w:rPrChange w:id="1160" w:author="Sam Lo" w:date="2017-02-02T17:20:00Z">
              <w:rPr>
                <w:lang w:val="en-US"/>
              </w:rPr>
            </w:rPrChange>
          </w:rPr>
          <w:t>[20]</w:t>
        </w:r>
        <w:r w:rsidRPr="00917EF4">
          <w:rPr>
            <w:lang w:val="en-US"/>
            <w:rPrChange w:id="1161" w:author="Sam Lo" w:date="2017-02-02T17:20:00Z">
              <w:rPr>
                <w:lang w:val="en-US"/>
              </w:rPr>
            </w:rPrChange>
          </w:rPr>
          <w:tab/>
          <w:t xml:space="preserve">I. </w:t>
        </w:r>
        <w:proofErr w:type="spellStart"/>
        <w:r w:rsidRPr="00917EF4">
          <w:rPr>
            <w:lang w:val="en-US"/>
            <w:rPrChange w:id="1162" w:author="Sam Lo" w:date="2017-02-02T17:20:00Z">
              <w:rPr>
                <w:lang w:val="en-US"/>
              </w:rPr>
            </w:rPrChange>
          </w:rPr>
          <w:t>Reda</w:t>
        </w:r>
        <w:proofErr w:type="spellEnd"/>
        <w:r w:rsidRPr="00917EF4">
          <w:rPr>
            <w:lang w:val="en-US"/>
            <w:rPrChange w:id="1163" w:author="Sam Lo" w:date="2017-02-02T17:20:00Z">
              <w:rPr>
                <w:lang w:val="en-US"/>
              </w:rPr>
            </w:rPrChange>
          </w:rPr>
          <w:t xml:space="preserve"> and A. Andreas, ‘Solar position algorithm for solar radiation applications’, </w:t>
        </w:r>
        <w:r w:rsidRPr="00917EF4">
          <w:rPr>
            <w:i/>
            <w:iCs/>
            <w:lang w:val="en-US"/>
            <w:rPrChange w:id="1164" w:author="Sam Lo" w:date="2017-02-02T17:20:00Z">
              <w:rPr>
                <w:i/>
                <w:iCs/>
                <w:lang w:val="en-US"/>
              </w:rPr>
            </w:rPrChange>
          </w:rPr>
          <w:t>Sol. Energy</w:t>
        </w:r>
        <w:r w:rsidRPr="00917EF4">
          <w:rPr>
            <w:lang w:val="en-US"/>
            <w:rPrChange w:id="1165" w:author="Sam Lo" w:date="2017-02-02T17:20:00Z">
              <w:rPr>
                <w:lang w:val="en-US"/>
              </w:rPr>
            </w:rPrChange>
          </w:rPr>
          <w:t>, vol. 76, no. 5, pp. 577–589, 2004.</w:t>
        </w:r>
      </w:ins>
    </w:p>
    <w:p w14:paraId="0D89DB45" w14:textId="77777777" w:rsidR="00917EF4" w:rsidRPr="00917EF4" w:rsidRDefault="00917EF4" w:rsidP="00917EF4">
      <w:pPr>
        <w:pStyle w:val="Bibliography"/>
        <w:rPr>
          <w:ins w:id="1166" w:author="Sam Lo" w:date="2017-02-02T17:20:00Z"/>
          <w:lang w:val="en-US"/>
          <w:rPrChange w:id="1167" w:author="Sam Lo" w:date="2017-02-02T17:20:00Z">
            <w:rPr>
              <w:ins w:id="1168" w:author="Sam Lo" w:date="2017-02-02T17:20:00Z"/>
              <w:lang w:val="en-US"/>
            </w:rPr>
          </w:rPrChange>
        </w:rPr>
        <w:pPrChange w:id="1169" w:author="Sam Lo" w:date="2017-02-02T17:20:00Z">
          <w:pPr>
            <w:widowControl w:val="0"/>
            <w:autoSpaceDE w:val="0"/>
            <w:autoSpaceDN w:val="0"/>
            <w:adjustRightInd w:val="0"/>
          </w:pPr>
        </w:pPrChange>
      </w:pPr>
      <w:ins w:id="1170" w:author="Sam Lo" w:date="2017-02-02T17:20:00Z">
        <w:r w:rsidRPr="00917EF4">
          <w:rPr>
            <w:lang w:val="en-US"/>
            <w:rPrChange w:id="1171" w:author="Sam Lo" w:date="2017-02-02T17:20:00Z">
              <w:rPr>
                <w:lang w:val="en-US"/>
              </w:rPr>
            </w:rPrChange>
          </w:rPr>
          <w:t>[21]</w:t>
        </w:r>
        <w:r w:rsidRPr="00917EF4">
          <w:rPr>
            <w:lang w:val="en-US"/>
            <w:rPrChange w:id="1172" w:author="Sam Lo" w:date="2017-02-02T17:20:00Z">
              <w:rPr>
                <w:lang w:val="en-US"/>
              </w:rPr>
            </w:rPrChange>
          </w:rPr>
          <w:tab/>
          <w:t xml:space="preserve">M. Blanco-Muriel, D. C. </w:t>
        </w:r>
        <w:proofErr w:type="spellStart"/>
        <w:r w:rsidRPr="00917EF4">
          <w:rPr>
            <w:lang w:val="en-US"/>
            <w:rPrChange w:id="1173" w:author="Sam Lo" w:date="2017-02-02T17:20:00Z">
              <w:rPr>
                <w:lang w:val="en-US"/>
              </w:rPr>
            </w:rPrChange>
          </w:rPr>
          <w:t>Alarcón</w:t>
        </w:r>
        <w:proofErr w:type="spellEnd"/>
        <w:r w:rsidRPr="00917EF4">
          <w:rPr>
            <w:lang w:val="en-US"/>
            <w:rPrChange w:id="1174" w:author="Sam Lo" w:date="2017-02-02T17:20:00Z">
              <w:rPr>
                <w:lang w:val="en-US"/>
              </w:rPr>
            </w:rPrChange>
          </w:rPr>
          <w:t xml:space="preserve">-Padilla, T. </w:t>
        </w:r>
        <w:proofErr w:type="spellStart"/>
        <w:r w:rsidRPr="00917EF4">
          <w:rPr>
            <w:lang w:val="en-US"/>
            <w:rPrChange w:id="1175" w:author="Sam Lo" w:date="2017-02-02T17:20:00Z">
              <w:rPr>
                <w:lang w:val="en-US"/>
              </w:rPr>
            </w:rPrChange>
          </w:rPr>
          <w:t>López-Moratalla</w:t>
        </w:r>
        <w:proofErr w:type="spellEnd"/>
        <w:r w:rsidRPr="00917EF4">
          <w:rPr>
            <w:lang w:val="en-US"/>
            <w:rPrChange w:id="1176" w:author="Sam Lo" w:date="2017-02-02T17:20:00Z">
              <w:rPr>
                <w:lang w:val="en-US"/>
              </w:rPr>
            </w:rPrChange>
          </w:rPr>
          <w:t>, and M. Lara-</w:t>
        </w:r>
        <w:proofErr w:type="spellStart"/>
        <w:r w:rsidRPr="00917EF4">
          <w:rPr>
            <w:lang w:val="en-US"/>
            <w:rPrChange w:id="1177" w:author="Sam Lo" w:date="2017-02-02T17:20:00Z">
              <w:rPr>
                <w:lang w:val="en-US"/>
              </w:rPr>
            </w:rPrChange>
          </w:rPr>
          <w:t>Coira</w:t>
        </w:r>
        <w:proofErr w:type="spellEnd"/>
        <w:r w:rsidRPr="00917EF4">
          <w:rPr>
            <w:lang w:val="en-US"/>
            <w:rPrChange w:id="1178" w:author="Sam Lo" w:date="2017-02-02T17:20:00Z">
              <w:rPr>
                <w:lang w:val="en-US"/>
              </w:rPr>
            </w:rPrChange>
          </w:rPr>
          <w:t xml:space="preserve">, ‘Computing the solar vector’, </w:t>
        </w:r>
        <w:r w:rsidRPr="00917EF4">
          <w:rPr>
            <w:i/>
            <w:iCs/>
            <w:lang w:val="en-US"/>
            <w:rPrChange w:id="1179" w:author="Sam Lo" w:date="2017-02-02T17:20:00Z">
              <w:rPr>
                <w:i/>
                <w:iCs/>
                <w:lang w:val="en-US"/>
              </w:rPr>
            </w:rPrChange>
          </w:rPr>
          <w:t>Sol. Energy</w:t>
        </w:r>
        <w:r w:rsidRPr="00917EF4">
          <w:rPr>
            <w:lang w:val="en-US"/>
            <w:rPrChange w:id="1180" w:author="Sam Lo" w:date="2017-02-02T17:20:00Z">
              <w:rPr>
                <w:lang w:val="en-US"/>
              </w:rPr>
            </w:rPrChange>
          </w:rPr>
          <w:t>, vol. 70, no. 5, pp. 431–441, 2001.</w:t>
        </w:r>
      </w:ins>
    </w:p>
    <w:p w14:paraId="7CAD94AB" w14:textId="77777777" w:rsidR="00917EF4" w:rsidRPr="00917EF4" w:rsidRDefault="00917EF4" w:rsidP="00917EF4">
      <w:pPr>
        <w:pStyle w:val="Bibliography"/>
        <w:rPr>
          <w:ins w:id="1181" w:author="Sam Lo" w:date="2017-02-02T17:20:00Z"/>
          <w:lang w:val="en-US"/>
          <w:rPrChange w:id="1182" w:author="Sam Lo" w:date="2017-02-02T17:20:00Z">
            <w:rPr>
              <w:ins w:id="1183" w:author="Sam Lo" w:date="2017-02-02T17:20:00Z"/>
              <w:lang w:val="en-US"/>
            </w:rPr>
          </w:rPrChange>
        </w:rPr>
        <w:pPrChange w:id="1184" w:author="Sam Lo" w:date="2017-02-02T17:20:00Z">
          <w:pPr>
            <w:widowControl w:val="0"/>
            <w:autoSpaceDE w:val="0"/>
            <w:autoSpaceDN w:val="0"/>
            <w:adjustRightInd w:val="0"/>
          </w:pPr>
        </w:pPrChange>
      </w:pPr>
      <w:ins w:id="1185" w:author="Sam Lo" w:date="2017-02-02T17:20:00Z">
        <w:r w:rsidRPr="00917EF4">
          <w:rPr>
            <w:lang w:val="en-US"/>
            <w:rPrChange w:id="1186" w:author="Sam Lo" w:date="2017-02-02T17:20:00Z">
              <w:rPr>
                <w:lang w:val="en-US"/>
              </w:rPr>
            </w:rPrChange>
          </w:rPr>
          <w:t>[22]</w:t>
        </w:r>
        <w:r w:rsidRPr="00917EF4">
          <w:rPr>
            <w:lang w:val="en-US"/>
            <w:rPrChange w:id="1187" w:author="Sam Lo" w:date="2017-02-02T17:20:00Z">
              <w:rPr>
                <w:lang w:val="en-US"/>
              </w:rPr>
            </w:rPrChange>
          </w:rPr>
          <w:tab/>
        </w:r>
        <w:proofErr w:type="gramStart"/>
        <w:r w:rsidRPr="00917EF4">
          <w:rPr>
            <w:lang w:val="en-US"/>
            <w:rPrChange w:id="1188" w:author="Sam Lo" w:date="2017-02-02T17:20:00Z">
              <w:rPr>
                <w:lang w:val="en-US"/>
              </w:rPr>
            </w:rPrChange>
          </w:rPr>
          <w:t xml:space="preserve">J. A. Augustine, J. J. </w:t>
        </w:r>
        <w:proofErr w:type="spellStart"/>
        <w:r w:rsidRPr="00917EF4">
          <w:rPr>
            <w:lang w:val="en-US"/>
            <w:rPrChange w:id="1189" w:author="Sam Lo" w:date="2017-02-02T17:20:00Z">
              <w:rPr>
                <w:lang w:val="en-US"/>
              </w:rPr>
            </w:rPrChange>
          </w:rPr>
          <w:t>Michalsky</w:t>
        </w:r>
        <w:proofErr w:type="spellEnd"/>
        <w:r w:rsidRPr="00917EF4">
          <w:rPr>
            <w:lang w:val="en-US"/>
            <w:rPrChange w:id="1190" w:author="Sam Lo" w:date="2017-02-02T17:20:00Z">
              <w:rPr>
                <w:lang w:val="en-US"/>
              </w:rPr>
            </w:rPrChange>
          </w:rPr>
          <w:t>, and G. B. Hodges, ‘P4.</w:t>
        </w:r>
        <w:proofErr w:type="gramEnd"/>
        <w:r w:rsidRPr="00917EF4">
          <w:rPr>
            <w:lang w:val="en-US"/>
            <w:rPrChange w:id="1191" w:author="Sam Lo" w:date="2017-02-02T17:20:00Z">
              <w:rPr>
                <w:lang w:val="en-US"/>
              </w:rPr>
            </w:rPrChange>
          </w:rPr>
          <w:t xml:space="preserve"> 35 AN AEROSOL OPTICAL DEPTH PRODUCT FOR NOAA’S SURFRAD NETWORK’.</w:t>
        </w:r>
      </w:ins>
    </w:p>
    <w:p w14:paraId="2A2D6393" w14:textId="77777777" w:rsidR="00917EF4" w:rsidRPr="00917EF4" w:rsidRDefault="00917EF4" w:rsidP="00917EF4">
      <w:pPr>
        <w:pStyle w:val="Bibliography"/>
        <w:rPr>
          <w:ins w:id="1192" w:author="Sam Lo" w:date="2017-02-02T17:20:00Z"/>
          <w:lang w:val="en-US"/>
          <w:rPrChange w:id="1193" w:author="Sam Lo" w:date="2017-02-02T17:20:00Z">
            <w:rPr>
              <w:ins w:id="1194" w:author="Sam Lo" w:date="2017-02-02T17:20:00Z"/>
              <w:lang w:val="en-US"/>
            </w:rPr>
          </w:rPrChange>
        </w:rPr>
        <w:pPrChange w:id="1195" w:author="Sam Lo" w:date="2017-02-02T17:20:00Z">
          <w:pPr>
            <w:widowControl w:val="0"/>
            <w:autoSpaceDE w:val="0"/>
            <w:autoSpaceDN w:val="0"/>
            <w:adjustRightInd w:val="0"/>
          </w:pPr>
        </w:pPrChange>
      </w:pPr>
      <w:ins w:id="1196" w:author="Sam Lo" w:date="2017-02-02T17:20:00Z">
        <w:r w:rsidRPr="00917EF4">
          <w:rPr>
            <w:lang w:val="en-US"/>
            <w:rPrChange w:id="1197" w:author="Sam Lo" w:date="2017-02-02T17:20:00Z">
              <w:rPr>
                <w:lang w:val="en-US"/>
              </w:rPr>
            </w:rPrChange>
          </w:rPr>
          <w:t>[23]</w:t>
        </w:r>
        <w:r w:rsidRPr="00917EF4">
          <w:rPr>
            <w:lang w:val="en-US"/>
            <w:rPrChange w:id="1198" w:author="Sam Lo" w:date="2017-02-02T17:20:00Z">
              <w:rPr>
                <w:lang w:val="en-US"/>
              </w:rPr>
            </w:rPrChange>
          </w:rPr>
          <w:tab/>
        </w:r>
        <w:proofErr w:type="spellStart"/>
        <w:r w:rsidRPr="00917EF4">
          <w:rPr>
            <w:lang w:val="en-US"/>
            <w:rPrChange w:id="1199" w:author="Sam Lo" w:date="2017-02-02T17:20:00Z">
              <w:rPr>
                <w:lang w:val="en-US"/>
              </w:rPr>
            </w:rPrChange>
          </w:rPr>
          <w:t>Jedol</w:t>
        </w:r>
        <w:proofErr w:type="spellEnd"/>
        <w:r w:rsidRPr="00917EF4">
          <w:rPr>
            <w:lang w:val="en-US"/>
            <w:rPrChange w:id="1200" w:author="Sam Lo" w:date="2017-02-02T17:20:00Z">
              <w:rPr>
                <w:lang w:val="en-US"/>
              </w:rPr>
            </w:rPrChange>
          </w:rPr>
          <w:t xml:space="preserve"> </w:t>
        </w:r>
        <w:proofErr w:type="spellStart"/>
        <w:r w:rsidRPr="00917EF4">
          <w:rPr>
            <w:lang w:val="en-US"/>
            <w:rPrChange w:id="1201" w:author="Sam Lo" w:date="2017-02-02T17:20:00Z">
              <w:rPr>
                <w:lang w:val="en-US"/>
              </w:rPr>
            </w:rPrChange>
          </w:rPr>
          <w:t>Dayou</w:t>
        </w:r>
        <w:proofErr w:type="spellEnd"/>
        <w:r w:rsidRPr="00917EF4">
          <w:rPr>
            <w:lang w:val="en-US"/>
            <w:rPrChange w:id="1202" w:author="Sam Lo" w:date="2017-02-02T17:20:00Z">
              <w:rPr>
                <w:lang w:val="en-US"/>
              </w:rPr>
            </w:rPrChange>
          </w:rPr>
          <w:t xml:space="preserve">, Jackson </w:t>
        </w:r>
        <w:proofErr w:type="spellStart"/>
        <w:r w:rsidRPr="00917EF4">
          <w:rPr>
            <w:lang w:val="en-US"/>
            <w:rPrChange w:id="1203" w:author="Sam Lo" w:date="2017-02-02T17:20:00Z">
              <w:rPr>
                <w:lang w:val="en-US"/>
              </w:rPr>
            </w:rPrChange>
          </w:rPr>
          <w:t>Hian</w:t>
        </w:r>
        <w:proofErr w:type="spellEnd"/>
        <w:r w:rsidRPr="00917EF4">
          <w:rPr>
            <w:lang w:val="en-US"/>
            <w:rPrChange w:id="1204" w:author="Sam Lo" w:date="2017-02-02T17:20:00Z">
              <w:rPr>
                <w:lang w:val="en-US"/>
              </w:rPr>
            </w:rPrChange>
          </w:rPr>
          <w:t xml:space="preserve"> </w:t>
        </w:r>
        <w:proofErr w:type="spellStart"/>
        <w:r w:rsidRPr="00917EF4">
          <w:rPr>
            <w:lang w:val="en-US"/>
            <w:rPrChange w:id="1205" w:author="Sam Lo" w:date="2017-02-02T17:20:00Z">
              <w:rPr>
                <w:lang w:val="en-US"/>
              </w:rPr>
            </w:rPrChange>
          </w:rPr>
          <w:t>Wui</w:t>
        </w:r>
        <w:proofErr w:type="spellEnd"/>
        <w:r w:rsidRPr="00917EF4">
          <w:rPr>
            <w:lang w:val="en-US"/>
            <w:rPrChange w:id="1206" w:author="Sam Lo" w:date="2017-02-02T17:20:00Z">
              <w:rPr>
                <w:lang w:val="en-US"/>
              </w:rPr>
            </w:rPrChange>
          </w:rPr>
          <w:t xml:space="preserve"> Chang, and Justin </w:t>
        </w:r>
        <w:proofErr w:type="spellStart"/>
        <w:r w:rsidRPr="00917EF4">
          <w:rPr>
            <w:lang w:val="en-US"/>
            <w:rPrChange w:id="1207" w:author="Sam Lo" w:date="2017-02-02T17:20:00Z">
              <w:rPr>
                <w:lang w:val="en-US"/>
              </w:rPr>
            </w:rPrChange>
          </w:rPr>
          <w:t>Sentian</w:t>
        </w:r>
        <w:proofErr w:type="spellEnd"/>
        <w:r w:rsidRPr="00917EF4">
          <w:rPr>
            <w:lang w:val="en-US"/>
            <w:rPrChange w:id="1208" w:author="Sam Lo" w:date="2017-02-02T17:20:00Z">
              <w:rPr>
                <w:lang w:val="en-US"/>
              </w:rPr>
            </w:rPrChange>
          </w:rPr>
          <w:t xml:space="preserve">, ‘Chapter 3 - Near-Sea-Level Langley Calibration Algorithm’, in </w:t>
        </w:r>
        <w:r w:rsidRPr="00917EF4">
          <w:rPr>
            <w:i/>
            <w:iCs/>
            <w:lang w:val="en-US"/>
            <w:rPrChange w:id="1209" w:author="Sam Lo" w:date="2017-02-02T17:20:00Z">
              <w:rPr>
                <w:i/>
                <w:iCs/>
                <w:lang w:val="en-US"/>
              </w:rPr>
            </w:rPrChange>
          </w:rPr>
          <w:t>Ground-based Aerosol Optical Depth Measurement</w:t>
        </w:r>
        <w:r w:rsidRPr="00917EF4">
          <w:rPr>
            <w:lang w:val="en-US"/>
            <w:rPrChange w:id="1210" w:author="Sam Lo" w:date="2017-02-02T17:20:00Z">
              <w:rPr>
                <w:lang w:val="en-US"/>
              </w:rPr>
            </w:rPrChange>
          </w:rPr>
          <w:t>, pp. 31–37.</w:t>
        </w:r>
      </w:ins>
    </w:p>
    <w:p w14:paraId="2A51D732" w14:textId="77777777" w:rsidR="00917EF4" w:rsidRPr="00917EF4" w:rsidRDefault="00917EF4" w:rsidP="00917EF4">
      <w:pPr>
        <w:pStyle w:val="Bibliography"/>
        <w:rPr>
          <w:ins w:id="1211" w:author="Sam Lo" w:date="2017-02-02T17:20:00Z"/>
          <w:lang w:val="en-US"/>
          <w:rPrChange w:id="1212" w:author="Sam Lo" w:date="2017-02-02T17:20:00Z">
            <w:rPr>
              <w:ins w:id="1213" w:author="Sam Lo" w:date="2017-02-02T17:20:00Z"/>
              <w:lang w:val="en-US"/>
            </w:rPr>
          </w:rPrChange>
        </w:rPr>
        <w:pPrChange w:id="1214" w:author="Sam Lo" w:date="2017-02-02T17:20:00Z">
          <w:pPr>
            <w:widowControl w:val="0"/>
            <w:autoSpaceDE w:val="0"/>
            <w:autoSpaceDN w:val="0"/>
            <w:adjustRightInd w:val="0"/>
          </w:pPr>
        </w:pPrChange>
      </w:pPr>
      <w:proofErr w:type="gramStart"/>
      <w:ins w:id="1215" w:author="Sam Lo" w:date="2017-02-02T17:20:00Z">
        <w:r w:rsidRPr="00917EF4">
          <w:rPr>
            <w:lang w:val="en-US"/>
            <w:rPrChange w:id="1216" w:author="Sam Lo" w:date="2017-02-02T17:20:00Z">
              <w:rPr>
                <w:lang w:val="en-US"/>
              </w:rPr>
            </w:rPrChange>
          </w:rPr>
          <w:t>[24]</w:t>
        </w:r>
        <w:r w:rsidRPr="00917EF4">
          <w:rPr>
            <w:lang w:val="en-US"/>
            <w:rPrChange w:id="1217" w:author="Sam Lo" w:date="2017-02-02T17:20:00Z">
              <w:rPr>
                <w:lang w:val="en-US"/>
              </w:rPr>
            </w:rPrChange>
          </w:rPr>
          <w:tab/>
          <w:t xml:space="preserve">R. Perez, P. </w:t>
        </w:r>
        <w:proofErr w:type="spellStart"/>
        <w:r w:rsidRPr="00917EF4">
          <w:rPr>
            <w:lang w:val="en-US"/>
            <w:rPrChange w:id="1218" w:author="Sam Lo" w:date="2017-02-02T17:20:00Z">
              <w:rPr>
                <w:lang w:val="en-US"/>
              </w:rPr>
            </w:rPrChange>
          </w:rPr>
          <w:t>Ineichen</w:t>
        </w:r>
        <w:proofErr w:type="spellEnd"/>
        <w:r w:rsidRPr="00917EF4">
          <w:rPr>
            <w:lang w:val="en-US"/>
            <w:rPrChange w:id="1219" w:author="Sam Lo" w:date="2017-02-02T17:20:00Z">
              <w:rPr>
                <w:lang w:val="en-US"/>
              </w:rPr>
            </w:rPrChange>
          </w:rPr>
          <w:t>, and R. Seals, ‘</w:t>
        </w:r>
        <w:proofErr w:type="spellStart"/>
        <w:r w:rsidRPr="00917EF4">
          <w:rPr>
            <w:lang w:val="en-US"/>
            <w:rPrChange w:id="1220" w:author="Sam Lo" w:date="2017-02-02T17:20:00Z">
              <w:rPr>
                <w:lang w:val="en-US"/>
              </w:rPr>
            </w:rPrChange>
          </w:rPr>
          <w:t>Modelling</w:t>
        </w:r>
        <w:proofErr w:type="spellEnd"/>
        <w:r w:rsidRPr="00917EF4">
          <w:rPr>
            <w:lang w:val="en-US"/>
            <w:rPrChange w:id="1221" w:author="Sam Lo" w:date="2017-02-02T17:20:00Z">
              <w:rPr>
                <w:lang w:val="en-US"/>
              </w:rPr>
            </w:rPrChange>
          </w:rPr>
          <w:t xml:space="preserve"> daylight availability and irradiance components from direct and global irradiance’.</w:t>
        </w:r>
        <w:proofErr w:type="gramEnd"/>
      </w:ins>
    </w:p>
    <w:p w14:paraId="20B95602" w14:textId="77777777" w:rsidR="00917EF4" w:rsidRPr="00917EF4" w:rsidRDefault="00917EF4" w:rsidP="00917EF4">
      <w:pPr>
        <w:pStyle w:val="Bibliography"/>
        <w:rPr>
          <w:ins w:id="1222" w:author="Sam Lo" w:date="2017-02-02T17:20:00Z"/>
          <w:lang w:val="en-US"/>
          <w:rPrChange w:id="1223" w:author="Sam Lo" w:date="2017-02-02T17:20:00Z">
            <w:rPr>
              <w:ins w:id="1224" w:author="Sam Lo" w:date="2017-02-02T17:20:00Z"/>
              <w:lang w:val="en-US"/>
            </w:rPr>
          </w:rPrChange>
        </w:rPr>
        <w:pPrChange w:id="1225" w:author="Sam Lo" w:date="2017-02-02T17:20:00Z">
          <w:pPr>
            <w:widowControl w:val="0"/>
            <w:autoSpaceDE w:val="0"/>
            <w:autoSpaceDN w:val="0"/>
            <w:adjustRightInd w:val="0"/>
          </w:pPr>
        </w:pPrChange>
      </w:pPr>
      <w:ins w:id="1226" w:author="Sam Lo" w:date="2017-02-02T17:20:00Z">
        <w:r w:rsidRPr="00917EF4">
          <w:rPr>
            <w:lang w:val="en-US"/>
            <w:rPrChange w:id="1227" w:author="Sam Lo" w:date="2017-02-02T17:20:00Z">
              <w:rPr>
                <w:lang w:val="en-US"/>
              </w:rPr>
            </w:rPrChange>
          </w:rPr>
          <w:t>[25]</w:t>
        </w:r>
        <w:r w:rsidRPr="00917EF4">
          <w:rPr>
            <w:lang w:val="en-US"/>
            <w:rPrChange w:id="1228" w:author="Sam Lo" w:date="2017-02-02T17:20:00Z">
              <w:rPr>
                <w:lang w:val="en-US"/>
              </w:rPr>
            </w:rPrChange>
          </w:rPr>
          <w:tab/>
          <w:t xml:space="preserve">R. E. Bird and C. Riordan, ‘Simple Solar Spectral Model for Direct and Diffuse Irradiance on Horizontal and Tilted Planes at the Earth’s Surface for Cloudless Atmospheres’, </w:t>
        </w:r>
        <w:r w:rsidRPr="00917EF4">
          <w:rPr>
            <w:i/>
            <w:iCs/>
            <w:lang w:val="en-US"/>
            <w:rPrChange w:id="1229" w:author="Sam Lo" w:date="2017-02-02T17:20:00Z">
              <w:rPr>
                <w:i/>
                <w:iCs/>
                <w:lang w:val="en-US"/>
              </w:rPr>
            </w:rPrChange>
          </w:rPr>
          <w:t xml:space="preserve">J. </w:t>
        </w:r>
        <w:proofErr w:type="spellStart"/>
        <w:r w:rsidRPr="00917EF4">
          <w:rPr>
            <w:i/>
            <w:iCs/>
            <w:lang w:val="en-US"/>
            <w:rPrChange w:id="1230" w:author="Sam Lo" w:date="2017-02-02T17:20:00Z">
              <w:rPr>
                <w:i/>
                <w:iCs/>
                <w:lang w:val="en-US"/>
              </w:rPr>
            </w:rPrChange>
          </w:rPr>
          <w:t>Clim</w:t>
        </w:r>
        <w:proofErr w:type="spellEnd"/>
        <w:r w:rsidRPr="00917EF4">
          <w:rPr>
            <w:i/>
            <w:iCs/>
            <w:lang w:val="en-US"/>
            <w:rPrChange w:id="1231" w:author="Sam Lo" w:date="2017-02-02T17:20:00Z">
              <w:rPr>
                <w:i/>
                <w:iCs/>
                <w:lang w:val="en-US"/>
              </w:rPr>
            </w:rPrChange>
          </w:rPr>
          <w:t xml:space="preserve">. Appl. </w:t>
        </w:r>
        <w:proofErr w:type="spellStart"/>
        <w:r w:rsidRPr="00917EF4">
          <w:rPr>
            <w:i/>
            <w:iCs/>
            <w:lang w:val="en-US"/>
            <w:rPrChange w:id="1232" w:author="Sam Lo" w:date="2017-02-02T17:20:00Z">
              <w:rPr>
                <w:i/>
                <w:iCs/>
                <w:lang w:val="en-US"/>
              </w:rPr>
            </w:rPrChange>
          </w:rPr>
          <w:t>Meteorol</w:t>
        </w:r>
        <w:proofErr w:type="spellEnd"/>
        <w:proofErr w:type="gramStart"/>
        <w:r w:rsidRPr="00917EF4">
          <w:rPr>
            <w:i/>
            <w:iCs/>
            <w:lang w:val="en-US"/>
            <w:rPrChange w:id="1233" w:author="Sam Lo" w:date="2017-02-02T17:20:00Z">
              <w:rPr>
                <w:i/>
                <w:iCs/>
                <w:lang w:val="en-US"/>
              </w:rPr>
            </w:rPrChange>
          </w:rPr>
          <w:t>.</w:t>
        </w:r>
        <w:r w:rsidRPr="00917EF4">
          <w:rPr>
            <w:lang w:val="en-US"/>
            <w:rPrChange w:id="1234" w:author="Sam Lo" w:date="2017-02-02T17:20:00Z">
              <w:rPr>
                <w:lang w:val="en-US"/>
              </w:rPr>
            </w:rPrChange>
          </w:rPr>
          <w:t>,</w:t>
        </w:r>
        <w:proofErr w:type="gramEnd"/>
        <w:r w:rsidRPr="00917EF4">
          <w:rPr>
            <w:lang w:val="en-US"/>
            <w:rPrChange w:id="1235" w:author="Sam Lo" w:date="2017-02-02T17:20:00Z">
              <w:rPr>
                <w:lang w:val="en-US"/>
              </w:rPr>
            </w:rPrChange>
          </w:rPr>
          <w:t xml:space="preserve"> vol. 25, no. 1, pp. 87–97, Jan. 1986.</w:t>
        </w:r>
      </w:ins>
    </w:p>
    <w:p w14:paraId="01255117" w14:textId="77777777" w:rsidR="00917EF4" w:rsidRPr="00917EF4" w:rsidRDefault="00917EF4" w:rsidP="00917EF4">
      <w:pPr>
        <w:pStyle w:val="Bibliography"/>
        <w:rPr>
          <w:ins w:id="1236" w:author="Sam Lo" w:date="2017-02-02T17:20:00Z"/>
          <w:lang w:val="en-US"/>
          <w:rPrChange w:id="1237" w:author="Sam Lo" w:date="2017-02-02T17:20:00Z">
            <w:rPr>
              <w:ins w:id="1238" w:author="Sam Lo" w:date="2017-02-02T17:20:00Z"/>
              <w:lang w:val="en-US"/>
            </w:rPr>
          </w:rPrChange>
        </w:rPr>
        <w:pPrChange w:id="1239" w:author="Sam Lo" w:date="2017-02-02T17:20:00Z">
          <w:pPr>
            <w:widowControl w:val="0"/>
            <w:autoSpaceDE w:val="0"/>
            <w:autoSpaceDN w:val="0"/>
            <w:adjustRightInd w:val="0"/>
          </w:pPr>
        </w:pPrChange>
      </w:pPr>
      <w:ins w:id="1240" w:author="Sam Lo" w:date="2017-02-02T17:20:00Z">
        <w:r w:rsidRPr="00917EF4">
          <w:rPr>
            <w:lang w:val="en-US"/>
            <w:rPrChange w:id="1241" w:author="Sam Lo" w:date="2017-02-02T17:20:00Z">
              <w:rPr>
                <w:lang w:val="en-US"/>
              </w:rPr>
            </w:rPrChange>
          </w:rPr>
          <w:t>[26]</w:t>
        </w:r>
        <w:r w:rsidRPr="00917EF4">
          <w:rPr>
            <w:lang w:val="en-US"/>
            <w:rPrChange w:id="1242" w:author="Sam Lo" w:date="2017-02-02T17:20:00Z">
              <w:rPr>
                <w:lang w:val="en-US"/>
              </w:rPr>
            </w:rPrChange>
          </w:rPr>
          <w:tab/>
          <w:t xml:space="preserve">Vishay, ‘High Efficiency LED in Ø </w:t>
        </w:r>
        <w:proofErr w:type="gramStart"/>
        <w:r w:rsidRPr="00917EF4">
          <w:rPr>
            <w:lang w:val="en-US"/>
            <w:rPrChange w:id="1243" w:author="Sam Lo" w:date="2017-02-02T17:20:00Z">
              <w:rPr>
                <w:lang w:val="en-US"/>
              </w:rPr>
            </w:rPrChange>
          </w:rPr>
          <w:t>3  mm</w:t>
        </w:r>
        <w:proofErr w:type="gramEnd"/>
        <w:r w:rsidRPr="00917EF4">
          <w:rPr>
            <w:lang w:val="en-US"/>
            <w:rPrChange w:id="1244" w:author="Sam Lo" w:date="2017-02-02T17:20:00Z">
              <w:rPr>
                <w:lang w:val="en-US"/>
              </w:rPr>
            </w:rPrChange>
          </w:rPr>
          <w:t xml:space="preserve"> Tinted Diffused Package.pdf’. .</w:t>
        </w:r>
      </w:ins>
    </w:p>
    <w:p w14:paraId="0FA481FA" w14:textId="77777777" w:rsidR="00917EF4" w:rsidRPr="00917EF4" w:rsidRDefault="00917EF4" w:rsidP="00917EF4">
      <w:pPr>
        <w:pStyle w:val="Bibliography"/>
        <w:rPr>
          <w:ins w:id="1245" w:author="Sam Lo" w:date="2017-02-02T17:20:00Z"/>
          <w:lang w:val="en-US"/>
          <w:rPrChange w:id="1246" w:author="Sam Lo" w:date="2017-02-02T17:20:00Z">
            <w:rPr>
              <w:ins w:id="1247" w:author="Sam Lo" w:date="2017-02-02T17:20:00Z"/>
              <w:lang w:val="en-US"/>
            </w:rPr>
          </w:rPrChange>
        </w:rPr>
        <w:pPrChange w:id="1248" w:author="Sam Lo" w:date="2017-02-02T17:20:00Z">
          <w:pPr>
            <w:widowControl w:val="0"/>
            <w:autoSpaceDE w:val="0"/>
            <w:autoSpaceDN w:val="0"/>
            <w:adjustRightInd w:val="0"/>
          </w:pPr>
        </w:pPrChange>
      </w:pPr>
      <w:ins w:id="1249" w:author="Sam Lo" w:date="2017-02-02T17:20:00Z">
        <w:r w:rsidRPr="00917EF4">
          <w:rPr>
            <w:lang w:val="en-US"/>
            <w:rPrChange w:id="1250" w:author="Sam Lo" w:date="2017-02-02T17:20:00Z">
              <w:rPr>
                <w:lang w:val="en-US"/>
              </w:rPr>
            </w:rPrChange>
          </w:rPr>
          <w:t>[27]</w:t>
        </w:r>
        <w:r w:rsidRPr="00917EF4">
          <w:rPr>
            <w:lang w:val="en-US"/>
            <w:rPrChange w:id="1251" w:author="Sam Lo" w:date="2017-02-02T17:20:00Z">
              <w:rPr>
                <w:lang w:val="en-US"/>
              </w:rPr>
            </w:rPrChange>
          </w:rPr>
          <w:tab/>
        </w:r>
        <w:proofErr w:type="spellStart"/>
        <w:r w:rsidRPr="00917EF4">
          <w:rPr>
            <w:lang w:val="en-US"/>
            <w:rPrChange w:id="1252" w:author="Sam Lo" w:date="2017-02-02T17:20:00Z">
              <w:rPr>
                <w:lang w:val="en-US"/>
              </w:rPr>
            </w:rPrChange>
          </w:rPr>
          <w:t>Djamila</w:t>
        </w:r>
        <w:proofErr w:type="spellEnd"/>
        <w:r w:rsidRPr="00917EF4">
          <w:rPr>
            <w:lang w:val="en-US"/>
            <w:rPrChange w:id="1253" w:author="Sam Lo" w:date="2017-02-02T17:20:00Z">
              <w:rPr>
                <w:lang w:val="en-US"/>
              </w:rPr>
            </w:rPrChange>
          </w:rPr>
          <w:t xml:space="preserve"> H. Ming, ‘Estimation of exterior vertical daylight for the humid tropic of Kota </w:t>
        </w:r>
        <w:proofErr w:type="spellStart"/>
        <w:r w:rsidRPr="00917EF4">
          <w:rPr>
            <w:lang w:val="en-US"/>
            <w:rPrChange w:id="1254" w:author="Sam Lo" w:date="2017-02-02T17:20:00Z">
              <w:rPr>
                <w:lang w:val="en-US"/>
              </w:rPr>
            </w:rPrChange>
          </w:rPr>
          <w:t>Kinabula</w:t>
        </w:r>
        <w:proofErr w:type="spellEnd"/>
        <w:r w:rsidRPr="00917EF4">
          <w:rPr>
            <w:lang w:val="en-US"/>
            <w:rPrChange w:id="1255" w:author="Sam Lo" w:date="2017-02-02T17:20:00Z">
              <w:rPr>
                <w:lang w:val="en-US"/>
              </w:rPr>
            </w:rPrChange>
          </w:rPr>
          <w:t xml:space="preserve"> city in Easy Malaysia’.</w:t>
        </w:r>
      </w:ins>
    </w:p>
    <w:p w14:paraId="351B0427" w14:textId="77777777" w:rsidR="00917EF4" w:rsidRPr="00917EF4" w:rsidRDefault="00917EF4" w:rsidP="00917EF4">
      <w:pPr>
        <w:pStyle w:val="Bibliography"/>
        <w:rPr>
          <w:ins w:id="1256" w:author="Sam Lo" w:date="2017-02-02T17:20:00Z"/>
          <w:lang w:val="en-US"/>
          <w:rPrChange w:id="1257" w:author="Sam Lo" w:date="2017-02-02T17:20:00Z">
            <w:rPr>
              <w:ins w:id="1258" w:author="Sam Lo" w:date="2017-02-02T17:20:00Z"/>
              <w:lang w:val="en-US"/>
            </w:rPr>
          </w:rPrChange>
        </w:rPr>
        <w:pPrChange w:id="1259" w:author="Sam Lo" w:date="2017-02-02T17:20:00Z">
          <w:pPr>
            <w:widowControl w:val="0"/>
            <w:autoSpaceDE w:val="0"/>
            <w:autoSpaceDN w:val="0"/>
            <w:adjustRightInd w:val="0"/>
          </w:pPr>
        </w:pPrChange>
      </w:pPr>
      <w:ins w:id="1260" w:author="Sam Lo" w:date="2017-02-02T17:20:00Z">
        <w:r w:rsidRPr="00917EF4">
          <w:rPr>
            <w:lang w:val="en-US"/>
            <w:rPrChange w:id="1261" w:author="Sam Lo" w:date="2017-02-02T17:20:00Z">
              <w:rPr>
                <w:lang w:val="en-US"/>
              </w:rPr>
            </w:rPrChange>
          </w:rPr>
          <w:t>[28]</w:t>
        </w:r>
        <w:r w:rsidRPr="00917EF4">
          <w:rPr>
            <w:lang w:val="en-US"/>
            <w:rPrChange w:id="1262" w:author="Sam Lo" w:date="2017-02-02T17:20:00Z">
              <w:rPr>
                <w:lang w:val="en-US"/>
              </w:rPr>
            </w:rPrChange>
          </w:rPr>
          <w:tab/>
          <w:t xml:space="preserve">‘Building a GLOBE Sun Photometer’. </w:t>
        </w:r>
        <w:proofErr w:type="gramStart"/>
        <w:r w:rsidRPr="00917EF4">
          <w:rPr>
            <w:lang w:val="en-US"/>
            <w:rPrChange w:id="1263" w:author="Sam Lo" w:date="2017-02-02T17:20:00Z">
              <w:rPr>
                <w:lang w:val="en-US"/>
              </w:rPr>
            </w:rPrChange>
          </w:rPr>
          <w:t>[Online].</w:t>
        </w:r>
        <w:proofErr w:type="gramEnd"/>
        <w:r w:rsidRPr="00917EF4">
          <w:rPr>
            <w:lang w:val="en-US"/>
            <w:rPrChange w:id="1264" w:author="Sam Lo" w:date="2017-02-02T17:20:00Z">
              <w:rPr>
                <w:lang w:val="en-US"/>
              </w:rPr>
            </w:rPrChange>
          </w:rPr>
          <w:t xml:space="preserve"> Available: https://www.cs.drexel.edu/~dbrooks/globe/construction.htm. [Accessed: 31-May-2016].</w:t>
        </w:r>
      </w:ins>
    </w:p>
    <w:p w14:paraId="687B1136" w14:textId="77777777" w:rsidR="00917EF4" w:rsidRPr="00917EF4" w:rsidRDefault="00917EF4" w:rsidP="00917EF4">
      <w:pPr>
        <w:pStyle w:val="Bibliography"/>
        <w:rPr>
          <w:ins w:id="1265" w:author="Sam Lo" w:date="2017-02-02T17:20:00Z"/>
          <w:lang w:val="en-US"/>
          <w:rPrChange w:id="1266" w:author="Sam Lo" w:date="2017-02-02T17:20:00Z">
            <w:rPr>
              <w:ins w:id="1267" w:author="Sam Lo" w:date="2017-02-02T17:20:00Z"/>
              <w:lang w:val="en-US"/>
            </w:rPr>
          </w:rPrChange>
        </w:rPr>
        <w:pPrChange w:id="1268" w:author="Sam Lo" w:date="2017-02-02T17:20:00Z">
          <w:pPr>
            <w:widowControl w:val="0"/>
            <w:autoSpaceDE w:val="0"/>
            <w:autoSpaceDN w:val="0"/>
            <w:adjustRightInd w:val="0"/>
          </w:pPr>
        </w:pPrChange>
      </w:pPr>
      <w:ins w:id="1269" w:author="Sam Lo" w:date="2017-02-02T17:20:00Z">
        <w:r w:rsidRPr="00917EF4">
          <w:rPr>
            <w:lang w:val="en-US"/>
            <w:rPrChange w:id="1270" w:author="Sam Lo" w:date="2017-02-02T17:20:00Z">
              <w:rPr>
                <w:lang w:val="en-US"/>
              </w:rPr>
            </w:rPrChange>
          </w:rPr>
          <w:t>[29]</w:t>
        </w:r>
        <w:r w:rsidRPr="00917EF4">
          <w:rPr>
            <w:lang w:val="en-US"/>
            <w:rPrChange w:id="1271" w:author="Sam Lo" w:date="2017-02-02T17:20:00Z">
              <w:rPr>
                <w:lang w:val="en-US"/>
              </w:rPr>
            </w:rPrChange>
          </w:rPr>
          <w:tab/>
        </w:r>
        <w:proofErr w:type="spellStart"/>
        <w:r w:rsidRPr="00917EF4">
          <w:rPr>
            <w:lang w:val="en-US"/>
            <w:rPrChange w:id="1272" w:author="Sam Lo" w:date="2017-02-02T17:20:00Z">
              <w:rPr>
                <w:lang w:val="en-US"/>
              </w:rPr>
            </w:rPrChange>
          </w:rPr>
          <w:t>Jedrzej</w:t>
        </w:r>
        <w:proofErr w:type="spellEnd"/>
        <w:r w:rsidRPr="00917EF4">
          <w:rPr>
            <w:lang w:val="en-US"/>
            <w:rPrChange w:id="1273" w:author="Sam Lo" w:date="2017-02-02T17:20:00Z">
              <w:rPr>
                <w:lang w:val="en-US"/>
              </w:rPr>
            </w:rPrChange>
          </w:rPr>
          <w:t xml:space="preserve"> </w:t>
        </w:r>
        <w:proofErr w:type="spellStart"/>
        <w:r w:rsidRPr="00917EF4">
          <w:rPr>
            <w:lang w:val="en-US"/>
            <w:rPrChange w:id="1274" w:author="Sam Lo" w:date="2017-02-02T17:20:00Z">
              <w:rPr>
                <w:lang w:val="en-US"/>
              </w:rPr>
            </w:rPrChange>
          </w:rPr>
          <w:t>Kufel</w:t>
        </w:r>
        <w:proofErr w:type="spellEnd"/>
        <w:r w:rsidRPr="00917EF4">
          <w:rPr>
            <w:lang w:val="en-US"/>
            <w:rPrChange w:id="1275" w:author="Sam Lo" w:date="2017-02-02T17:20:00Z">
              <w:rPr>
                <w:lang w:val="en-US"/>
              </w:rPr>
            </w:rPrChange>
          </w:rPr>
          <w:t>, ‘</w:t>
        </w:r>
        <w:proofErr w:type="spellStart"/>
        <w:r w:rsidRPr="00917EF4">
          <w:rPr>
            <w:lang w:val="en-US"/>
            <w:rPrChange w:id="1276" w:author="Sam Lo" w:date="2017-02-02T17:20:00Z">
              <w:rPr>
                <w:lang w:val="en-US"/>
              </w:rPr>
            </w:rPrChange>
          </w:rPr>
          <w:t>SkyClarity_LEDs_TemperatureCharacterisation</w:t>
        </w:r>
        <w:proofErr w:type="spellEnd"/>
        <w:r w:rsidRPr="00917EF4">
          <w:rPr>
            <w:lang w:val="en-US"/>
            <w:rPrChange w:id="1277" w:author="Sam Lo" w:date="2017-02-02T17:20:00Z">
              <w:rPr>
                <w:lang w:val="en-US"/>
              </w:rPr>
            </w:rPrChange>
          </w:rPr>
          <w:t xml:space="preserve">’. </w:t>
        </w:r>
        <w:proofErr w:type="gramStart"/>
        <w:r w:rsidRPr="00917EF4">
          <w:rPr>
            <w:lang w:val="en-US"/>
            <w:rPrChange w:id="1278" w:author="Sam Lo" w:date="2017-02-02T17:20:00Z">
              <w:rPr>
                <w:lang w:val="en-US"/>
              </w:rPr>
            </w:rPrChange>
          </w:rPr>
          <w:t>[Online].</w:t>
        </w:r>
        <w:proofErr w:type="gramEnd"/>
        <w:r w:rsidRPr="00917EF4">
          <w:rPr>
            <w:lang w:val="en-US"/>
            <w:rPrChange w:id="1279" w:author="Sam Lo" w:date="2017-02-02T17:20:00Z">
              <w:rPr>
                <w:lang w:val="en-US"/>
              </w:rPr>
            </w:rPrChange>
          </w:rPr>
          <w:t xml:space="preserve"> Available: https://dl.dropboxusercontent.com/content_link/WvYzncxggXO4oy0ylBkV3AJgPh0SS8dyeZTo2osFf780MO894QZgWTN9VxPAug2n/file</w:t>
        </w:r>
        <w:proofErr w:type="gramStart"/>
        <w:r w:rsidRPr="00917EF4">
          <w:rPr>
            <w:lang w:val="en-US"/>
            <w:rPrChange w:id="1280" w:author="Sam Lo" w:date="2017-02-02T17:20:00Z">
              <w:rPr>
                <w:lang w:val="en-US"/>
              </w:rPr>
            </w:rPrChange>
          </w:rPr>
          <w:t>?dl</w:t>
        </w:r>
        <w:proofErr w:type="gramEnd"/>
        <w:r w:rsidRPr="00917EF4">
          <w:rPr>
            <w:lang w:val="en-US"/>
            <w:rPrChange w:id="1281" w:author="Sam Lo" w:date="2017-02-02T17:20:00Z">
              <w:rPr>
                <w:lang w:val="en-US"/>
              </w:rPr>
            </w:rPrChange>
          </w:rPr>
          <w:t>=1. [Accessed: 21-Jul-2016].</w:t>
        </w:r>
      </w:ins>
    </w:p>
    <w:p w14:paraId="54504049" w14:textId="77777777" w:rsidR="00917EF4" w:rsidRPr="00917EF4" w:rsidRDefault="00917EF4" w:rsidP="00917EF4">
      <w:pPr>
        <w:pStyle w:val="Bibliography"/>
        <w:rPr>
          <w:ins w:id="1282" w:author="Sam Lo" w:date="2017-02-02T17:20:00Z"/>
          <w:lang w:val="en-US"/>
          <w:rPrChange w:id="1283" w:author="Sam Lo" w:date="2017-02-02T17:20:00Z">
            <w:rPr>
              <w:ins w:id="1284" w:author="Sam Lo" w:date="2017-02-02T17:20:00Z"/>
              <w:lang w:val="en-US"/>
            </w:rPr>
          </w:rPrChange>
        </w:rPr>
        <w:pPrChange w:id="1285" w:author="Sam Lo" w:date="2017-02-02T17:20:00Z">
          <w:pPr>
            <w:widowControl w:val="0"/>
            <w:autoSpaceDE w:val="0"/>
            <w:autoSpaceDN w:val="0"/>
            <w:adjustRightInd w:val="0"/>
          </w:pPr>
        </w:pPrChange>
      </w:pPr>
      <w:ins w:id="1286" w:author="Sam Lo" w:date="2017-02-02T17:20:00Z">
        <w:r w:rsidRPr="00917EF4">
          <w:rPr>
            <w:lang w:val="en-US"/>
            <w:rPrChange w:id="1287" w:author="Sam Lo" w:date="2017-02-02T17:20:00Z">
              <w:rPr>
                <w:lang w:val="en-US"/>
              </w:rPr>
            </w:rPrChange>
          </w:rPr>
          <w:t>[30]</w:t>
        </w:r>
        <w:r w:rsidRPr="00917EF4">
          <w:rPr>
            <w:lang w:val="en-US"/>
            <w:rPrChange w:id="1288" w:author="Sam Lo" w:date="2017-02-02T17:20:00Z">
              <w:rPr>
                <w:lang w:val="en-US"/>
              </w:rPr>
            </w:rPrChange>
          </w:rPr>
          <w:tab/>
        </w:r>
        <w:proofErr w:type="spellStart"/>
        <w:r w:rsidRPr="00917EF4">
          <w:rPr>
            <w:lang w:val="en-US"/>
            <w:rPrChange w:id="1289" w:author="Sam Lo" w:date="2017-02-02T17:20:00Z">
              <w:rPr>
                <w:lang w:val="en-US"/>
              </w:rPr>
            </w:rPrChange>
          </w:rPr>
          <w:t>Jedrzej</w:t>
        </w:r>
        <w:proofErr w:type="spellEnd"/>
        <w:r w:rsidRPr="00917EF4">
          <w:rPr>
            <w:lang w:val="en-US"/>
            <w:rPrChange w:id="1290" w:author="Sam Lo" w:date="2017-02-02T17:20:00Z">
              <w:rPr>
                <w:lang w:val="en-US"/>
              </w:rPr>
            </w:rPrChange>
          </w:rPr>
          <w:t xml:space="preserve"> </w:t>
        </w:r>
        <w:proofErr w:type="spellStart"/>
        <w:r w:rsidRPr="00917EF4">
          <w:rPr>
            <w:lang w:val="en-US"/>
            <w:rPrChange w:id="1291" w:author="Sam Lo" w:date="2017-02-02T17:20:00Z">
              <w:rPr>
                <w:lang w:val="en-US"/>
              </w:rPr>
            </w:rPrChange>
          </w:rPr>
          <w:t>Kufel</w:t>
        </w:r>
        <w:proofErr w:type="spellEnd"/>
        <w:r w:rsidRPr="00917EF4">
          <w:rPr>
            <w:lang w:val="en-US"/>
            <w:rPrChange w:id="1292" w:author="Sam Lo" w:date="2017-02-02T17:20:00Z">
              <w:rPr>
                <w:lang w:val="en-US"/>
              </w:rPr>
            </w:rPrChange>
          </w:rPr>
          <w:t>, ‘</w:t>
        </w:r>
        <w:proofErr w:type="spellStart"/>
        <w:r w:rsidRPr="00917EF4">
          <w:rPr>
            <w:lang w:val="en-US"/>
            <w:rPrChange w:id="1293" w:author="Sam Lo" w:date="2017-02-02T17:20:00Z">
              <w:rPr>
                <w:lang w:val="en-US"/>
              </w:rPr>
            </w:rPrChange>
          </w:rPr>
          <w:t>SkyClarity_TestJig_Manual</w:t>
        </w:r>
        <w:proofErr w:type="spellEnd"/>
        <w:r w:rsidRPr="00917EF4">
          <w:rPr>
            <w:lang w:val="en-US"/>
            <w:rPrChange w:id="1294" w:author="Sam Lo" w:date="2017-02-02T17:20:00Z">
              <w:rPr>
                <w:lang w:val="en-US"/>
              </w:rPr>
            </w:rPrChange>
          </w:rPr>
          <w:t xml:space="preserve">’. </w:t>
        </w:r>
        <w:proofErr w:type="gramStart"/>
        <w:r w:rsidRPr="00917EF4">
          <w:rPr>
            <w:lang w:val="en-US"/>
            <w:rPrChange w:id="1295" w:author="Sam Lo" w:date="2017-02-02T17:20:00Z">
              <w:rPr>
                <w:lang w:val="en-US"/>
              </w:rPr>
            </w:rPrChange>
          </w:rPr>
          <w:t>[Online].</w:t>
        </w:r>
        <w:proofErr w:type="gramEnd"/>
        <w:r w:rsidRPr="00917EF4">
          <w:rPr>
            <w:lang w:val="en-US"/>
            <w:rPrChange w:id="1296" w:author="Sam Lo" w:date="2017-02-02T17:20:00Z">
              <w:rPr>
                <w:lang w:val="en-US"/>
              </w:rPr>
            </w:rPrChange>
          </w:rPr>
          <w:t xml:space="preserve"> Available: https://dl.dropboxusercontent.com/content_link/jPRfpdXFiE5prBGve9HIYqk1UX1wSIkQAock2D1uraX1gBNscdgLtgcp8nL4xPaq/file</w:t>
        </w:r>
        <w:proofErr w:type="gramStart"/>
        <w:r w:rsidRPr="00917EF4">
          <w:rPr>
            <w:lang w:val="en-US"/>
            <w:rPrChange w:id="1297" w:author="Sam Lo" w:date="2017-02-02T17:20:00Z">
              <w:rPr>
                <w:lang w:val="en-US"/>
              </w:rPr>
            </w:rPrChange>
          </w:rPr>
          <w:t>?dl</w:t>
        </w:r>
        <w:proofErr w:type="gramEnd"/>
        <w:r w:rsidRPr="00917EF4">
          <w:rPr>
            <w:lang w:val="en-US"/>
            <w:rPrChange w:id="1298" w:author="Sam Lo" w:date="2017-02-02T17:20:00Z">
              <w:rPr>
                <w:lang w:val="en-US"/>
              </w:rPr>
            </w:rPrChange>
          </w:rPr>
          <w:t>=1. [Accessed: 21-Jul-2016].</w:t>
        </w:r>
      </w:ins>
    </w:p>
    <w:p w14:paraId="25BF15D3" w14:textId="77777777" w:rsidR="00917EF4" w:rsidRPr="00917EF4" w:rsidRDefault="00917EF4" w:rsidP="00917EF4">
      <w:pPr>
        <w:pStyle w:val="Bibliography"/>
        <w:rPr>
          <w:ins w:id="1299" w:author="Sam Lo" w:date="2017-02-02T17:20:00Z"/>
          <w:lang w:val="en-US"/>
          <w:rPrChange w:id="1300" w:author="Sam Lo" w:date="2017-02-02T17:20:00Z">
            <w:rPr>
              <w:ins w:id="1301" w:author="Sam Lo" w:date="2017-02-02T17:20:00Z"/>
              <w:lang w:val="en-US"/>
            </w:rPr>
          </w:rPrChange>
        </w:rPr>
        <w:pPrChange w:id="1302" w:author="Sam Lo" w:date="2017-02-02T17:20:00Z">
          <w:pPr>
            <w:widowControl w:val="0"/>
            <w:autoSpaceDE w:val="0"/>
            <w:autoSpaceDN w:val="0"/>
            <w:adjustRightInd w:val="0"/>
          </w:pPr>
        </w:pPrChange>
      </w:pPr>
      <w:ins w:id="1303" w:author="Sam Lo" w:date="2017-02-02T17:20:00Z">
        <w:r w:rsidRPr="00917EF4">
          <w:rPr>
            <w:lang w:val="en-US"/>
            <w:rPrChange w:id="1304" w:author="Sam Lo" w:date="2017-02-02T17:20:00Z">
              <w:rPr>
                <w:lang w:val="en-US"/>
              </w:rPr>
            </w:rPrChange>
          </w:rPr>
          <w:t>[31]</w:t>
        </w:r>
        <w:r w:rsidRPr="00917EF4">
          <w:rPr>
            <w:lang w:val="en-US"/>
            <w:rPrChange w:id="1305" w:author="Sam Lo" w:date="2017-02-02T17:20:00Z">
              <w:rPr>
                <w:lang w:val="en-US"/>
              </w:rPr>
            </w:rPrChange>
          </w:rPr>
          <w:tab/>
        </w:r>
        <w:proofErr w:type="spellStart"/>
        <w:r w:rsidRPr="00917EF4">
          <w:rPr>
            <w:lang w:val="en-US"/>
            <w:rPrChange w:id="1306" w:author="Sam Lo" w:date="2017-02-02T17:20:00Z">
              <w:rPr>
                <w:lang w:val="en-US"/>
              </w:rPr>
            </w:rPrChange>
          </w:rPr>
          <w:t>Jedrzej</w:t>
        </w:r>
        <w:proofErr w:type="spellEnd"/>
        <w:r w:rsidRPr="00917EF4">
          <w:rPr>
            <w:lang w:val="en-US"/>
            <w:rPrChange w:id="1307" w:author="Sam Lo" w:date="2017-02-02T17:20:00Z">
              <w:rPr>
                <w:lang w:val="en-US"/>
              </w:rPr>
            </w:rPrChange>
          </w:rPr>
          <w:t xml:space="preserve"> </w:t>
        </w:r>
        <w:proofErr w:type="spellStart"/>
        <w:r w:rsidRPr="00917EF4">
          <w:rPr>
            <w:lang w:val="en-US"/>
            <w:rPrChange w:id="1308" w:author="Sam Lo" w:date="2017-02-02T17:20:00Z">
              <w:rPr>
                <w:lang w:val="en-US"/>
              </w:rPr>
            </w:rPrChange>
          </w:rPr>
          <w:t>Kufel</w:t>
        </w:r>
        <w:proofErr w:type="spellEnd"/>
        <w:r w:rsidRPr="00917EF4">
          <w:rPr>
            <w:lang w:val="en-US"/>
            <w:rPrChange w:id="1309" w:author="Sam Lo" w:date="2017-02-02T17:20:00Z">
              <w:rPr>
                <w:lang w:val="en-US"/>
              </w:rPr>
            </w:rPrChange>
          </w:rPr>
          <w:t>, ‘</w:t>
        </w:r>
        <w:proofErr w:type="spellStart"/>
        <w:r w:rsidRPr="00917EF4">
          <w:rPr>
            <w:lang w:val="en-US"/>
            <w:rPrChange w:id="1310" w:author="Sam Lo" w:date="2017-02-02T17:20:00Z">
              <w:rPr>
                <w:lang w:val="en-US"/>
              </w:rPr>
            </w:rPrChange>
          </w:rPr>
          <w:t>SkyClarity_Summary</w:t>
        </w:r>
        <w:proofErr w:type="spellEnd"/>
        <w:r w:rsidRPr="00917EF4">
          <w:rPr>
            <w:lang w:val="en-US"/>
            <w:rPrChange w:id="1311" w:author="Sam Lo" w:date="2017-02-02T17:20:00Z">
              <w:rPr>
                <w:lang w:val="en-US"/>
              </w:rPr>
            </w:rPrChange>
          </w:rPr>
          <w:t xml:space="preserve">’. </w:t>
        </w:r>
        <w:proofErr w:type="gramStart"/>
        <w:r w:rsidRPr="00917EF4">
          <w:rPr>
            <w:lang w:val="en-US"/>
            <w:rPrChange w:id="1312" w:author="Sam Lo" w:date="2017-02-02T17:20:00Z">
              <w:rPr>
                <w:lang w:val="en-US"/>
              </w:rPr>
            </w:rPrChange>
          </w:rPr>
          <w:t>[Online].</w:t>
        </w:r>
        <w:proofErr w:type="gramEnd"/>
        <w:r w:rsidRPr="00917EF4">
          <w:rPr>
            <w:lang w:val="en-US"/>
            <w:rPrChange w:id="1313" w:author="Sam Lo" w:date="2017-02-02T17:20:00Z">
              <w:rPr>
                <w:lang w:val="en-US"/>
              </w:rPr>
            </w:rPrChange>
          </w:rPr>
          <w:t xml:space="preserve"> Available: https://dl.dropboxusercontent.com/content_link/gC4Wi59ozALQ0iDAPKBFXlrmcRQL6l3FAV4CIs0kP9peXQAO4Vl6TOEQTs2nTirq/file</w:t>
        </w:r>
        <w:proofErr w:type="gramStart"/>
        <w:r w:rsidRPr="00917EF4">
          <w:rPr>
            <w:lang w:val="en-US"/>
            <w:rPrChange w:id="1314" w:author="Sam Lo" w:date="2017-02-02T17:20:00Z">
              <w:rPr>
                <w:lang w:val="en-US"/>
              </w:rPr>
            </w:rPrChange>
          </w:rPr>
          <w:t>?dl</w:t>
        </w:r>
        <w:proofErr w:type="gramEnd"/>
        <w:r w:rsidRPr="00917EF4">
          <w:rPr>
            <w:lang w:val="en-US"/>
            <w:rPrChange w:id="1315" w:author="Sam Lo" w:date="2017-02-02T17:20:00Z">
              <w:rPr>
                <w:lang w:val="en-US"/>
              </w:rPr>
            </w:rPrChange>
          </w:rPr>
          <w:t>=1. [Accessed: 21-Jul-2016].</w:t>
        </w:r>
      </w:ins>
    </w:p>
    <w:p w14:paraId="2EB5094F" w14:textId="77777777" w:rsidR="00917EF4" w:rsidRPr="00917EF4" w:rsidRDefault="00917EF4" w:rsidP="00917EF4">
      <w:pPr>
        <w:pStyle w:val="Bibliography"/>
        <w:rPr>
          <w:ins w:id="1316" w:author="Sam Lo" w:date="2017-02-02T17:20:00Z"/>
          <w:lang w:val="en-US"/>
          <w:rPrChange w:id="1317" w:author="Sam Lo" w:date="2017-02-02T17:20:00Z">
            <w:rPr>
              <w:ins w:id="1318" w:author="Sam Lo" w:date="2017-02-02T17:20:00Z"/>
              <w:lang w:val="en-US"/>
            </w:rPr>
          </w:rPrChange>
        </w:rPr>
        <w:pPrChange w:id="1319" w:author="Sam Lo" w:date="2017-02-02T17:20:00Z">
          <w:pPr>
            <w:widowControl w:val="0"/>
            <w:autoSpaceDE w:val="0"/>
            <w:autoSpaceDN w:val="0"/>
            <w:adjustRightInd w:val="0"/>
          </w:pPr>
        </w:pPrChange>
      </w:pPr>
      <w:ins w:id="1320" w:author="Sam Lo" w:date="2017-02-02T17:20:00Z">
        <w:r w:rsidRPr="00917EF4">
          <w:rPr>
            <w:lang w:val="en-US"/>
            <w:rPrChange w:id="1321" w:author="Sam Lo" w:date="2017-02-02T17:20:00Z">
              <w:rPr>
                <w:lang w:val="en-US"/>
              </w:rPr>
            </w:rPrChange>
          </w:rPr>
          <w:t>[32]</w:t>
        </w:r>
        <w:r w:rsidRPr="00917EF4">
          <w:rPr>
            <w:lang w:val="en-US"/>
            <w:rPrChange w:id="1322" w:author="Sam Lo" w:date="2017-02-02T17:20:00Z">
              <w:rPr>
                <w:lang w:val="en-US"/>
              </w:rPr>
            </w:rPrChange>
          </w:rPr>
          <w:tab/>
        </w:r>
        <w:proofErr w:type="spellStart"/>
        <w:r w:rsidRPr="00917EF4">
          <w:rPr>
            <w:lang w:val="en-US"/>
            <w:rPrChange w:id="1323" w:author="Sam Lo" w:date="2017-02-02T17:20:00Z">
              <w:rPr>
                <w:lang w:val="en-US"/>
              </w:rPr>
            </w:rPrChange>
          </w:rPr>
          <w:t>Jedrzej</w:t>
        </w:r>
        <w:proofErr w:type="spellEnd"/>
        <w:r w:rsidRPr="00917EF4">
          <w:rPr>
            <w:lang w:val="en-US"/>
            <w:rPrChange w:id="1324" w:author="Sam Lo" w:date="2017-02-02T17:20:00Z">
              <w:rPr>
                <w:lang w:val="en-US"/>
              </w:rPr>
            </w:rPrChange>
          </w:rPr>
          <w:t xml:space="preserve"> </w:t>
        </w:r>
        <w:proofErr w:type="spellStart"/>
        <w:r w:rsidRPr="00917EF4">
          <w:rPr>
            <w:lang w:val="en-US"/>
            <w:rPrChange w:id="1325" w:author="Sam Lo" w:date="2017-02-02T17:20:00Z">
              <w:rPr>
                <w:lang w:val="en-US"/>
              </w:rPr>
            </w:rPrChange>
          </w:rPr>
          <w:t>Kufel</w:t>
        </w:r>
        <w:proofErr w:type="spellEnd"/>
        <w:r w:rsidRPr="00917EF4">
          <w:rPr>
            <w:lang w:val="en-US"/>
            <w:rPrChange w:id="1326" w:author="Sam Lo" w:date="2017-02-02T17:20:00Z">
              <w:rPr>
                <w:lang w:val="en-US"/>
              </w:rPr>
            </w:rPrChange>
          </w:rPr>
          <w:t>, ‘</w:t>
        </w:r>
        <w:proofErr w:type="spellStart"/>
        <w:r w:rsidRPr="00917EF4">
          <w:rPr>
            <w:lang w:val="en-US"/>
            <w:rPrChange w:id="1327" w:author="Sam Lo" w:date="2017-02-02T17:20:00Z">
              <w:rPr>
                <w:lang w:val="en-US"/>
              </w:rPr>
            </w:rPrChange>
          </w:rPr>
          <w:t>SkyClarity_</w:t>
        </w:r>
        <w:proofErr w:type="gramStart"/>
        <w:r w:rsidRPr="00917EF4">
          <w:rPr>
            <w:lang w:val="en-US"/>
            <w:rPrChange w:id="1328" w:author="Sam Lo" w:date="2017-02-02T17:20:00Z">
              <w:rPr>
                <w:lang w:val="en-US"/>
              </w:rPr>
            </w:rPrChange>
          </w:rPr>
          <w:t>ProtoDemonstrator</w:t>
        </w:r>
        <w:proofErr w:type="spellEnd"/>
        <w:r w:rsidRPr="00917EF4">
          <w:rPr>
            <w:lang w:val="en-US"/>
            <w:rPrChange w:id="1329" w:author="Sam Lo" w:date="2017-02-02T17:20:00Z">
              <w:rPr>
                <w:lang w:val="en-US"/>
              </w:rPr>
            </w:rPrChange>
          </w:rPr>
          <w:t>(</w:t>
        </w:r>
        <w:proofErr w:type="gramEnd"/>
        <w:r w:rsidRPr="00917EF4">
          <w:rPr>
            <w:lang w:val="en-US"/>
            <w:rPrChange w:id="1330" w:author="Sam Lo" w:date="2017-02-02T17:20:00Z">
              <w:rPr>
                <w:lang w:val="en-US"/>
              </w:rPr>
            </w:rPrChange>
          </w:rPr>
          <w:t xml:space="preserve">Firmware)’. </w:t>
        </w:r>
        <w:proofErr w:type="gramStart"/>
        <w:r w:rsidRPr="00917EF4">
          <w:rPr>
            <w:lang w:val="en-US"/>
            <w:rPrChange w:id="1331" w:author="Sam Lo" w:date="2017-02-02T17:20:00Z">
              <w:rPr>
                <w:lang w:val="en-US"/>
              </w:rPr>
            </w:rPrChange>
          </w:rPr>
          <w:t>[Online].</w:t>
        </w:r>
        <w:proofErr w:type="gramEnd"/>
        <w:r w:rsidRPr="00917EF4">
          <w:rPr>
            <w:lang w:val="en-US"/>
            <w:rPrChange w:id="1332" w:author="Sam Lo" w:date="2017-02-02T17:20:00Z">
              <w:rPr>
                <w:lang w:val="en-US"/>
              </w:rPr>
            </w:rPrChange>
          </w:rPr>
          <w:t xml:space="preserve"> Available: https://dl.dropboxusercontent.com/content_link/0cNmSeQhlDG24cudP4zbG14463v6oebnNojOzYGOLzPnjL6CBnub0JhzwGHakxLK/file</w:t>
        </w:r>
        <w:proofErr w:type="gramStart"/>
        <w:r w:rsidRPr="00917EF4">
          <w:rPr>
            <w:lang w:val="en-US"/>
            <w:rPrChange w:id="1333" w:author="Sam Lo" w:date="2017-02-02T17:20:00Z">
              <w:rPr>
                <w:lang w:val="en-US"/>
              </w:rPr>
            </w:rPrChange>
          </w:rPr>
          <w:t>?dl</w:t>
        </w:r>
        <w:proofErr w:type="gramEnd"/>
        <w:r w:rsidRPr="00917EF4">
          <w:rPr>
            <w:lang w:val="en-US"/>
            <w:rPrChange w:id="1334" w:author="Sam Lo" w:date="2017-02-02T17:20:00Z">
              <w:rPr>
                <w:lang w:val="en-US"/>
              </w:rPr>
            </w:rPrChange>
          </w:rPr>
          <w:t>=1. [Accessed: 21-Jul-2016].</w:t>
        </w:r>
      </w:ins>
    </w:p>
    <w:p w14:paraId="7232E460" w14:textId="77777777" w:rsidR="00917EF4" w:rsidRPr="00917EF4" w:rsidRDefault="00917EF4" w:rsidP="00917EF4">
      <w:pPr>
        <w:pStyle w:val="Bibliography"/>
        <w:rPr>
          <w:ins w:id="1335" w:author="Sam Lo" w:date="2017-02-02T17:20:00Z"/>
          <w:lang w:val="en-US"/>
          <w:rPrChange w:id="1336" w:author="Sam Lo" w:date="2017-02-02T17:20:00Z">
            <w:rPr>
              <w:ins w:id="1337" w:author="Sam Lo" w:date="2017-02-02T17:20:00Z"/>
              <w:lang w:val="en-US"/>
            </w:rPr>
          </w:rPrChange>
        </w:rPr>
        <w:pPrChange w:id="1338" w:author="Sam Lo" w:date="2017-02-02T17:20:00Z">
          <w:pPr>
            <w:widowControl w:val="0"/>
            <w:autoSpaceDE w:val="0"/>
            <w:autoSpaceDN w:val="0"/>
            <w:adjustRightInd w:val="0"/>
          </w:pPr>
        </w:pPrChange>
      </w:pPr>
      <w:ins w:id="1339" w:author="Sam Lo" w:date="2017-02-02T17:20:00Z">
        <w:r w:rsidRPr="00917EF4">
          <w:rPr>
            <w:lang w:val="en-US"/>
            <w:rPrChange w:id="1340" w:author="Sam Lo" w:date="2017-02-02T17:20:00Z">
              <w:rPr>
                <w:lang w:val="en-US"/>
              </w:rPr>
            </w:rPrChange>
          </w:rPr>
          <w:t>[33]</w:t>
        </w:r>
        <w:r w:rsidRPr="00917EF4">
          <w:rPr>
            <w:lang w:val="en-US"/>
            <w:rPrChange w:id="1341" w:author="Sam Lo" w:date="2017-02-02T17:20:00Z">
              <w:rPr>
                <w:lang w:val="en-US"/>
              </w:rPr>
            </w:rPrChange>
          </w:rPr>
          <w:tab/>
        </w:r>
        <w:proofErr w:type="gramStart"/>
        <w:r w:rsidRPr="00917EF4">
          <w:rPr>
            <w:lang w:val="en-US"/>
            <w:rPrChange w:id="1342" w:author="Sam Lo" w:date="2017-02-02T17:20:00Z">
              <w:rPr>
                <w:lang w:val="en-US"/>
              </w:rPr>
            </w:rPrChange>
          </w:rPr>
          <w:t>‘Forrest M. Mims III’.</w:t>
        </w:r>
        <w:proofErr w:type="gramEnd"/>
        <w:r w:rsidRPr="00917EF4">
          <w:rPr>
            <w:lang w:val="en-US"/>
            <w:rPrChange w:id="1343" w:author="Sam Lo" w:date="2017-02-02T17:20:00Z">
              <w:rPr>
                <w:lang w:val="en-US"/>
              </w:rPr>
            </w:rPrChange>
          </w:rPr>
          <w:t xml:space="preserve"> </w:t>
        </w:r>
        <w:proofErr w:type="gramStart"/>
        <w:r w:rsidRPr="00917EF4">
          <w:rPr>
            <w:lang w:val="en-US"/>
            <w:rPrChange w:id="1344" w:author="Sam Lo" w:date="2017-02-02T17:20:00Z">
              <w:rPr>
                <w:lang w:val="en-US"/>
              </w:rPr>
            </w:rPrChange>
          </w:rPr>
          <w:t>[Online].</w:t>
        </w:r>
        <w:proofErr w:type="gramEnd"/>
        <w:r w:rsidRPr="00917EF4">
          <w:rPr>
            <w:lang w:val="en-US"/>
            <w:rPrChange w:id="1345" w:author="Sam Lo" w:date="2017-02-02T17:20:00Z">
              <w:rPr>
                <w:lang w:val="en-US"/>
              </w:rPr>
            </w:rPrChange>
          </w:rPr>
          <w:t xml:space="preserve"> Available: http://www.forrestmims.org/. [Accessed: 23-Sep-2016].</w:t>
        </w:r>
      </w:ins>
    </w:p>
    <w:p w14:paraId="25703E6C" w14:textId="77777777" w:rsidR="00917EF4" w:rsidRPr="00917EF4" w:rsidRDefault="00917EF4" w:rsidP="00917EF4">
      <w:pPr>
        <w:pStyle w:val="Bibliography"/>
        <w:rPr>
          <w:ins w:id="1346" w:author="Sam Lo" w:date="2017-02-02T17:20:00Z"/>
          <w:lang w:val="en-US"/>
          <w:rPrChange w:id="1347" w:author="Sam Lo" w:date="2017-02-02T17:20:00Z">
            <w:rPr>
              <w:ins w:id="1348" w:author="Sam Lo" w:date="2017-02-02T17:20:00Z"/>
              <w:lang w:val="en-US"/>
            </w:rPr>
          </w:rPrChange>
        </w:rPr>
        <w:pPrChange w:id="1349" w:author="Sam Lo" w:date="2017-02-02T17:20:00Z">
          <w:pPr>
            <w:widowControl w:val="0"/>
            <w:autoSpaceDE w:val="0"/>
            <w:autoSpaceDN w:val="0"/>
            <w:adjustRightInd w:val="0"/>
          </w:pPr>
        </w:pPrChange>
      </w:pPr>
      <w:ins w:id="1350" w:author="Sam Lo" w:date="2017-02-02T17:20:00Z">
        <w:r w:rsidRPr="00917EF4">
          <w:rPr>
            <w:lang w:val="en-US"/>
            <w:rPrChange w:id="1351" w:author="Sam Lo" w:date="2017-02-02T17:20:00Z">
              <w:rPr>
                <w:lang w:val="en-US"/>
              </w:rPr>
            </w:rPrChange>
          </w:rPr>
          <w:t>[34]</w:t>
        </w:r>
        <w:r w:rsidRPr="00917EF4">
          <w:rPr>
            <w:lang w:val="en-US"/>
            <w:rPrChange w:id="1352" w:author="Sam Lo" w:date="2017-02-02T17:20:00Z">
              <w:rPr>
                <w:lang w:val="en-US"/>
              </w:rPr>
            </w:rPrChange>
          </w:rPr>
          <w:tab/>
          <w:t xml:space="preserve">Z. </w:t>
        </w:r>
        <w:proofErr w:type="spellStart"/>
        <w:r w:rsidRPr="00917EF4">
          <w:rPr>
            <w:lang w:val="en-US"/>
            <w:rPrChange w:id="1353" w:author="Sam Lo" w:date="2017-02-02T17:20:00Z">
              <w:rPr>
                <w:lang w:val="en-US"/>
              </w:rPr>
            </w:rPrChange>
          </w:rPr>
          <w:t>Orooq</w:t>
        </w:r>
        <w:proofErr w:type="spellEnd"/>
        <w:r w:rsidRPr="00917EF4">
          <w:rPr>
            <w:lang w:val="en-US"/>
            <w:rPrChange w:id="1354" w:author="Sam Lo" w:date="2017-02-02T17:20:00Z">
              <w:rPr>
                <w:lang w:val="en-US"/>
              </w:rPr>
            </w:rPrChange>
          </w:rPr>
          <w:t>, ‘MSc Project Dissertation Sun and Sky Monitoring Station (Sensor Side)’, Jun. 2012.</w:t>
        </w:r>
      </w:ins>
    </w:p>
    <w:p w14:paraId="5E177F56" w14:textId="77777777" w:rsidR="00917EF4" w:rsidRPr="00917EF4" w:rsidRDefault="00917EF4" w:rsidP="00917EF4">
      <w:pPr>
        <w:pStyle w:val="Bibliography"/>
        <w:rPr>
          <w:ins w:id="1355" w:author="Sam Lo" w:date="2017-02-02T17:20:00Z"/>
          <w:lang w:val="en-US"/>
          <w:rPrChange w:id="1356" w:author="Sam Lo" w:date="2017-02-02T17:20:00Z">
            <w:rPr>
              <w:ins w:id="1357" w:author="Sam Lo" w:date="2017-02-02T17:20:00Z"/>
              <w:lang w:val="en-US"/>
            </w:rPr>
          </w:rPrChange>
        </w:rPr>
        <w:pPrChange w:id="1358" w:author="Sam Lo" w:date="2017-02-02T17:20:00Z">
          <w:pPr>
            <w:widowControl w:val="0"/>
            <w:autoSpaceDE w:val="0"/>
            <w:autoSpaceDN w:val="0"/>
            <w:adjustRightInd w:val="0"/>
          </w:pPr>
        </w:pPrChange>
      </w:pPr>
      <w:ins w:id="1359" w:author="Sam Lo" w:date="2017-02-02T17:20:00Z">
        <w:r w:rsidRPr="00917EF4">
          <w:rPr>
            <w:lang w:val="en-US"/>
            <w:rPrChange w:id="1360" w:author="Sam Lo" w:date="2017-02-02T17:20:00Z">
              <w:rPr>
                <w:lang w:val="en-US"/>
              </w:rPr>
            </w:rPrChange>
          </w:rPr>
          <w:t>[35]</w:t>
        </w:r>
        <w:r w:rsidRPr="00917EF4">
          <w:rPr>
            <w:lang w:val="en-US"/>
            <w:rPrChange w:id="1361" w:author="Sam Lo" w:date="2017-02-02T17:20:00Z">
              <w:rPr>
                <w:lang w:val="en-US"/>
              </w:rPr>
            </w:rPrChange>
          </w:rPr>
          <w:tab/>
          <w:t>O. Monitor, ‘MICROTOPS II’, 2001.</w:t>
        </w:r>
      </w:ins>
    </w:p>
    <w:p w14:paraId="467CF8BC" w14:textId="77777777" w:rsidR="00917EF4" w:rsidRPr="00917EF4" w:rsidRDefault="00917EF4" w:rsidP="00917EF4">
      <w:pPr>
        <w:pStyle w:val="Bibliography"/>
        <w:rPr>
          <w:ins w:id="1362" w:author="Sam Lo" w:date="2017-02-02T17:20:00Z"/>
          <w:lang w:val="en-US"/>
          <w:rPrChange w:id="1363" w:author="Sam Lo" w:date="2017-02-02T17:20:00Z">
            <w:rPr>
              <w:ins w:id="1364" w:author="Sam Lo" w:date="2017-02-02T17:20:00Z"/>
              <w:lang w:val="en-US"/>
            </w:rPr>
          </w:rPrChange>
        </w:rPr>
        <w:pPrChange w:id="1365" w:author="Sam Lo" w:date="2017-02-02T17:20:00Z">
          <w:pPr>
            <w:widowControl w:val="0"/>
            <w:autoSpaceDE w:val="0"/>
            <w:autoSpaceDN w:val="0"/>
            <w:adjustRightInd w:val="0"/>
          </w:pPr>
        </w:pPrChange>
      </w:pPr>
      <w:ins w:id="1366" w:author="Sam Lo" w:date="2017-02-02T17:20:00Z">
        <w:r w:rsidRPr="00917EF4">
          <w:rPr>
            <w:lang w:val="en-US"/>
            <w:rPrChange w:id="1367" w:author="Sam Lo" w:date="2017-02-02T17:20:00Z">
              <w:rPr>
                <w:lang w:val="en-US"/>
              </w:rPr>
            </w:rPrChange>
          </w:rPr>
          <w:t>[36]</w:t>
        </w:r>
        <w:r w:rsidRPr="00917EF4">
          <w:rPr>
            <w:lang w:val="en-US"/>
            <w:rPrChange w:id="1368" w:author="Sam Lo" w:date="2017-02-02T17:20:00Z">
              <w:rPr>
                <w:lang w:val="en-US"/>
              </w:rPr>
            </w:rPrChange>
          </w:rPr>
          <w:tab/>
        </w:r>
        <w:proofErr w:type="gramStart"/>
        <w:r w:rsidRPr="00917EF4">
          <w:rPr>
            <w:lang w:val="en-US"/>
            <w:rPrChange w:id="1369" w:author="Sam Lo" w:date="2017-02-02T17:20:00Z">
              <w:rPr>
                <w:lang w:val="en-US"/>
              </w:rPr>
            </w:rPrChange>
          </w:rPr>
          <w:t xml:space="preserve">T. P. </w:t>
        </w:r>
        <w:proofErr w:type="spellStart"/>
        <w:r w:rsidRPr="00917EF4">
          <w:rPr>
            <w:lang w:val="en-US"/>
            <w:rPrChange w:id="1370" w:author="Sam Lo" w:date="2017-02-02T17:20:00Z">
              <w:rPr>
                <w:lang w:val="en-US"/>
              </w:rPr>
            </w:rPrChange>
          </w:rPr>
          <w:t>DeFelice</w:t>
        </w:r>
        <w:proofErr w:type="spellEnd"/>
        <w:r w:rsidRPr="00917EF4">
          <w:rPr>
            <w:lang w:val="en-US"/>
            <w:rPrChange w:id="1371" w:author="Sam Lo" w:date="2017-02-02T17:20:00Z">
              <w:rPr>
                <w:lang w:val="en-US"/>
              </w:rPr>
            </w:rPrChange>
          </w:rPr>
          <w:t xml:space="preserve"> and B. K. Wylie, ‘Sky type discrimination using a ground-based sun photometer’, </w:t>
        </w:r>
        <w:r w:rsidRPr="00917EF4">
          <w:rPr>
            <w:i/>
            <w:iCs/>
            <w:lang w:val="en-US"/>
            <w:rPrChange w:id="1372" w:author="Sam Lo" w:date="2017-02-02T17:20:00Z">
              <w:rPr>
                <w:i/>
                <w:iCs/>
                <w:lang w:val="en-US"/>
              </w:rPr>
            </w:rPrChange>
          </w:rPr>
          <w:t>Atmospheric Res.</w:t>
        </w:r>
        <w:r w:rsidRPr="00917EF4">
          <w:rPr>
            <w:lang w:val="en-US"/>
            <w:rPrChange w:id="1373" w:author="Sam Lo" w:date="2017-02-02T17:20:00Z">
              <w:rPr>
                <w:lang w:val="en-US"/>
              </w:rPr>
            </w:rPrChange>
          </w:rPr>
          <w:t>, vol. 59, pp. 313–329, 2001.</w:t>
        </w:r>
        <w:proofErr w:type="gramEnd"/>
      </w:ins>
    </w:p>
    <w:p w14:paraId="435F0CC1" w14:textId="77777777" w:rsidR="00917EF4" w:rsidRPr="00917EF4" w:rsidRDefault="00917EF4" w:rsidP="00917EF4">
      <w:pPr>
        <w:pStyle w:val="Bibliography"/>
        <w:rPr>
          <w:ins w:id="1374" w:author="Sam Lo" w:date="2017-02-02T17:20:00Z"/>
          <w:lang w:val="en-US"/>
          <w:rPrChange w:id="1375" w:author="Sam Lo" w:date="2017-02-02T17:20:00Z">
            <w:rPr>
              <w:ins w:id="1376" w:author="Sam Lo" w:date="2017-02-02T17:20:00Z"/>
              <w:lang w:val="en-US"/>
            </w:rPr>
          </w:rPrChange>
        </w:rPr>
        <w:pPrChange w:id="1377" w:author="Sam Lo" w:date="2017-02-02T17:20:00Z">
          <w:pPr>
            <w:widowControl w:val="0"/>
            <w:autoSpaceDE w:val="0"/>
            <w:autoSpaceDN w:val="0"/>
            <w:adjustRightInd w:val="0"/>
          </w:pPr>
        </w:pPrChange>
      </w:pPr>
      <w:ins w:id="1378" w:author="Sam Lo" w:date="2017-02-02T17:20:00Z">
        <w:r w:rsidRPr="00917EF4">
          <w:rPr>
            <w:lang w:val="en-US"/>
            <w:rPrChange w:id="1379" w:author="Sam Lo" w:date="2017-02-02T17:20:00Z">
              <w:rPr>
                <w:lang w:val="en-US"/>
              </w:rPr>
            </w:rPrChange>
          </w:rPr>
          <w:t>[37]</w:t>
        </w:r>
        <w:r w:rsidRPr="00917EF4">
          <w:rPr>
            <w:lang w:val="en-US"/>
            <w:rPrChange w:id="1380" w:author="Sam Lo" w:date="2017-02-02T17:20:00Z">
              <w:rPr>
                <w:lang w:val="en-US"/>
              </w:rPr>
            </w:rPrChange>
          </w:rPr>
          <w:tab/>
          <w:t xml:space="preserve">J. C. </w:t>
        </w:r>
        <w:proofErr w:type="spellStart"/>
        <w:r w:rsidRPr="00917EF4">
          <w:rPr>
            <w:lang w:val="en-US"/>
            <w:rPrChange w:id="1381" w:author="Sam Lo" w:date="2017-02-02T17:20:00Z">
              <w:rPr>
                <w:lang w:val="en-US"/>
              </w:rPr>
            </w:rPrChange>
          </w:rPr>
          <w:t>Kuniyal</w:t>
        </w:r>
        <w:proofErr w:type="spellEnd"/>
        <w:r w:rsidRPr="00917EF4">
          <w:rPr>
            <w:lang w:val="en-US"/>
            <w:rPrChange w:id="1382" w:author="Sam Lo" w:date="2017-02-02T17:20:00Z">
              <w:rPr>
                <w:lang w:val="en-US"/>
              </w:rPr>
            </w:rPrChange>
          </w:rPr>
          <w:t xml:space="preserve"> </w:t>
        </w:r>
        <w:r w:rsidRPr="00917EF4">
          <w:rPr>
            <w:i/>
            <w:iCs/>
            <w:lang w:val="en-US"/>
            <w:rPrChange w:id="1383" w:author="Sam Lo" w:date="2017-02-02T17:20:00Z">
              <w:rPr>
                <w:i/>
                <w:iCs/>
                <w:lang w:val="en-US"/>
              </w:rPr>
            </w:rPrChange>
          </w:rPr>
          <w:t>et al.</w:t>
        </w:r>
        <w:r w:rsidRPr="00917EF4">
          <w:rPr>
            <w:lang w:val="en-US"/>
            <w:rPrChange w:id="1384" w:author="Sam Lo" w:date="2017-02-02T17:20:00Z">
              <w:rPr>
                <w:lang w:val="en-US"/>
              </w:rPr>
            </w:rPrChange>
          </w:rPr>
          <w:t xml:space="preserve">, ‘Aerosol optical depths at </w:t>
        </w:r>
        <w:proofErr w:type="spellStart"/>
        <w:r w:rsidRPr="00917EF4">
          <w:rPr>
            <w:lang w:val="en-US"/>
            <w:rPrChange w:id="1385" w:author="Sam Lo" w:date="2017-02-02T17:20:00Z">
              <w:rPr>
                <w:lang w:val="en-US"/>
              </w:rPr>
            </w:rPrChange>
          </w:rPr>
          <w:t>Mohal-Kullu</w:t>
        </w:r>
        <w:proofErr w:type="spellEnd"/>
        <w:r w:rsidRPr="00917EF4">
          <w:rPr>
            <w:lang w:val="en-US"/>
            <w:rPrChange w:id="1386" w:author="Sam Lo" w:date="2017-02-02T17:20:00Z">
              <w:rPr>
                <w:lang w:val="en-US"/>
              </w:rPr>
            </w:rPrChange>
          </w:rPr>
          <w:t xml:space="preserve"> in the northwestern Indian Himalayan high altitude station during ICARB’, </w:t>
        </w:r>
        <w:r w:rsidRPr="00917EF4">
          <w:rPr>
            <w:i/>
            <w:iCs/>
            <w:lang w:val="en-US"/>
            <w:rPrChange w:id="1387" w:author="Sam Lo" w:date="2017-02-02T17:20:00Z">
              <w:rPr>
                <w:i/>
                <w:iCs/>
                <w:lang w:val="en-US"/>
              </w:rPr>
            </w:rPrChange>
          </w:rPr>
          <w:t>J. Earth Syst. Sci.</w:t>
        </w:r>
        <w:r w:rsidRPr="00917EF4">
          <w:rPr>
            <w:lang w:val="en-US"/>
            <w:rPrChange w:id="1388" w:author="Sam Lo" w:date="2017-02-02T17:20:00Z">
              <w:rPr>
                <w:lang w:val="en-US"/>
              </w:rPr>
            </w:rPrChange>
          </w:rPr>
          <w:t>, vol. 118, no. 1, pp. 41–48, 2009.</w:t>
        </w:r>
      </w:ins>
    </w:p>
    <w:p w14:paraId="30791464" w14:textId="77777777" w:rsidR="00917EF4" w:rsidRPr="00917EF4" w:rsidRDefault="00917EF4" w:rsidP="00917EF4">
      <w:pPr>
        <w:pStyle w:val="Bibliography"/>
        <w:rPr>
          <w:ins w:id="1389" w:author="Sam Lo" w:date="2017-02-02T17:20:00Z"/>
          <w:lang w:val="en-US"/>
          <w:rPrChange w:id="1390" w:author="Sam Lo" w:date="2017-02-02T17:20:00Z">
            <w:rPr>
              <w:ins w:id="1391" w:author="Sam Lo" w:date="2017-02-02T17:20:00Z"/>
              <w:lang w:val="en-US"/>
            </w:rPr>
          </w:rPrChange>
        </w:rPr>
        <w:pPrChange w:id="1392" w:author="Sam Lo" w:date="2017-02-02T17:20:00Z">
          <w:pPr>
            <w:widowControl w:val="0"/>
            <w:autoSpaceDE w:val="0"/>
            <w:autoSpaceDN w:val="0"/>
            <w:adjustRightInd w:val="0"/>
          </w:pPr>
        </w:pPrChange>
      </w:pPr>
      <w:ins w:id="1393" w:author="Sam Lo" w:date="2017-02-02T17:20:00Z">
        <w:r w:rsidRPr="00917EF4">
          <w:rPr>
            <w:lang w:val="en-US"/>
            <w:rPrChange w:id="1394" w:author="Sam Lo" w:date="2017-02-02T17:20:00Z">
              <w:rPr>
                <w:lang w:val="en-US"/>
              </w:rPr>
            </w:rPrChange>
          </w:rPr>
          <w:t>[38]</w:t>
        </w:r>
        <w:r w:rsidRPr="00917EF4">
          <w:rPr>
            <w:lang w:val="en-US"/>
            <w:rPrChange w:id="1395" w:author="Sam Lo" w:date="2017-02-02T17:20:00Z">
              <w:rPr>
                <w:lang w:val="en-US"/>
              </w:rPr>
            </w:rPrChange>
          </w:rPr>
          <w:tab/>
          <w:t xml:space="preserve">M. Nakata, I. Sano, S. </w:t>
        </w:r>
        <w:proofErr w:type="spellStart"/>
        <w:r w:rsidRPr="00917EF4">
          <w:rPr>
            <w:lang w:val="en-US"/>
            <w:rPrChange w:id="1396" w:author="Sam Lo" w:date="2017-02-02T17:20:00Z">
              <w:rPr>
                <w:lang w:val="en-US"/>
              </w:rPr>
            </w:rPrChange>
          </w:rPr>
          <w:t>Mukai</w:t>
        </w:r>
        <w:proofErr w:type="spellEnd"/>
        <w:r w:rsidRPr="00917EF4">
          <w:rPr>
            <w:lang w:val="en-US"/>
            <w:rPrChange w:id="1397" w:author="Sam Lo" w:date="2017-02-02T17:20:00Z">
              <w:rPr>
                <w:lang w:val="en-US"/>
              </w:rPr>
            </w:rPrChange>
          </w:rPr>
          <w:t xml:space="preserve">, and B. </w:t>
        </w:r>
        <w:proofErr w:type="spellStart"/>
        <w:r w:rsidRPr="00917EF4">
          <w:rPr>
            <w:lang w:val="en-US"/>
            <w:rPrChange w:id="1398" w:author="Sam Lo" w:date="2017-02-02T17:20:00Z">
              <w:rPr>
                <w:lang w:val="en-US"/>
              </w:rPr>
            </w:rPrChange>
          </w:rPr>
          <w:t>Holben</w:t>
        </w:r>
        <w:proofErr w:type="spellEnd"/>
        <w:r w:rsidRPr="00917EF4">
          <w:rPr>
            <w:lang w:val="en-US"/>
            <w:rPrChange w:id="1399" w:author="Sam Lo" w:date="2017-02-02T17:20:00Z">
              <w:rPr>
                <w:lang w:val="en-US"/>
              </w:rPr>
            </w:rPrChange>
          </w:rPr>
          <w:t xml:space="preserve">, ‘Spatial and Temporal Variations of Atmospheric Aerosol in Osaka’, </w:t>
        </w:r>
        <w:r w:rsidRPr="00917EF4">
          <w:rPr>
            <w:i/>
            <w:iCs/>
            <w:lang w:val="en-US"/>
            <w:rPrChange w:id="1400" w:author="Sam Lo" w:date="2017-02-02T17:20:00Z">
              <w:rPr>
                <w:i/>
                <w:iCs/>
                <w:lang w:val="en-US"/>
              </w:rPr>
            </w:rPrChange>
          </w:rPr>
          <w:t>Atmosphere</w:t>
        </w:r>
        <w:r w:rsidRPr="00917EF4">
          <w:rPr>
            <w:lang w:val="en-US"/>
            <w:rPrChange w:id="1401" w:author="Sam Lo" w:date="2017-02-02T17:20:00Z">
              <w:rPr>
                <w:lang w:val="en-US"/>
              </w:rPr>
            </w:rPrChange>
          </w:rPr>
          <w:t>, vol. 4, no. 2, pp. 157–168, May 2013.</w:t>
        </w:r>
      </w:ins>
    </w:p>
    <w:p w14:paraId="301016B9" w14:textId="77777777" w:rsidR="00917EF4" w:rsidRPr="00917EF4" w:rsidRDefault="00917EF4" w:rsidP="00917EF4">
      <w:pPr>
        <w:pStyle w:val="Bibliography"/>
        <w:rPr>
          <w:ins w:id="1402" w:author="Sam Lo" w:date="2017-02-02T17:20:00Z"/>
          <w:lang w:val="en-US"/>
          <w:rPrChange w:id="1403" w:author="Sam Lo" w:date="2017-02-02T17:20:00Z">
            <w:rPr>
              <w:ins w:id="1404" w:author="Sam Lo" w:date="2017-02-02T17:20:00Z"/>
              <w:lang w:val="en-US"/>
            </w:rPr>
          </w:rPrChange>
        </w:rPr>
        <w:pPrChange w:id="1405" w:author="Sam Lo" w:date="2017-02-02T17:20:00Z">
          <w:pPr>
            <w:widowControl w:val="0"/>
            <w:autoSpaceDE w:val="0"/>
            <w:autoSpaceDN w:val="0"/>
            <w:adjustRightInd w:val="0"/>
          </w:pPr>
        </w:pPrChange>
      </w:pPr>
      <w:ins w:id="1406" w:author="Sam Lo" w:date="2017-02-02T17:20:00Z">
        <w:r w:rsidRPr="00917EF4">
          <w:rPr>
            <w:lang w:val="en-US"/>
            <w:rPrChange w:id="1407" w:author="Sam Lo" w:date="2017-02-02T17:20:00Z">
              <w:rPr>
                <w:lang w:val="en-US"/>
              </w:rPr>
            </w:rPrChange>
          </w:rPr>
          <w:t>[39]</w:t>
        </w:r>
        <w:r w:rsidRPr="00917EF4">
          <w:rPr>
            <w:lang w:val="en-US"/>
            <w:rPrChange w:id="1408" w:author="Sam Lo" w:date="2017-02-02T17:20:00Z">
              <w:rPr>
                <w:lang w:val="en-US"/>
              </w:rPr>
            </w:rPrChange>
          </w:rPr>
          <w:tab/>
          <w:t xml:space="preserve">C. </w:t>
        </w:r>
        <w:proofErr w:type="spellStart"/>
        <w:r w:rsidRPr="00917EF4">
          <w:rPr>
            <w:lang w:val="en-US"/>
            <w:rPrChange w:id="1409" w:author="Sam Lo" w:date="2017-02-02T17:20:00Z">
              <w:rPr>
                <w:lang w:val="en-US"/>
              </w:rPr>
            </w:rPrChange>
          </w:rPr>
          <w:t>Toledano</w:t>
        </w:r>
        <w:proofErr w:type="spellEnd"/>
        <w:r w:rsidRPr="00917EF4">
          <w:rPr>
            <w:lang w:val="en-US"/>
            <w:rPrChange w:id="1410" w:author="Sam Lo" w:date="2017-02-02T17:20:00Z">
              <w:rPr>
                <w:lang w:val="en-US"/>
              </w:rPr>
            </w:rPrChange>
          </w:rPr>
          <w:t xml:space="preserve"> </w:t>
        </w:r>
        <w:r w:rsidRPr="00917EF4">
          <w:rPr>
            <w:i/>
            <w:iCs/>
            <w:lang w:val="en-US"/>
            <w:rPrChange w:id="1411" w:author="Sam Lo" w:date="2017-02-02T17:20:00Z">
              <w:rPr>
                <w:i/>
                <w:iCs/>
                <w:lang w:val="en-US"/>
              </w:rPr>
            </w:rPrChange>
          </w:rPr>
          <w:t>et al.</w:t>
        </w:r>
        <w:r w:rsidRPr="00917EF4">
          <w:rPr>
            <w:lang w:val="en-US"/>
            <w:rPrChange w:id="1412" w:author="Sam Lo" w:date="2017-02-02T17:20:00Z">
              <w:rPr>
                <w:lang w:val="en-US"/>
              </w:rPr>
            </w:rPrChange>
          </w:rPr>
          <w:t xml:space="preserve">, ‘Aerosol properties of the </w:t>
        </w:r>
        <w:proofErr w:type="spellStart"/>
        <w:r w:rsidRPr="00917EF4">
          <w:rPr>
            <w:lang w:val="en-US"/>
            <w:rPrChange w:id="1413" w:author="Sam Lo" w:date="2017-02-02T17:20:00Z">
              <w:rPr>
                <w:lang w:val="en-US"/>
              </w:rPr>
            </w:rPrChange>
          </w:rPr>
          <w:t>Eyjafjallajökull</w:t>
        </w:r>
        <w:proofErr w:type="spellEnd"/>
        <w:r w:rsidRPr="00917EF4">
          <w:rPr>
            <w:lang w:val="en-US"/>
            <w:rPrChange w:id="1414" w:author="Sam Lo" w:date="2017-02-02T17:20:00Z">
              <w:rPr>
                <w:lang w:val="en-US"/>
              </w:rPr>
            </w:rPrChange>
          </w:rPr>
          <w:t xml:space="preserve"> ash derived from sun photometer and satellite observations over the Iberian Peninsula’, </w:t>
        </w:r>
        <w:r w:rsidRPr="00917EF4">
          <w:rPr>
            <w:i/>
            <w:iCs/>
            <w:lang w:val="en-US"/>
            <w:rPrChange w:id="1415" w:author="Sam Lo" w:date="2017-02-02T17:20:00Z">
              <w:rPr>
                <w:i/>
                <w:iCs/>
                <w:lang w:val="en-US"/>
              </w:rPr>
            </w:rPrChange>
          </w:rPr>
          <w:t>Atmos. Environ</w:t>
        </w:r>
        <w:proofErr w:type="gramStart"/>
        <w:r w:rsidRPr="00917EF4">
          <w:rPr>
            <w:i/>
            <w:iCs/>
            <w:lang w:val="en-US"/>
            <w:rPrChange w:id="1416" w:author="Sam Lo" w:date="2017-02-02T17:20:00Z">
              <w:rPr>
                <w:i/>
                <w:iCs/>
                <w:lang w:val="en-US"/>
              </w:rPr>
            </w:rPrChange>
          </w:rPr>
          <w:t>.</w:t>
        </w:r>
        <w:r w:rsidRPr="00917EF4">
          <w:rPr>
            <w:lang w:val="en-US"/>
            <w:rPrChange w:id="1417" w:author="Sam Lo" w:date="2017-02-02T17:20:00Z">
              <w:rPr>
                <w:lang w:val="en-US"/>
              </w:rPr>
            </w:rPrChange>
          </w:rPr>
          <w:t>,</w:t>
        </w:r>
        <w:proofErr w:type="gramEnd"/>
        <w:r w:rsidRPr="00917EF4">
          <w:rPr>
            <w:lang w:val="en-US"/>
            <w:rPrChange w:id="1418" w:author="Sam Lo" w:date="2017-02-02T17:20:00Z">
              <w:rPr>
                <w:lang w:val="en-US"/>
              </w:rPr>
            </w:rPrChange>
          </w:rPr>
          <w:t xml:space="preserve"> vol. 48, pp. 22–32, Mar. 2012.</w:t>
        </w:r>
      </w:ins>
    </w:p>
    <w:p w14:paraId="74447B3D" w14:textId="77777777" w:rsidR="00917EF4" w:rsidRPr="00917EF4" w:rsidRDefault="00917EF4" w:rsidP="00917EF4">
      <w:pPr>
        <w:pStyle w:val="Bibliography"/>
        <w:rPr>
          <w:ins w:id="1419" w:author="Sam Lo" w:date="2017-02-02T17:20:00Z"/>
          <w:lang w:val="en-US"/>
          <w:rPrChange w:id="1420" w:author="Sam Lo" w:date="2017-02-02T17:20:00Z">
            <w:rPr>
              <w:ins w:id="1421" w:author="Sam Lo" w:date="2017-02-02T17:20:00Z"/>
              <w:lang w:val="en-US"/>
            </w:rPr>
          </w:rPrChange>
        </w:rPr>
        <w:pPrChange w:id="1422" w:author="Sam Lo" w:date="2017-02-02T17:20:00Z">
          <w:pPr>
            <w:widowControl w:val="0"/>
            <w:autoSpaceDE w:val="0"/>
            <w:autoSpaceDN w:val="0"/>
            <w:adjustRightInd w:val="0"/>
          </w:pPr>
        </w:pPrChange>
      </w:pPr>
      <w:ins w:id="1423" w:author="Sam Lo" w:date="2017-02-02T17:20:00Z">
        <w:r w:rsidRPr="00917EF4">
          <w:rPr>
            <w:lang w:val="en-US"/>
            <w:rPrChange w:id="1424" w:author="Sam Lo" w:date="2017-02-02T17:20:00Z">
              <w:rPr>
                <w:lang w:val="en-US"/>
              </w:rPr>
            </w:rPrChange>
          </w:rPr>
          <w:t>[40]</w:t>
        </w:r>
        <w:r w:rsidRPr="00917EF4">
          <w:rPr>
            <w:lang w:val="en-US"/>
            <w:rPrChange w:id="1425" w:author="Sam Lo" w:date="2017-02-02T17:20:00Z">
              <w:rPr>
                <w:lang w:val="en-US"/>
              </w:rPr>
            </w:rPrChange>
          </w:rPr>
          <w:tab/>
          <w:t xml:space="preserve">J. G. </w:t>
        </w:r>
        <w:proofErr w:type="spellStart"/>
        <w:r w:rsidRPr="00917EF4">
          <w:rPr>
            <w:lang w:val="en-US"/>
            <w:rPrChange w:id="1426" w:author="Sam Lo" w:date="2017-02-02T17:20:00Z">
              <w:rPr>
                <w:lang w:val="en-US"/>
              </w:rPr>
            </w:rPrChange>
          </w:rPr>
          <w:t>Cerqueira</w:t>
        </w:r>
        <w:proofErr w:type="spellEnd"/>
        <w:r w:rsidRPr="00917EF4">
          <w:rPr>
            <w:lang w:val="en-US"/>
            <w:rPrChange w:id="1427" w:author="Sam Lo" w:date="2017-02-02T17:20:00Z">
              <w:rPr>
                <w:lang w:val="en-US"/>
              </w:rPr>
            </w:rPrChange>
          </w:rPr>
          <w:t xml:space="preserve">, J. H. Fernandez, J. J. </w:t>
        </w:r>
        <w:proofErr w:type="spellStart"/>
        <w:r w:rsidRPr="00917EF4">
          <w:rPr>
            <w:lang w:val="en-US"/>
            <w:rPrChange w:id="1428" w:author="Sam Lo" w:date="2017-02-02T17:20:00Z">
              <w:rPr>
                <w:lang w:val="en-US"/>
              </w:rPr>
            </w:rPrChange>
          </w:rPr>
          <w:t>Hoelzemann</w:t>
        </w:r>
        <w:proofErr w:type="spellEnd"/>
        <w:r w:rsidRPr="00917EF4">
          <w:rPr>
            <w:lang w:val="en-US"/>
            <w:rPrChange w:id="1429" w:author="Sam Lo" w:date="2017-02-02T17:20:00Z">
              <w:rPr>
                <w:lang w:val="en-US"/>
              </w:rPr>
            </w:rPrChange>
          </w:rPr>
          <w:t xml:space="preserve">, N. M. P. </w:t>
        </w:r>
        <w:proofErr w:type="spellStart"/>
        <w:r w:rsidRPr="00917EF4">
          <w:rPr>
            <w:lang w:val="en-US"/>
            <w:rPrChange w:id="1430" w:author="Sam Lo" w:date="2017-02-02T17:20:00Z">
              <w:rPr>
                <w:lang w:val="en-US"/>
              </w:rPr>
            </w:rPrChange>
          </w:rPr>
          <w:t>Leme</w:t>
        </w:r>
        <w:proofErr w:type="spellEnd"/>
        <w:r w:rsidRPr="00917EF4">
          <w:rPr>
            <w:lang w:val="en-US"/>
            <w:rPrChange w:id="1431" w:author="Sam Lo" w:date="2017-02-02T17:20:00Z">
              <w:rPr>
                <w:lang w:val="en-US"/>
              </w:rPr>
            </w:rPrChange>
          </w:rPr>
          <w:t xml:space="preserve">, and C. T. Sousa, ‘Langley method applied in study of aerosol optical depth in the Brazilian semiarid region using 500, 670 and 870nm bands for sun photometer calibration’, </w:t>
        </w:r>
        <w:r w:rsidRPr="00917EF4">
          <w:rPr>
            <w:i/>
            <w:iCs/>
            <w:lang w:val="en-US"/>
            <w:rPrChange w:id="1432" w:author="Sam Lo" w:date="2017-02-02T17:20:00Z">
              <w:rPr>
                <w:i/>
                <w:iCs/>
                <w:lang w:val="en-US"/>
              </w:rPr>
            </w:rPrChange>
          </w:rPr>
          <w:t>Adv. Space Res.</w:t>
        </w:r>
        <w:r w:rsidRPr="00917EF4">
          <w:rPr>
            <w:lang w:val="en-US"/>
            <w:rPrChange w:id="1433" w:author="Sam Lo" w:date="2017-02-02T17:20:00Z">
              <w:rPr>
                <w:lang w:val="en-US"/>
              </w:rPr>
            </w:rPrChange>
          </w:rPr>
          <w:t>, vol. 54, no. 8, pp. 1530–1543, Oct. 2014.</w:t>
        </w:r>
      </w:ins>
    </w:p>
    <w:p w14:paraId="0238D0AB" w14:textId="77777777" w:rsidR="00917EF4" w:rsidRPr="00917EF4" w:rsidRDefault="00917EF4" w:rsidP="00917EF4">
      <w:pPr>
        <w:pStyle w:val="Bibliography"/>
        <w:rPr>
          <w:ins w:id="1434" w:author="Sam Lo" w:date="2017-02-02T17:20:00Z"/>
          <w:lang w:val="en-US"/>
          <w:rPrChange w:id="1435" w:author="Sam Lo" w:date="2017-02-02T17:20:00Z">
            <w:rPr>
              <w:ins w:id="1436" w:author="Sam Lo" w:date="2017-02-02T17:20:00Z"/>
              <w:lang w:val="en-US"/>
            </w:rPr>
          </w:rPrChange>
        </w:rPr>
        <w:pPrChange w:id="1437" w:author="Sam Lo" w:date="2017-02-02T17:20:00Z">
          <w:pPr>
            <w:widowControl w:val="0"/>
            <w:autoSpaceDE w:val="0"/>
            <w:autoSpaceDN w:val="0"/>
            <w:adjustRightInd w:val="0"/>
          </w:pPr>
        </w:pPrChange>
      </w:pPr>
      <w:ins w:id="1438" w:author="Sam Lo" w:date="2017-02-02T17:20:00Z">
        <w:r w:rsidRPr="00917EF4">
          <w:rPr>
            <w:lang w:val="en-US"/>
            <w:rPrChange w:id="1439" w:author="Sam Lo" w:date="2017-02-02T17:20:00Z">
              <w:rPr>
                <w:lang w:val="en-US"/>
              </w:rPr>
            </w:rPrChange>
          </w:rPr>
          <w:t>[41]</w:t>
        </w:r>
        <w:r w:rsidRPr="00917EF4">
          <w:rPr>
            <w:lang w:val="en-US"/>
            <w:rPrChange w:id="1440" w:author="Sam Lo" w:date="2017-02-02T17:20:00Z">
              <w:rPr>
                <w:lang w:val="en-US"/>
              </w:rPr>
            </w:rPrChange>
          </w:rPr>
          <w:tab/>
          <w:t xml:space="preserve">OSRAM </w:t>
        </w:r>
        <w:proofErr w:type="spellStart"/>
        <w:r w:rsidRPr="00917EF4">
          <w:rPr>
            <w:lang w:val="en-US"/>
            <w:rPrChange w:id="1441" w:author="Sam Lo" w:date="2017-02-02T17:20:00Z">
              <w:rPr>
                <w:lang w:val="en-US"/>
              </w:rPr>
            </w:rPrChange>
          </w:rPr>
          <w:t>Opto</w:t>
        </w:r>
        <w:proofErr w:type="spellEnd"/>
        <w:r w:rsidRPr="00917EF4">
          <w:rPr>
            <w:lang w:val="en-US"/>
            <w:rPrChange w:id="1442" w:author="Sam Lo" w:date="2017-02-02T17:20:00Z">
              <w:rPr>
                <w:lang w:val="en-US"/>
              </w:rPr>
            </w:rPrChange>
          </w:rPr>
          <w:t xml:space="preserve"> Semiconductors, ‘Reliability and lifetime of LEDs.pdf’. Dec-2013.</w:t>
        </w:r>
      </w:ins>
    </w:p>
    <w:p w14:paraId="58A9ED30" w14:textId="77777777" w:rsidR="00917EF4" w:rsidRPr="00917EF4" w:rsidRDefault="00917EF4" w:rsidP="00917EF4">
      <w:pPr>
        <w:pStyle w:val="Bibliography"/>
        <w:rPr>
          <w:ins w:id="1443" w:author="Sam Lo" w:date="2017-02-02T17:20:00Z"/>
          <w:lang w:val="en-US"/>
          <w:rPrChange w:id="1444" w:author="Sam Lo" w:date="2017-02-02T17:20:00Z">
            <w:rPr>
              <w:ins w:id="1445" w:author="Sam Lo" w:date="2017-02-02T17:20:00Z"/>
              <w:lang w:val="en-US"/>
            </w:rPr>
          </w:rPrChange>
        </w:rPr>
        <w:pPrChange w:id="1446" w:author="Sam Lo" w:date="2017-02-02T17:20:00Z">
          <w:pPr>
            <w:widowControl w:val="0"/>
            <w:autoSpaceDE w:val="0"/>
            <w:autoSpaceDN w:val="0"/>
            <w:adjustRightInd w:val="0"/>
          </w:pPr>
        </w:pPrChange>
      </w:pPr>
      <w:ins w:id="1447" w:author="Sam Lo" w:date="2017-02-02T17:20:00Z">
        <w:r w:rsidRPr="00917EF4">
          <w:rPr>
            <w:lang w:val="en-US"/>
            <w:rPrChange w:id="1448" w:author="Sam Lo" w:date="2017-02-02T17:20:00Z">
              <w:rPr>
                <w:lang w:val="en-US"/>
              </w:rPr>
            </w:rPrChange>
          </w:rPr>
          <w:t>[42]</w:t>
        </w:r>
        <w:r w:rsidRPr="00917EF4">
          <w:rPr>
            <w:lang w:val="en-US"/>
            <w:rPrChange w:id="1449" w:author="Sam Lo" w:date="2017-02-02T17:20:00Z">
              <w:rPr>
                <w:lang w:val="en-US"/>
              </w:rPr>
            </w:rPrChange>
          </w:rPr>
          <w:tab/>
          <w:t xml:space="preserve">M. </w:t>
        </w:r>
        <w:proofErr w:type="spellStart"/>
        <w:r w:rsidRPr="00917EF4">
          <w:rPr>
            <w:lang w:val="en-US"/>
            <w:rPrChange w:id="1450" w:author="Sam Lo" w:date="2017-02-02T17:20:00Z">
              <w:rPr>
                <w:lang w:val="en-US"/>
              </w:rPr>
            </w:rPrChange>
          </w:rPr>
          <w:t>Ott</w:t>
        </w:r>
        <w:proofErr w:type="spellEnd"/>
        <w:r w:rsidRPr="00917EF4">
          <w:rPr>
            <w:lang w:val="en-US"/>
            <w:rPrChange w:id="1451" w:author="Sam Lo" w:date="2017-02-02T17:20:00Z">
              <w:rPr>
                <w:lang w:val="en-US"/>
              </w:rPr>
            </w:rPrChange>
          </w:rPr>
          <w:t xml:space="preserve"> and others, ‘Capabilities and reliability of LEDs and laser diodes’, </w:t>
        </w:r>
        <w:r w:rsidRPr="00917EF4">
          <w:rPr>
            <w:i/>
            <w:iCs/>
            <w:lang w:val="en-US"/>
            <w:rPrChange w:id="1452" w:author="Sam Lo" w:date="2017-02-02T17:20:00Z">
              <w:rPr>
                <w:i/>
                <w:iCs/>
                <w:lang w:val="en-US"/>
              </w:rPr>
            </w:rPrChange>
          </w:rPr>
          <w:t xml:space="preserve">Intern. </w:t>
        </w:r>
        <w:proofErr w:type="gramStart"/>
        <w:r w:rsidRPr="00917EF4">
          <w:rPr>
            <w:i/>
            <w:iCs/>
            <w:lang w:val="en-US"/>
            <w:rPrChange w:id="1453" w:author="Sam Lo" w:date="2017-02-02T17:20:00Z">
              <w:rPr>
                <w:i/>
                <w:iCs/>
                <w:lang w:val="en-US"/>
              </w:rPr>
            </w:rPrChange>
          </w:rPr>
          <w:t xml:space="preserve">NASA Parts </w:t>
        </w:r>
        <w:proofErr w:type="spellStart"/>
        <w:r w:rsidRPr="00917EF4">
          <w:rPr>
            <w:i/>
            <w:iCs/>
            <w:lang w:val="en-US"/>
            <w:rPrChange w:id="1454" w:author="Sam Lo" w:date="2017-02-02T17:20:00Z">
              <w:rPr>
                <w:i/>
                <w:iCs/>
                <w:lang w:val="en-US"/>
              </w:rPr>
            </w:rPrChange>
          </w:rPr>
          <w:t>Packag</w:t>
        </w:r>
        <w:proofErr w:type="spellEnd"/>
        <w:r w:rsidRPr="00917EF4">
          <w:rPr>
            <w:i/>
            <w:iCs/>
            <w:lang w:val="en-US"/>
            <w:rPrChange w:id="1455" w:author="Sam Lo" w:date="2017-02-02T17:20:00Z">
              <w:rPr>
                <w:i/>
                <w:iCs/>
                <w:lang w:val="en-US"/>
              </w:rPr>
            </w:rPrChange>
          </w:rPr>
          <w:t>.</w:t>
        </w:r>
        <w:proofErr w:type="gramEnd"/>
        <w:r w:rsidRPr="00917EF4">
          <w:rPr>
            <w:i/>
            <w:iCs/>
            <w:lang w:val="en-US"/>
            <w:rPrChange w:id="1456" w:author="Sam Lo" w:date="2017-02-02T17:20:00Z">
              <w:rPr>
                <w:i/>
                <w:iCs/>
                <w:lang w:val="en-US"/>
              </w:rPr>
            </w:rPrChange>
          </w:rPr>
          <w:t xml:space="preserve"> </w:t>
        </w:r>
        <w:proofErr w:type="gramStart"/>
        <w:r w:rsidRPr="00917EF4">
          <w:rPr>
            <w:i/>
            <w:iCs/>
            <w:lang w:val="en-US"/>
            <w:rPrChange w:id="1457" w:author="Sam Lo" w:date="2017-02-02T17:20:00Z">
              <w:rPr>
                <w:i/>
                <w:iCs/>
                <w:lang w:val="en-US"/>
              </w:rPr>
            </w:rPrChange>
          </w:rPr>
          <w:t>Publ.</w:t>
        </w:r>
        <w:r w:rsidRPr="00917EF4">
          <w:rPr>
            <w:lang w:val="en-US"/>
            <w:rPrChange w:id="1458" w:author="Sam Lo" w:date="2017-02-02T17:20:00Z">
              <w:rPr>
                <w:lang w:val="en-US"/>
              </w:rPr>
            </w:rPrChange>
          </w:rPr>
          <w:t>, 1996.</w:t>
        </w:r>
        <w:proofErr w:type="gramEnd"/>
      </w:ins>
    </w:p>
    <w:p w14:paraId="238D4CA1" w14:textId="18A1AE88" w:rsidR="00AE521A" w:rsidRPr="00F56D8B" w:rsidRDefault="00AE521A" w:rsidP="00F56D8B">
      <w:pPr>
        <w:pStyle w:val="Heading1"/>
        <w:ind w:left="-426"/>
        <w:jc w:val="both"/>
        <w:rPr>
          <w:rFonts w:ascii="Arial" w:hAnsi="Arial" w:cs="Arial"/>
          <w:sz w:val="24"/>
          <w:szCs w:val="24"/>
        </w:rPr>
      </w:pPr>
      <w:r w:rsidRPr="00F56D8B">
        <w:rPr>
          <w:rFonts w:ascii="Arial" w:hAnsi="Arial" w:cs="Arial"/>
          <w:sz w:val="24"/>
          <w:szCs w:val="24"/>
        </w:rPr>
        <w:fldChar w:fldCharType="end"/>
      </w:r>
    </w:p>
    <w:p w14:paraId="61C83C2C" w14:textId="77777777" w:rsidR="00AE521A" w:rsidRPr="00F56D8B" w:rsidRDefault="00AE521A" w:rsidP="00F56D8B">
      <w:pPr>
        <w:jc w:val="both"/>
        <w:rPr>
          <w:rFonts w:ascii="Arial" w:hAnsi="Arial" w:cs="Arial"/>
          <w:b/>
          <w:bCs/>
          <w:kern w:val="36"/>
        </w:rPr>
      </w:pPr>
      <w:r w:rsidRPr="00F56D8B">
        <w:rPr>
          <w:rFonts w:ascii="Arial" w:hAnsi="Arial" w:cs="Arial"/>
        </w:rPr>
        <w:br w:type="page"/>
      </w:r>
    </w:p>
    <w:p w14:paraId="1AA10601" w14:textId="7EC18996" w:rsidR="00AE521A" w:rsidRPr="00F56D8B" w:rsidRDefault="00AE521A" w:rsidP="00F56D8B">
      <w:pPr>
        <w:pStyle w:val="Heading1"/>
        <w:ind w:left="-426"/>
        <w:jc w:val="both"/>
        <w:rPr>
          <w:rFonts w:ascii="Arial" w:hAnsi="Arial" w:cs="Arial"/>
          <w:sz w:val="24"/>
          <w:szCs w:val="24"/>
        </w:rPr>
      </w:pPr>
      <w:bookmarkStart w:id="1459" w:name="_Toc347617536"/>
      <w:r w:rsidRPr="00F56D8B">
        <w:rPr>
          <w:rFonts w:ascii="Arial" w:hAnsi="Arial" w:cs="Arial"/>
          <w:sz w:val="24"/>
          <w:szCs w:val="24"/>
        </w:rPr>
        <w:t>8. Appendix 1 - Theoretical Prediction of solar elevation angle</w:t>
      </w:r>
      <w:bookmarkEnd w:id="1459"/>
    </w:p>
    <w:p w14:paraId="1D83EFC5" w14:textId="2FB6D1FB" w:rsidR="00F56D8B" w:rsidRPr="00F56D8B" w:rsidRDefault="00F56D8B" w:rsidP="00F56D8B">
      <w:pPr>
        <w:pStyle w:val="Heading2"/>
      </w:pPr>
      <w:bookmarkStart w:id="1460" w:name="_Toc347617537"/>
      <w:r w:rsidRPr="00F56D8B">
        <w:t>8.1. Solar Elevation Angle Positioning</w:t>
      </w:r>
      <w:bookmarkEnd w:id="1460"/>
      <w:r w:rsidRPr="00F56D8B">
        <w:t xml:space="preserve"> </w:t>
      </w:r>
    </w:p>
    <w:p w14:paraId="69921C99" w14:textId="77777777" w:rsidR="00F56D8B" w:rsidRPr="00F56D8B" w:rsidRDefault="00F56D8B" w:rsidP="00F56D8B">
      <w:pPr>
        <w:jc w:val="both"/>
        <w:rPr>
          <w:rFonts w:ascii="Arial" w:eastAsia="Times New Roman" w:hAnsi="Arial" w:cs="Arial"/>
        </w:rPr>
      </w:pPr>
    </w:p>
    <w:p w14:paraId="25601717" w14:textId="4DE69099" w:rsidR="00F56D8B" w:rsidRPr="00F56D8B" w:rsidRDefault="00861A46" w:rsidP="00F56D8B">
      <w:pPr>
        <w:pStyle w:val="NormalWeb"/>
        <w:spacing w:before="0" w:beforeAutospacing="0" w:after="0" w:afterAutospacing="0"/>
        <w:ind w:left="-360"/>
        <w:jc w:val="both"/>
        <w:rPr>
          <w:rFonts w:ascii="Arial" w:hAnsi="Arial" w:cs="Arial"/>
          <w:sz w:val="24"/>
          <w:szCs w:val="24"/>
        </w:rPr>
      </w:pPr>
      <w:ins w:id="1461" w:author="Sam Lo" w:date="2017-02-02T15:30:00Z">
        <w:r>
          <w:rPr>
            <w:rFonts w:ascii="Arial" w:hAnsi="Arial" w:cs="Arial"/>
            <w:sz w:val="24"/>
            <w:szCs w:val="24"/>
          </w:rPr>
          <w:t>The s</w:t>
        </w:r>
      </w:ins>
      <w:del w:id="1462" w:author="Sam Lo" w:date="2017-02-02T15:30:00Z">
        <w:r w:rsidR="00F56D8B" w:rsidRPr="00F56D8B" w:rsidDel="00861A46">
          <w:rPr>
            <w:rFonts w:ascii="Arial" w:hAnsi="Arial" w:cs="Arial"/>
            <w:sz w:val="24"/>
            <w:szCs w:val="24"/>
          </w:rPr>
          <w:delText>S</w:delText>
        </w:r>
      </w:del>
      <w:r w:rsidR="00F56D8B" w:rsidRPr="00F56D8B">
        <w:rPr>
          <w:rFonts w:ascii="Arial" w:hAnsi="Arial" w:cs="Arial"/>
          <w:sz w:val="24"/>
          <w:szCs w:val="24"/>
        </w:rPr>
        <w:t xml:space="preserve">olar Elevation Angle is critical for measuring aerosol content in the direction of the sun. It is depending on time, time zone, season, latitude and longitude. The location is Bath University with </w:t>
      </w:r>
      <w:del w:id="1463" w:author="Sam Lo" w:date="2017-02-02T15:30:00Z">
        <w:r w:rsidR="00F56D8B" w:rsidRPr="00F56D8B" w:rsidDel="00861A46">
          <w:rPr>
            <w:rFonts w:ascii="Arial" w:hAnsi="Arial" w:cs="Arial"/>
            <w:sz w:val="24"/>
            <w:szCs w:val="24"/>
          </w:rPr>
          <w:delText>a latitude</w:delText>
        </w:r>
      </w:del>
      <w:ins w:id="1464" w:author="Sam Lo" w:date="2017-02-02T15:30:00Z">
        <w:r w:rsidRPr="00F56D8B">
          <w:rPr>
            <w:rFonts w:ascii="Arial" w:hAnsi="Arial" w:cs="Arial"/>
            <w:sz w:val="24"/>
            <w:szCs w:val="24"/>
          </w:rPr>
          <w:t>latitude</w:t>
        </w:r>
      </w:ins>
      <w:r w:rsidR="00F56D8B" w:rsidRPr="00F56D8B">
        <w:rPr>
          <w:rFonts w:ascii="Arial" w:hAnsi="Arial" w:cs="Arial"/>
          <w:sz w:val="24"/>
          <w:szCs w:val="24"/>
        </w:rPr>
        <w:t xml:space="preserve"> of 51.2432 degrees and longitude of -2.35363 degrees. The time zone is +GMT 0 with an additional daylight saving hour from April to October. There are 4 distinct seasons in Bath throughout a year, which is also a factor that changes the solar elevation angle. </w:t>
      </w:r>
      <w:r w:rsidR="00F56D8B" w:rsidRPr="00F56D8B">
        <w:rPr>
          <w:rFonts w:ascii="Arial" w:hAnsi="Arial" w:cs="Arial"/>
          <w:sz w:val="24"/>
          <w:szCs w:val="24"/>
        </w:rPr>
        <w:fldChar w:fldCharType="begin"/>
      </w:r>
      <w:ins w:id="1465" w:author="Sam Lo" w:date="2017-02-02T17:19:00Z">
        <w:r w:rsidR="00917EF4">
          <w:rPr>
            <w:rFonts w:ascii="Arial" w:hAnsi="Arial" w:cs="Arial"/>
            <w:sz w:val="24"/>
            <w:szCs w:val="24"/>
          </w:rPr>
          <w:instrText xml:space="preserve"> ADDIN ZOTERO_ITEM CSL_CITATION {"citationID":"rrapnp5nn","properties":{"formattedCitation":"[20]","plainCitation":"[20]"},"citationItems":[{"id":3670,"uris":["http://zotero.org/users/1792213/items/UDCM2BW4"],"uri":["http://zotero.org/users/1792213/items/UDCM2BW4"],"itemData":{"id":3670,"type":"article-journal","title":"Solar position algorithm for solar radiation applications","container-title":"Solar Energy","page":"577-589","volume":"76","issue":"5","source":"CrossRef","DOI":"10.1016/j.solener.2003.12.003","ISSN":"0038092X","language":"en","author":[{"family":"Reda","given":"Ibrahim"},{"family":"Andreas","given":"Afshin"}],"issued":{"date-parts":[["2004"]]}}}],"schema":"https://github.com/citation-style-language/schema/raw/master/csl-citation.json"} </w:instrText>
        </w:r>
      </w:ins>
      <w:del w:id="1466" w:author="Sam Lo" w:date="2017-02-02T11:57:00Z">
        <w:r w:rsidR="00F56D8B" w:rsidRPr="00F56D8B" w:rsidDel="0029363E">
          <w:rPr>
            <w:rFonts w:ascii="Arial" w:hAnsi="Arial" w:cs="Arial"/>
            <w:sz w:val="24"/>
            <w:szCs w:val="24"/>
          </w:rPr>
          <w:delInstrText xml:space="preserve"> ADDIN ZOTERO_ITEM CSL_CITATION {"citationID":"rrapnp5nn","properties":{"formattedCitation":"[13]","plainCitation":"[13]"},"citationItems":[{"id":3670,"uris":["http://zotero.org/users/1792213/items/UDCM2BW4"],"uri":["http://zotero.org/users/1792213/items/UDCM2BW4"],"itemData":{"id":3670,"type":"article-journal","title":"Solar position algorithm for solar radiation applications","container-title":"Solar Energy","page":"577-589","volume":"76","issue":"5","source":"CrossRef","DOI":"10.1016/j.solener.2003.12.003","ISSN":"0038092X","language":"en","author":[{"family":"Reda","given":"Ibrahim"},{"family":"Andreas","given":"Afshin"}],"issued":{"date-parts":[["2004"]]}}}],"schema":"https://github.com/citation-style-language/schema/raw/master/csl-citation.json"} </w:delInstrText>
        </w:r>
      </w:del>
      <w:r w:rsidR="00F56D8B" w:rsidRPr="00F56D8B">
        <w:rPr>
          <w:rFonts w:ascii="Arial" w:hAnsi="Arial" w:cs="Arial"/>
          <w:sz w:val="24"/>
          <w:szCs w:val="24"/>
        </w:rPr>
        <w:fldChar w:fldCharType="separate"/>
      </w:r>
      <w:ins w:id="1467" w:author="Sam Lo" w:date="2017-02-02T17:19:00Z">
        <w:r w:rsidR="00917EF4">
          <w:rPr>
            <w:rFonts w:ascii="Arial" w:hAnsi="Arial" w:cs="Arial"/>
            <w:noProof/>
            <w:sz w:val="24"/>
            <w:szCs w:val="24"/>
          </w:rPr>
          <w:t>[20]</w:t>
        </w:r>
      </w:ins>
      <w:del w:id="1468" w:author="Sam Lo" w:date="2017-02-02T11:57:00Z">
        <w:r w:rsidR="00F56D8B" w:rsidRPr="00917EF4" w:rsidDel="0029363E">
          <w:rPr>
            <w:rFonts w:ascii="Arial" w:hAnsi="Arial" w:cs="Arial"/>
            <w:noProof/>
            <w:sz w:val="24"/>
            <w:szCs w:val="24"/>
          </w:rPr>
          <w:delText>[13]</w:delText>
        </w:r>
      </w:del>
      <w:r w:rsidR="00F56D8B" w:rsidRPr="00F56D8B">
        <w:rPr>
          <w:rFonts w:ascii="Arial" w:hAnsi="Arial" w:cs="Arial"/>
          <w:sz w:val="24"/>
          <w:szCs w:val="24"/>
        </w:rPr>
        <w:fldChar w:fldCharType="end"/>
      </w:r>
    </w:p>
    <w:p w14:paraId="72628A58" w14:textId="77777777" w:rsidR="00F56D8B" w:rsidRPr="00F56D8B" w:rsidRDefault="00F56D8B" w:rsidP="00F56D8B">
      <w:pPr>
        <w:pStyle w:val="NormalWeb"/>
        <w:spacing w:before="0" w:beforeAutospacing="0" w:after="0" w:afterAutospacing="0"/>
        <w:ind w:left="-360"/>
        <w:jc w:val="both"/>
        <w:rPr>
          <w:rFonts w:ascii="Arial" w:hAnsi="Arial" w:cs="Arial"/>
          <w:sz w:val="24"/>
          <w:szCs w:val="24"/>
        </w:rPr>
      </w:pPr>
      <w:r w:rsidRPr="00F56D8B">
        <w:rPr>
          <w:rFonts w:ascii="Arial" w:hAnsi="Arial" w:cs="Arial"/>
          <w:sz w:val="24"/>
          <w:szCs w:val="24"/>
        </w:rPr>
        <w:t xml:space="preserve">Figure 1 is a comparison of the solar elevation angle between today, Spring Equinox, Autumn Equinox, Summer Solstice and Winter Solstice. It shows that the solar elevation angle is depending on the season. The maximum solar elevation angle at noon on the summer solstice is above 60 degrees, whereas that in the winter solstice is below 20 degrees. The days of the equinoxes have same elevation angle during noon, but have different sunrise and sunset hours. </w:t>
      </w:r>
    </w:p>
    <w:p w14:paraId="49624CA0" w14:textId="77777777" w:rsidR="00F56D8B" w:rsidRPr="00F56D8B" w:rsidRDefault="00F56D8B" w:rsidP="00F56D8B">
      <w:pPr>
        <w:bidi/>
        <w:jc w:val="both"/>
        <w:rPr>
          <w:rFonts w:ascii="Arial" w:eastAsia="Times New Roman" w:hAnsi="Arial" w:cs="Arial"/>
        </w:rPr>
      </w:pPr>
    </w:p>
    <w:p w14:paraId="39049E90" w14:textId="77777777" w:rsidR="00F56D8B" w:rsidRPr="00F56D8B" w:rsidRDefault="00F56D8B" w:rsidP="00F56D8B">
      <w:pPr>
        <w:pStyle w:val="Heading3"/>
        <w:jc w:val="both"/>
      </w:pPr>
      <w:r w:rsidRPr="00F56D8B">
        <w:rPr>
          <w:rFonts w:eastAsiaTheme="minorEastAsia"/>
          <w:noProof/>
          <w:lang w:val="en-US"/>
        </w:rPr>
        <w:drawing>
          <wp:inline distT="0" distB="0" distL="0" distR="0" wp14:anchorId="1A4328E1" wp14:editId="353BD1E9">
            <wp:extent cx="4610040" cy="2716984"/>
            <wp:effectExtent l="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duotone>
                        <a:prstClr val="black"/>
                        <a:srgbClr val="FBFCFF">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4611518" cy="2717855"/>
                    </a:xfrm>
                    <a:prstGeom prst="rect">
                      <a:avLst/>
                    </a:prstGeom>
                    <a:noFill/>
                    <a:ln>
                      <a:noFill/>
                    </a:ln>
                  </pic:spPr>
                </pic:pic>
              </a:graphicData>
            </a:graphic>
          </wp:inline>
        </w:drawing>
      </w:r>
    </w:p>
    <w:p w14:paraId="5B227D4D" w14:textId="271EF2DF" w:rsidR="00F56D8B" w:rsidRPr="00F56D8B" w:rsidRDefault="00F56D8B" w:rsidP="00F56D8B">
      <w:pPr>
        <w:pStyle w:val="Caption"/>
        <w:rPr>
          <w:rFonts w:ascii="Arial" w:eastAsiaTheme="majorEastAsia" w:hAnsi="Arial" w:cs="Arial"/>
          <w:color w:val="auto"/>
          <w:sz w:val="24"/>
          <w:szCs w:val="24"/>
          <w:rtl/>
        </w:rPr>
      </w:pPr>
      <w:r w:rsidRPr="00F56D8B">
        <w:rPr>
          <w:rFonts w:ascii="Arial" w:hAnsi="Arial" w:cs="Arial"/>
          <w:color w:val="auto"/>
          <w:sz w:val="24"/>
          <w:szCs w:val="24"/>
        </w:rPr>
        <w:t xml:space="preserve">Figure </w:t>
      </w:r>
      <w:r w:rsidRPr="00F56D8B">
        <w:rPr>
          <w:rFonts w:ascii="Arial" w:hAnsi="Arial" w:cs="Arial"/>
          <w:color w:val="auto"/>
          <w:sz w:val="24"/>
          <w:szCs w:val="24"/>
        </w:rPr>
        <w:fldChar w:fldCharType="begin"/>
      </w:r>
      <w:r w:rsidRPr="00F56D8B">
        <w:rPr>
          <w:rFonts w:ascii="Arial" w:hAnsi="Arial" w:cs="Arial"/>
          <w:color w:val="auto"/>
          <w:sz w:val="24"/>
          <w:szCs w:val="24"/>
        </w:rPr>
        <w:instrText xml:space="preserve"> SEQ Figure \* ARABIC </w:instrText>
      </w:r>
      <w:r w:rsidRPr="00F56D8B">
        <w:rPr>
          <w:rFonts w:ascii="Arial" w:hAnsi="Arial" w:cs="Arial"/>
          <w:color w:val="auto"/>
          <w:sz w:val="24"/>
          <w:szCs w:val="24"/>
        </w:rPr>
        <w:fldChar w:fldCharType="separate"/>
      </w:r>
      <w:r w:rsidRPr="00F56D8B">
        <w:rPr>
          <w:rFonts w:ascii="Arial" w:hAnsi="Arial" w:cs="Arial"/>
          <w:noProof/>
          <w:color w:val="auto"/>
          <w:sz w:val="24"/>
          <w:szCs w:val="24"/>
        </w:rPr>
        <w:t>18</w:t>
      </w:r>
      <w:r w:rsidRPr="00F56D8B">
        <w:rPr>
          <w:rFonts w:ascii="Arial" w:hAnsi="Arial" w:cs="Arial"/>
          <w:color w:val="auto"/>
          <w:sz w:val="24"/>
          <w:szCs w:val="24"/>
        </w:rPr>
        <w:fldChar w:fldCharType="end"/>
      </w:r>
      <w:r w:rsidRPr="00F56D8B">
        <w:rPr>
          <w:rFonts w:ascii="Arial" w:hAnsi="Arial" w:cs="Arial"/>
          <w:color w:val="auto"/>
          <w:sz w:val="24"/>
          <w:szCs w:val="24"/>
        </w:rPr>
        <w:t xml:space="preserve"> – Comparison of Solar Elevation Angle during the year</w:t>
      </w:r>
    </w:p>
    <w:p w14:paraId="1CCEDF7C" w14:textId="77777777" w:rsidR="00F56D8B" w:rsidRDefault="00F56D8B" w:rsidP="00F56D8B">
      <w:pPr>
        <w:pStyle w:val="Heading2"/>
      </w:pPr>
    </w:p>
    <w:p w14:paraId="1F3F22DC" w14:textId="3B668F3D" w:rsidR="00AE521A" w:rsidRPr="00F56D8B" w:rsidRDefault="00F56D8B" w:rsidP="00F56D8B">
      <w:pPr>
        <w:pStyle w:val="Heading2"/>
      </w:pPr>
      <w:bookmarkStart w:id="1469" w:name="_Toc347617538"/>
      <w:r w:rsidRPr="00F56D8B">
        <w:t>8.2</w:t>
      </w:r>
      <w:r w:rsidR="00AE521A" w:rsidRPr="00F56D8B">
        <w:t>. Theoretical Prediction</w:t>
      </w:r>
      <w:r w:rsidRPr="00F56D8B">
        <w:t xml:space="preserve"> of clearness indexes</w:t>
      </w:r>
      <w:bookmarkEnd w:id="1469"/>
    </w:p>
    <w:p w14:paraId="5429197A" w14:textId="17D8F7AC" w:rsidR="00AE521A" w:rsidRPr="00F56D8B" w:rsidRDefault="00AE521A" w:rsidP="00F56D8B">
      <w:pPr>
        <w:pStyle w:val="NormalWeb"/>
        <w:spacing w:before="0" w:beforeAutospacing="0" w:after="0" w:afterAutospacing="0"/>
        <w:ind w:left="-360"/>
        <w:jc w:val="both"/>
        <w:rPr>
          <w:rFonts w:ascii="Arial" w:hAnsi="Arial" w:cs="Arial"/>
          <w:sz w:val="24"/>
          <w:szCs w:val="24"/>
        </w:rPr>
      </w:pPr>
      <w:r w:rsidRPr="00F56D8B">
        <w:rPr>
          <w:rFonts w:ascii="Arial" w:hAnsi="Arial" w:cs="Arial"/>
          <w:sz w:val="24"/>
          <w:szCs w:val="24"/>
        </w:rPr>
        <w:t xml:space="preserve">A theoretical prediction has been made to predict the relationship between two indexes with a change of the solar elevation angle. The objective is to find the difference after a period of time. Time is a factor, which can change the solar elevation angle. The predictions in Figure 3, Figure 4 and Figure 5 uses solar elevation angles to compare the indexes. The original data, which is in blue lines, uses a solar elevation of 45 degrees, whereas the red lines are the data where the solar elevation angle is 5 degrees less than the original data. Nebulosity Index cannot be greater or equal to </w:t>
      </w:r>
      <w:proofErr w:type="gramStart"/>
      <w:r w:rsidRPr="00F56D8B">
        <w:rPr>
          <w:rFonts w:ascii="Arial" w:hAnsi="Arial" w:cs="Arial"/>
          <w:sz w:val="24"/>
          <w:szCs w:val="24"/>
        </w:rPr>
        <w:t>1,</w:t>
      </w:r>
      <w:proofErr w:type="gramEnd"/>
      <w:r w:rsidRPr="00F56D8B">
        <w:rPr>
          <w:rFonts w:ascii="Arial" w:hAnsi="Arial" w:cs="Arial"/>
          <w:sz w:val="24"/>
          <w:szCs w:val="24"/>
        </w:rPr>
        <w:t xml:space="preserve"> however, Perez index allows to go above 4.50. Therefore, the prediction uses </w:t>
      </w:r>
      <w:ins w:id="1470" w:author="Sam Lo" w:date="2017-02-02T15:31:00Z">
        <w:r w:rsidR="00861A46">
          <w:rPr>
            <w:rFonts w:ascii="Arial" w:hAnsi="Arial" w:cs="Arial"/>
            <w:sz w:val="24"/>
            <w:szCs w:val="24"/>
          </w:rPr>
          <w:t xml:space="preserve">the </w:t>
        </w:r>
      </w:ins>
      <w:r w:rsidRPr="00F56D8B">
        <w:rPr>
          <w:rFonts w:ascii="Arial" w:hAnsi="Arial" w:cs="Arial"/>
          <w:sz w:val="24"/>
          <w:szCs w:val="24"/>
        </w:rPr>
        <w:t xml:space="preserve">Nebulosity Index as the main axis to predict the voltage ratio of the voltage collected from the sun photometer. The assumption of this prediction is the diffuse voltage is fixed by the </w:t>
      </w:r>
      <w:proofErr w:type="gramStart"/>
      <w:r w:rsidRPr="00F56D8B">
        <w:rPr>
          <w:rFonts w:ascii="Arial" w:hAnsi="Arial" w:cs="Arial"/>
          <w:sz w:val="24"/>
          <w:szCs w:val="24"/>
        </w:rPr>
        <w:t>sensor viewing</w:t>
      </w:r>
      <w:proofErr w:type="gramEnd"/>
      <w:r w:rsidRPr="00F56D8B">
        <w:rPr>
          <w:rFonts w:ascii="Arial" w:hAnsi="Arial" w:cs="Arial"/>
          <w:sz w:val="24"/>
          <w:szCs w:val="24"/>
        </w:rPr>
        <w:t xml:space="preserve"> angle.</w:t>
      </w:r>
    </w:p>
    <w:p w14:paraId="47C34911" w14:textId="77777777" w:rsidR="00AE521A" w:rsidRPr="00F56D8B" w:rsidRDefault="00AE521A" w:rsidP="00F56D8B">
      <w:pPr>
        <w:spacing w:after="240"/>
        <w:ind w:left="-360"/>
        <w:jc w:val="both"/>
        <w:rPr>
          <w:rFonts w:ascii="Arial" w:eastAsia="Times New Roman" w:hAnsi="Arial" w:cs="Arial"/>
        </w:rPr>
      </w:pPr>
    </w:p>
    <w:p w14:paraId="2B75B842" w14:textId="77777777" w:rsidR="00F56D8B" w:rsidRPr="00F56D8B" w:rsidRDefault="00AE521A" w:rsidP="00F56D8B">
      <w:pPr>
        <w:pStyle w:val="NormalWeb"/>
        <w:keepNext/>
        <w:spacing w:before="0" w:beforeAutospacing="0" w:after="0" w:afterAutospacing="0"/>
        <w:ind w:left="-360"/>
        <w:jc w:val="both"/>
        <w:rPr>
          <w:rFonts w:ascii="Arial" w:hAnsi="Arial" w:cs="Arial"/>
          <w:sz w:val="24"/>
          <w:szCs w:val="24"/>
        </w:rPr>
      </w:pPr>
      <w:r w:rsidRPr="00F56D8B">
        <w:rPr>
          <w:rFonts w:ascii="Arial" w:hAnsi="Arial" w:cs="Arial"/>
          <w:noProof/>
          <w:sz w:val="24"/>
          <w:szCs w:val="24"/>
          <w:lang w:val="en-US"/>
        </w:rPr>
        <w:drawing>
          <wp:inline distT="0" distB="0" distL="0" distR="0" wp14:anchorId="4158EE1F" wp14:editId="4A5A859F">
            <wp:extent cx="5477526" cy="3065732"/>
            <wp:effectExtent l="0" t="0" r="0" b="0"/>
            <wp:docPr id="7" name="Picture 31" descr="https://lh6.googleusercontent.com/jA-1bmDPRIeeyJ1-mUzjueHN3YcBPiIzXxQtILohYzK_ECZyzXjIEoGyi88ZZJhrO7jg06MJBe6ERJkhXkGoD1Y3a3C_IFvWGcNhl1ibcR2kfOcuqPrn7LDU5S-l-31aNPR2SDIlynTx-Qfc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jA-1bmDPRIeeyJ1-mUzjueHN3YcBPiIzXxQtILohYzK_ECZyzXjIEoGyi88ZZJhrO7jg06MJBe6ERJkhXkGoD1Y3a3C_IFvWGcNhl1ibcR2kfOcuqPrn7LDU5S-l-31aNPR2SDIlynTx-Qfc8w"/>
                    <pic:cNvPicPr>
                      <a:picLocks noChangeAspect="1" noChangeArrowheads="1"/>
                    </pic:cNvPicPr>
                  </pic:nvPicPr>
                  <pic:blipFill>
                    <a:blip r:embed="rId34">
                      <a:duotone>
                        <a:prstClr val="black"/>
                        <a:srgbClr val="FBFCFF">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479203" cy="3066670"/>
                    </a:xfrm>
                    <a:prstGeom prst="rect">
                      <a:avLst/>
                    </a:prstGeom>
                    <a:noFill/>
                    <a:ln>
                      <a:noFill/>
                    </a:ln>
                  </pic:spPr>
                </pic:pic>
              </a:graphicData>
            </a:graphic>
          </wp:inline>
        </w:drawing>
      </w:r>
    </w:p>
    <w:p w14:paraId="245C79D1" w14:textId="1F0F6D54" w:rsidR="00F56D8B" w:rsidRPr="00F56D8B" w:rsidRDefault="00F56D8B" w:rsidP="00F56D8B">
      <w:pPr>
        <w:pStyle w:val="NormalWeb"/>
        <w:spacing w:before="0" w:beforeAutospacing="0" w:after="200" w:afterAutospacing="0"/>
        <w:ind w:left="-360"/>
        <w:jc w:val="both"/>
        <w:rPr>
          <w:rFonts w:ascii="Arial" w:hAnsi="Arial" w:cs="Arial"/>
          <w:b/>
          <w:sz w:val="24"/>
          <w:szCs w:val="24"/>
        </w:rPr>
      </w:pPr>
      <w:r w:rsidRPr="00F56D8B">
        <w:rPr>
          <w:rFonts w:ascii="Arial" w:hAnsi="Arial" w:cs="Arial"/>
          <w:b/>
          <w:sz w:val="24"/>
          <w:szCs w:val="24"/>
        </w:rPr>
        <w:t xml:space="preserve">Figure </w:t>
      </w:r>
      <w:r w:rsidRPr="00F56D8B">
        <w:rPr>
          <w:rFonts w:ascii="Arial" w:hAnsi="Arial" w:cs="Arial"/>
          <w:b/>
          <w:sz w:val="24"/>
          <w:szCs w:val="24"/>
        </w:rPr>
        <w:fldChar w:fldCharType="begin"/>
      </w:r>
      <w:r w:rsidRPr="00F56D8B">
        <w:rPr>
          <w:rFonts w:ascii="Arial" w:hAnsi="Arial" w:cs="Arial"/>
          <w:b/>
          <w:sz w:val="24"/>
          <w:szCs w:val="24"/>
        </w:rPr>
        <w:instrText xml:space="preserve"> SEQ Figure \* ARABIC </w:instrText>
      </w:r>
      <w:r w:rsidRPr="00F56D8B">
        <w:rPr>
          <w:rFonts w:ascii="Arial" w:hAnsi="Arial" w:cs="Arial"/>
          <w:b/>
          <w:sz w:val="24"/>
          <w:szCs w:val="24"/>
        </w:rPr>
        <w:fldChar w:fldCharType="separate"/>
      </w:r>
      <w:r w:rsidRPr="00F56D8B">
        <w:rPr>
          <w:rFonts w:ascii="Arial" w:hAnsi="Arial" w:cs="Arial"/>
          <w:b/>
          <w:noProof/>
          <w:sz w:val="24"/>
          <w:szCs w:val="24"/>
        </w:rPr>
        <w:t>19</w:t>
      </w:r>
      <w:r w:rsidRPr="00F56D8B">
        <w:rPr>
          <w:rFonts w:ascii="Arial" w:hAnsi="Arial" w:cs="Arial"/>
          <w:b/>
          <w:sz w:val="24"/>
          <w:szCs w:val="24"/>
        </w:rPr>
        <w:fldChar w:fldCharType="end"/>
      </w:r>
      <w:r w:rsidRPr="00F56D8B">
        <w:rPr>
          <w:rFonts w:ascii="Arial" w:hAnsi="Arial" w:cs="Arial"/>
          <w:b/>
          <w:bCs/>
          <w:sz w:val="24"/>
          <w:szCs w:val="24"/>
        </w:rPr>
        <w:t xml:space="preserve"> - Perez Index </w:t>
      </w:r>
      <w:proofErr w:type="spellStart"/>
      <w:r w:rsidRPr="00F56D8B">
        <w:rPr>
          <w:rFonts w:ascii="Arial" w:hAnsi="Arial" w:cs="Arial"/>
          <w:b/>
          <w:bCs/>
          <w:sz w:val="24"/>
          <w:szCs w:val="24"/>
        </w:rPr>
        <w:t>vs</w:t>
      </w:r>
      <w:proofErr w:type="spellEnd"/>
      <w:r w:rsidRPr="00F56D8B">
        <w:rPr>
          <w:rFonts w:ascii="Arial" w:hAnsi="Arial" w:cs="Arial"/>
          <w:b/>
          <w:bCs/>
          <w:sz w:val="24"/>
          <w:szCs w:val="24"/>
        </w:rPr>
        <w:t xml:space="preserve"> Nebulosity Index </w:t>
      </w:r>
    </w:p>
    <w:p w14:paraId="29D6F2A9" w14:textId="6F4661A2" w:rsidR="00AE521A" w:rsidRPr="00F56D8B" w:rsidRDefault="00AE521A" w:rsidP="00F56D8B">
      <w:pPr>
        <w:pStyle w:val="Caption"/>
        <w:rPr>
          <w:rFonts w:ascii="Arial" w:hAnsi="Arial" w:cs="Arial"/>
          <w:color w:val="auto"/>
          <w:sz w:val="24"/>
          <w:szCs w:val="24"/>
        </w:rPr>
      </w:pPr>
    </w:p>
    <w:p w14:paraId="2BBF5ADC" w14:textId="77777777" w:rsidR="00F56D8B" w:rsidRPr="00F56D8B" w:rsidRDefault="00AE521A" w:rsidP="00F56D8B">
      <w:pPr>
        <w:pStyle w:val="NormalWeb"/>
        <w:keepNext/>
        <w:spacing w:before="0" w:beforeAutospacing="0" w:after="0" w:afterAutospacing="0"/>
        <w:ind w:left="-360"/>
        <w:jc w:val="both"/>
        <w:rPr>
          <w:rFonts w:ascii="Arial" w:hAnsi="Arial" w:cs="Arial"/>
          <w:sz w:val="24"/>
          <w:szCs w:val="24"/>
        </w:rPr>
      </w:pPr>
      <w:r w:rsidRPr="00F56D8B">
        <w:rPr>
          <w:rFonts w:ascii="Arial" w:hAnsi="Arial" w:cs="Arial"/>
          <w:noProof/>
          <w:sz w:val="24"/>
          <w:szCs w:val="24"/>
          <w:lang w:val="en-US"/>
        </w:rPr>
        <w:drawing>
          <wp:inline distT="0" distB="0" distL="0" distR="0" wp14:anchorId="115BBD4B" wp14:editId="76991F11">
            <wp:extent cx="5603875" cy="3378666"/>
            <wp:effectExtent l="0" t="0" r="0" b="0"/>
            <wp:docPr id="6" name="Picture 32" descr="https://lh6.googleusercontent.com/N9Ek5CemSnJOLyIhCRq7P6-G4-Sa-aFV4hC5wFm93CJ0C1MULxb460Lro02d6GX_iceafF_44gyaf336Z2CAGN48YLEDPeADPjhw-KqvHibcbrtTZ5lLoq6mIe2VWPD-v-67XFeL3z40ezaF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N9Ek5CemSnJOLyIhCRq7P6-G4-Sa-aFV4hC5wFm93CJ0C1MULxb460Lro02d6GX_iceafF_44gyaf336Z2CAGN48YLEDPeADPjhw-KqvHibcbrtTZ5lLoq6mIe2VWPD-v-67XFeL3z40ezaFyQ"/>
                    <pic:cNvPicPr>
                      <a:picLocks noChangeAspect="1" noChangeArrowheads="1"/>
                    </pic:cNvPicPr>
                  </pic:nvPicPr>
                  <pic:blipFill>
                    <a:blip r:embed="rId35">
                      <a:duotone>
                        <a:prstClr val="black"/>
                        <a:srgbClr val="FBFCFF">
                          <a:tint val="45000"/>
                          <a:satMod val="400000"/>
                        </a:srgbClr>
                      </a:duotone>
                      <a:extLst>
                        <a:ext uri="{28A0092B-C50C-407E-A947-70E740481C1C}">
                          <a14:useLocalDpi xmlns:a14="http://schemas.microsoft.com/office/drawing/2010/main" val="0"/>
                        </a:ext>
                      </a:extLst>
                    </a:blip>
                    <a:srcRect/>
                    <a:stretch>
                      <a:fillRect/>
                    </a:stretch>
                  </pic:blipFill>
                  <pic:spPr bwMode="auto">
                    <a:xfrm>
                      <a:off x="0" y="0"/>
                      <a:ext cx="5606228" cy="3380085"/>
                    </a:xfrm>
                    <a:prstGeom prst="rect">
                      <a:avLst/>
                    </a:prstGeom>
                    <a:noFill/>
                    <a:ln>
                      <a:noFill/>
                    </a:ln>
                  </pic:spPr>
                </pic:pic>
              </a:graphicData>
            </a:graphic>
          </wp:inline>
        </w:drawing>
      </w:r>
    </w:p>
    <w:p w14:paraId="371F37DD" w14:textId="1A46B521" w:rsidR="00AE521A" w:rsidRPr="00F56D8B" w:rsidRDefault="00F56D8B" w:rsidP="00F56D8B">
      <w:pPr>
        <w:pStyle w:val="Caption"/>
        <w:rPr>
          <w:rFonts w:ascii="Arial" w:hAnsi="Arial" w:cs="Arial"/>
          <w:color w:val="auto"/>
          <w:sz w:val="24"/>
          <w:szCs w:val="24"/>
        </w:rPr>
      </w:pPr>
      <w:r w:rsidRPr="00F56D8B">
        <w:rPr>
          <w:rFonts w:ascii="Arial" w:hAnsi="Arial" w:cs="Arial"/>
          <w:color w:val="auto"/>
          <w:sz w:val="24"/>
          <w:szCs w:val="24"/>
        </w:rPr>
        <w:t xml:space="preserve">Figure </w:t>
      </w:r>
      <w:r w:rsidRPr="00F56D8B">
        <w:rPr>
          <w:rFonts w:ascii="Arial" w:hAnsi="Arial" w:cs="Arial"/>
          <w:color w:val="auto"/>
          <w:sz w:val="24"/>
          <w:szCs w:val="24"/>
        </w:rPr>
        <w:fldChar w:fldCharType="begin"/>
      </w:r>
      <w:r w:rsidRPr="00F56D8B">
        <w:rPr>
          <w:rFonts w:ascii="Arial" w:hAnsi="Arial" w:cs="Arial"/>
          <w:color w:val="auto"/>
          <w:sz w:val="24"/>
          <w:szCs w:val="24"/>
        </w:rPr>
        <w:instrText xml:space="preserve"> SEQ Figure \* ARABIC </w:instrText>
      </w:r>
      <w:r w:rsidRPr="00F56D8B">
        <w:rPr>
          <w:rFonts w:ascii="Arial" w:hAnsi="Arial" w:cs="Arial"/>
          <w:color w:val="auto"/>
          <w:sz w:val="24"/>
          <w:szCs w:val="24"/>
        </w:rPr>
        <w:fldChar w:fldCharType="separate"/>
      </w:r>
      <w:r w:rsidRPr="00F56D8B">
        <w:rPr>
          <w:rFonts w:ascii="Arial" w:hAnsi="Arial" w:cs="Arial"/>
          <w:noProof/>
          <w:color w:val="auto"/>
          <w:sz w:val="24"/>
          <w:szCs w:val="24"/>
        </w:rPr>
        <w:t>20</w:t>
      </w:r>
      <w:r w:rsidRPr="00F56D8B">
        <w:rPr>
          <w:rFonts w:ascii="Arial" w:hAnsi="Arial" w:cs="Arial"/>
          <w:color w:val="auto"/>
          <w:sz w:val="24"/>
          <w:szCs w:val="24"/>
        </w:rPr>
        <w:fldChar w:fldCharType="end"/>
      </w:r>
      <w:r w:rsidRPr="00F56D8B">
        <w:rPr>
          <w:rFonts w:ascii="Arial" w:hAnsi="Arial" w:cs="Arial"/>
          <w:bCs w:val="0"/>
          <w:color w:val="auto"/>
          <w:sz w:val="24"/>
          <w:szCs w:val="24"/>
        </w:rPr>
        <w:t xml:space="preserve"> – Voltage Ratio </w:t>
      </w:r>
      <w:proofErr w:type="spellStart"/>
      <w:r w:rsidRPr="00F56D8B">
        <w:rPr>
          <w:rFonts w:ascii="Arial" w:hAnsi="Arial" w:cs="Arial"/>
          <w:bCs w:val="0"/>
          <w:color w:val="auto"/>
          <w:sz w:val="24"/>
          <w:szCs w:val="24"/>
        </w:rPr>
        <w:t>vs</w:t>
      </w:r>
      <w:proofErr w:type="spellEnd"/>
      <w:r w:rsidRPr="00F56D8B">
        <w:rPr>
          <w:rFonts w:ascii="Arial" w:hAnsi="Arial" w:cs="Arial"/>
          <w:bCs w:val="0"/>
          <w:color w:val="auto"/>
          <w:sz w:val="24"/>
          <w:szCs w:val="24"/>
        </w:rPr>
        <w:t xml:space="preserve"> Perez Index</w:t>
      </w:r>
    </w:p>
    <w:p w14:paraId="43AEE75C" w14:textId="259F851D" w:rsidR="00F56D8B" w:rsidRPr="00F56D8B" w:rsidRDefault="00F56D8B" w:rsidP="00F56D8B">
      <w:pPr>
        <w:pStyle w:val="NormalWeb"/>
        <w:spacing w:before="0" w:beforeAutospacing="0" w:after="200" w:afterAutospacing="0"/>
        <w:ind w:left="-360"/>
        <w:jc w:val="both"/>
        <w:rPr>
          <w:rFonts w:ascii="Arial" w:hAnsi="Arial" w:cs="Arial"/>
          <w:b/>
          <w:bCs/>
          <w:sz w:val="24"/>
          <w:szCs w:val="24"/>
        </w:rPr>
      </w:pPr>
    </w:p>
    <w:p w14:paraId="01E021FA" w14:textId="77777777" w:rsidR="00F56D8B" w:rsidRPr="00F56D8B" w:rsidRDefault="00F56D8B" w:rsidP="00F56D8B">
      <w:pPr>
        <w:jc w:val="both"/>
        <w:rPr>
          <w:rFonts w:ascii="Arial" w:hAnsi="Arial" w:cs="Arial"/>
          <w:b/>
          <w:bCs/>
        </w:rPr>
      </w:pPr>
      <w:r w:rsidRPr="00F56D8B">
        <w:rPr>
          <w:rFonts w:ascii="Arial" w:hAnsi="Arial" w:cs="Arial"/>
          <w:b/>
          <w:bCs/>
        </w:rPr>
        <w:br w:type="page"/>
      </w:r>
    </w:p>
    <w:p w14:paraId="374BC10F" w14:textId="77777777" w:rsidR="00AE521A" w:rsidRPr="00F56D8B" w:rsidRDefault="00AE521A" w:rsidP="00F56D8B">
      <w:pPr>
        <w:pStyle w:val="NormalWeb"/>
        <w:spacing w:before="0" w:beforeAutospacing="0" w:after="200" w:afterAutospacing="0"/>
        <w:ind w:left="-360"/>
        <w:jc w:val="both"/>
        <w:rPr>
          <w:rFonts w:ascii="Arial" w:hAnsi="Arial" w:cs="Arial"/>
          <w:sz w:val="24"/>
          <w:szCs w:val="24"/>
        </w:rPr>
      </w:pPr>
    </w:p>
    <w:p w14:paraId="27EE989A" w14:textId="77777777" w:rsidR="00AE521A" w:rsidRPr="00F56D8B" w:rsidRDefault="00AE521A" w:rsidP="00F56D8B">
      <w:pPr>
        <w:spacing w:after="240"/>
        <w:ind w:left="-360"/>
        <w:jc w:val="both"/>
        <w:rPr>
          <w:rFonts w:ascii="Arial" w:eastAsia="Times New Roman" w:hAnsi="Arial" w:cs="Arial"/>
        </w:rPr>
      </w:pPr>
    </w:p>
    <w:p w14:paraId="7444E006" w14:textId="77777777" w:rsidR="00F56D8B" w:rsidRPr="00F56D8B" w:rsidRDefault="00AE521A" w:rsidP="00F56D8B">
      <w:pPr>
        <w:pStyle w:val="NormalWeb"/>
        <w:keepNext/>
        <w:spacing w:before="0" w:beforeAutospacing="0" w:after="0" w:afterAutospacing="0"/>
        <w:ind w:left="-360"/>
        <w:jc w:val="both"/>
        <w:rPr>
          <w:rFonts w:ascii="Arial" w:hAnsi="Arial" w:cs="Arial"/>
          <w:sz w:val="24"/>
          <w:szCs w:val="24"/>
        </w:rPr>
      </w:pPr>
      <w:r w:rsidRPr="00F56D8B">
        <w:rPr>
          <w:rFonts w:ascii="Arial" w:hAnsi="Arial" w:cs="Arial"/>
          <w:noProof/>
          <w:sz w:val="24"/>
          <w:szCs w:val="24"/>
          <w:lang w:val="en-US"/>
        </w:rPr>
        <w:drawing>
          <wp:inline distT="0" distB="0" distL="0" distR="0" wp14:anchorId="60AECCFF" wp14:editId="1C74FE3C">
            <wp:extent cx="5257637" cy="2987564"/>
            <wp:effectExtent l="0" t="0" r="0" b="0"/>
            <wp:docPr id="5" name="Picture 33" descr="https://lh6.googleusercontent.com/LERbNoYLKkYoD9OpR3jqAPAo6AFBuZ-3ELWc6MWb5Jco6WaFCZABkkPQNwQT-2bwMLTD0atIZOCYul7pLJFxeK2SfkMZPUb68UQz9thSWFDieePlcePY5Q-Wn6KEy4WVcDR99f-bBVt4olOq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LERbNoYLKkYoD9OpR3jqAPAo6AFBuZ-3ELWc6MWb5Jco6WaFCZABkkPQNwQT-2bwMLTD0atIZOCYul7pLJFxeK2SfkMZPUb68UQz9thSWFDieePlcePY5Q-Wn6KEy4WVcDR99f-bBVt4olOqwg"/>
                    <pic:cNvPicPr>
                      <a:picLocks noChangeAspect="1" noChangeArrowheads="1"/>
                    </pic:cNvPicPr>
                  </pic:nvPicPr>
                  <pic:blipFill>
                    <a:blip r:embed="rId36">
                      <a:duotone>
                        <a:prstClr val="black"/>
                        <a:srgbClr val="FFFFFF">
                          <a:tint val="45000"/>
                          <a:satMod val="400000"/>
                        </a:srgbClr>
                      </a:duotone>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259330" cy="2988526"/>
                    </a:xfrm>
                    <a:prstGeom prst="rect">
                      <a:avLst/>
                    </a:prstGeom>
                    <a:noFill/>
                    <a:ln>
                      <a:noFill/>
                    </a:ln>
                  </pic:spPr>
                </pic:pic>
              </a:graphicData>
            </a:graphic>
          </wp:inline>
        </w:drawing>
      </w:r>
    </w:p>
    <w:p w14:paraId="0761202B" w14:textId="63669335" w:rsidR="00AE521A" w:rsidRPr="00F56D8B" w:rsidRDefault="00F56D8B" w:rsidP="00F56D8B">
      <w:pPr>
        <w:pStyle w:val="Caption"/>
        <w:rPr>
          <w:rFonts w:ascii="Arial" w:hAnsi="Arial" w:cs="Arial"/>
          <w:color w:val="auto"/>
          <w:sz w:val="24"/>
          <w:szCs w:val="24"/>
        </w:rPr>
      </w:pPr>
      <w:r w:rsidRPr="00F56D8B">
        <w:rPr>
          <w:rFonts w:ascii="Arial" w:hAnsi="Arial" w:cs="Arial"/>
          <w:color w:val="auto"/>
          <w:sz w:val="24"/>
          <w:szCs w:val="24"/>
        </w:rPr>
        <w:t xml:space="preserve">Figure </w:t>
      </w:r>
      <w:r w:rsidRPr="00F56D8B">
        <w:rPr>
          <w:rFonts w:ascii="Arial" w:hAnsi="Arial" w:cs="Arial"/>
          <w:color w:val="auto"/>
          <w:sz w:val="24"/>
          <w:szCs w:val="24"/>
        </w:rPr>
        <w:fldChar w:fldCharType="begin"/>
      </w:r>
      <w:r w:rsidRPr="00F56D8B">
        <w:rPr>
          <w:rFonts w:ascii="Arial" w:hAnsi="Arial" w:cs="Arial"/>
          <w:color w:val="auto"/>
          <w:sz w:val="24"/>
          <w:szCs w:val="24"/>
        </w:rPr>
        <w:instrText xml:space="preserve"> SEQ Figure \* ARABIC </w:instrText>
      </w:r>
      <w:r w:rsidRPr="00F56D8B">
        <w:rPr>
          <w:rFonts w:ascii="Arial" w:hAnsi="Arial" w:cs="Arial"/>
          <w:color w:val="auto"/>
          <w:sz w:val="24"/>
          <w:szCs w:val="24"/>
        </w:rPr>
        <w:fldChar w:fldCharType="separate"/>
      </w:r>
      <w:r w:rsidRPr="00F56D8B">
        <w:rPr>
          <w:rFonts w:ascii="Arial" w:hAnsi="Arial" w:cs="Arial"/>
          <w:noProof/>
          <w:color w:val="auto"/>
          <w:sz w:val="24"/>
          <w:szCs w:val="24"/>
        </w:rPr>
        <w:t>21</w:t>
      </w:r>
      <w:r w:rsidRPr="00F56D8B">
        <w:rPr>
          <w:rFonts w:ascii="Arial" w:hAnsi="Arial" w:cs="Arial"/>
          <w:color w:val="auto"/>
          <w:sz w:val="24"/>
          <w:szCs w:val="24"/>
        </w:rPr>
        <w:fldChar w:fldCharType="end"/>
      </w:r>
      <w:r w:rsidRPr="00F56D8B">
        <w:rPr>
          <w:rFonts w:ascii="Arial" w:hAnsi="Arial" w:cs="Arial"/>
          <w:bCs w:val="0"/>
          <w:color w:val="auto"/>
          <w:sz w:val="24"/>
          <w:szCs w:val="24"/>
        </w:rPr>
        <w:t xml:space="preserve">– Voltage Ratio </w:t>
      </w:r>
      <w:proofErr w:type="spellStart"/>
      <w:r w:rsidRPr="00F56D8B">
        <w:rPr>
          <w:rFonts w:ascii="Arial" w:hAnsi="Arial" w:cs="Arial"/>
          <w:bCs w:val="0"/>
          <w:color w:val="auto"/>
          <w:sz w:val="24"/>
          <w:szCs w:val="24"/>
        </w:rPr>
        <w:t>vs</w:t>
      </w:r>
      <w:proofErr w:type="spellEnd"/>
      <w:r w:rsidRPr="00F56D8B">
        <w:rPr>
          <w:rFonts w:ascii="Arial" w:hAnsi="Arial" w:cs="Arial"/>
          <w:bCs w:val="0"/>
          <w:color w:val="auto"/>
          <w:sz w:val="24"/>
          <w:szCs w:val="24"/>
        </w:rPr>
        <w:t xml:space="preserve"> Nebulosity Index</w:t>
      </w:r>
    </w:p>
    <w:p w14:paraId="295696E4" w14:textId="4B80DD9C" w:rsidR="00AE521A" w:rsidRPr="00F56D8B" w:rsidRDefault="00A16206" w:rsidP="00F56D8B">
      <w:pPr>
        <w:pStyle w:val="NormalWeb"/>
        <w:spacing w:before="0" w:beforeAutospacing="0" w:after="0" w:afterAutospacing="0"/>
        <w:ind w:left="-360"/>
        <w:jc w:val="both"/>
        <w:rPr>
          <w:rFonts w:ascii="Arial" w:hAnsi="Arial" w:cs="Arial"/>
          <w:sz w:val="24"/>
          <w:szCs w:val="24"/>
        </w:rPr>
      </w:pPr>
      <w:ins w:id="1471" w:author="Sam Lo" w:date="2017-02-02T15:38:00Z">
        <w:r>
          <w:rPr>
            <w:rFonts w:ascii="Arial" w:hAnsi="Arial" w:cs="Arial"/>
            <w:sz w:val="24"/>
            <w:szCs w:val="24"/>
          </w:rPr>
          <w:t xml:space="preserve">The </w:t>
        </w:r>
      </w:ins>
      <w:del w:id="1472" w:author="Sam Lo" w:date="2017-02-02T15:38:00Z">
        <w:r w:rsidR="00AE521A" w:rsidRPr="00F56D8B" w:rsidDel="00A16206">
          <w:rPr>
            <w:rFonts w:ascii="Arial" w:hAnsi="Arial" w:cs="Arial"/>
            <w:sz w:val="24"/>
            <w:szCs w:val="24"/>
          </w:rPr>
          <w:delText xml:space="preserve">Nebulosity Index cannot go greater or equal to 1, and the index is depending on the solar elevation angle of the location, this means the </w:delText>
        </w:r>
      </w:del>
      <w:r w:rsidR="00AE521A" w:rsidRPr="00F56D8B">
        <w:rPr>
          <w:rFonts w:ascii="Arial" w:hAnsi="Arial" w:cs="Arial"/>
          <w:sz w:val="24"/>
          <w:szCs w:val="24"/>
        </w:rPr>
        <w:t>location</w:t>
      </w:r>
      <w:ins w:id="1473" w:author="Sam Lo" w:date="2017-02-02T15:38:00Z">
        <w:r>
          <w:rPr>
            <w:rFonts w:ascii="Arial" w:hAnsi="Arial" w:cs="Arial"/>
            <w:sz w:val="24"/>
            <w:szCs w:val="24"/>
          </w:rPr>
          <w:t xml:space="preserve"> and </w:t>
        </w:r>
      </w:ins>
      <w:del w:id="1474" w:author="Sam Lo" w:date="2017-02-02T15:38:00Z">
        <w:r w:rsidR="00AE521A" w:rsidRPr="00F56D8B" w:rsidDel="00A16206">
          <w:rPr>
            <w:rFonts w:ascii="Arial" w:hAnsi="Arial" w:cs="Arial"/>
            <w:sz w:val="24"/>
            <w:szCs w:val="24"/>
          </w:rPr>
          <w:delText xml:space="preserve"> </w:delText>
        </w:r>
      </w:del>
      <w:r w:rsidR="00AE521A" w:rsidRPr="00F56D8B">
        <w:rPr>
          <w:rFonts w:ascii="Arial" w:hAnsi="Arial" w:cs="Arial"/>
          <w:sz w:val="24"/>
          <w:szCs w:val="24"/>
        </w:rPr>
        <w:t xml:space="preserve">time will change the nebulosity index if the voltage ratio remains unchanged. The voltage ratio can predict the clearness of the sky and the water vapour content, the water vapour content is expected to be less dense when the voltage ratio increases. Nebulosity Index is directly proportional to Perez Index. The rate of change in Perez index from Nebulosity Index is depending on the solar elevation angle and the collected voltage. </w:t>
      </w:r>
    </w:p>
    <w:p w14:paraId="4760502B" w14:textId="77777777" w:rsidR="00F56D8B" w:rsidRDefault="00F56D8B" w:rsidP="00F56D8B">
      <w:pPr>
        <w:ind w:left="-360"/>
        <w:jc w:val="both"/>
        <w:rPr>
          <w:rFonts w:ascii="Arial" w:eastAsia="Times New Roman" w:hAnsi="Arial" w:cs="Arial"/>
        </w:rPr>
      </w:pPr>
    </w:p>
    <w:p w14:paraId="0BADEBA6" w14:textId="24396C4F" w:rsidR="00DD11C0" w:rsidRPr="00F56D8B" w:rsidRDefault="00F56D8B" w:rsidP="00F56D8B">
      <w:pPr>
        <w:ind w:left="-360"/>
        <w:jc w:val="both"/>
        <w:rPr>
          <w:rFonts w:ascii="Arial" w:hAnsi="Arial" w:cs="Arial"/>
        </w:rPr>
      </w:pPr>
      <w:r>
        <w:rPr>
          <w:rFonts w:ascii="Arial" w:eastAsia="Times New Roman" w:hAnsi="Arial" w:cs="Arial"/>
        </w:rPr>
        <w:t>Figure 21</w:t>
      </w:r>
      <w:r w:rsidR="00AE521A" w:rsidRPr="00F56D8B">
        <w:rPr>
          <w:rFonts w:ascii="Arial" w:eastAsia="Times New Roman" w:hAnsi="Arial" w:cs="Arial"/>
        </w:rPr>
        <w:t xml:space="preserve"> shows that the data with 40 degrees requires a higher voltage ratio to reach the same Nebulosity index as that with 45 degrees. The difference is getting bigger when the Nebulosity Index reaches 0.7. The slope in Figure 4 is also depending on the solar elevation angles. It shows that the voltage ratio at 40 degrees has to be higher than those at 45 degrees, and the difference also becomes significant when the Perez index is greater than 1.5.</w:t>
      </w:r>
    </w:p>
    <w:sectPr w:rsidR="00DD11C0" w:rsidRPr="00F56D8B" w:rsidSect="00242BEA">
      <w:footerReference w:type="even" r:id="rId38"/>
      <w:footerReference w:type="default" r:id="rId39"/>
      <w:pgSz w:w="11901" w:h="16817"/>
      <w:pgMar w:top="1440" w:right="1440" w:bottom="1440" w:left="2268"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F07728" w14:textId="77777777" w:rsidR="00E0440E" w:rsidRDefault="00E0440E" w:rsidP="00242BEA">
      <w:r>
        <w:separator/>
      </w:r>
    </w:p>
  </w:endnote>
  <w:endnote w:type="continuationSeparator" w:id="0">
    <w:p w14:paraId="1B839BA5" w14:textId="77777777" w:rsidR="00E0440E" w:rsidRDefault="00E0440E" w:rsidP="00242B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7C572E" w14:textId="77777777" w:rsidR="00E0440E" w:rsidRDefault="00E0440E" w:rsidP="008029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9238F5" w14:textId="77777777" w:rsidR="00E0440E" w:rsidRDefault="00E0440E" w:rsidP="00242BEA">
    <w:pPr>
      <w:pStyle w:val="Footer"/>
      <w:framePr w:wrap="around"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57C458DF" w14:textId="77777777" w:rsidR="00E0440E" w:rsidRDefault="00E0440E" w:rsidP="00242BE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293D74" w14:textId="77777777" w:rsidR="00E0440E" w:rsidRDefault="00E0440E" w:rsidP="008029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12F2F">
      <w:rPr>
        <w:rStyle w:val="PageNumber"/>
        <w:noProof/>
      </w:rPr>
      <w:t>2</w:t>
    </w:r>
    <w:r>
      <w:rPr>
        <w:rStyle w:val="PageNumber"/>
      </w:rPr>
      <w:fldChar w:fldCharType="end"/>
    </w:r>
  </w:p>
  <w:p w14:paraId="33EBC3B9" w14:textId="77777777" w:rsidR="00E0440E" w:rsidRDefault="00E0440E" w:rsidP="00242BE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CC14F4" w14:textId="77777777" w:rsidR="00E0440E" w:rsidRDefault="00E0440E" w:rsidP="00242BEA">
      <w:r>
        <w:separator/>
      </w:r>
    </w:p>
  </w:footnote>
  <w:footnote w:type="continuationSeparator" w:id="0">
    <w:p w14:paraId="044884DB" w14:textId="77777777" w:rsidR="00E0440E" w:rsidRDefault="00E0440E" w:rsidP="00242BE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04906"/>
    <w:multiLevelType w:val="hybridMultilevel"/>
    <w:tmpl w:val="73ACEE7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
    <w:nsid w:val="149978F3"/>
    <w:multiLevelType w:val="hybridMultilevel"/>
    <w:tmpl w:val="C220CA3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2">
    <w:nsid w:val="3EC96BC2"/>
    <w:multiLevelType w:val="hybridMultilevel"/>
    <w:tmpl w:val="A5FEA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CD7B04"/>
    <w:multiLevelType w:val="multilevel"/>
    <w:tmpl w:val="23D895A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53936A63"/>
    <w:multiLevelType w:val="multilevel"/>
    <w:tmpl w:val="2FB6B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C15668E"/>
    <w:multiLevelType w:val="hybridMultilevel"/>
    <w:tmpl w:val="684CB66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6">
    <w:nsid w:val="6C931465"/>
    <w:multiLevelType w:val="multilevel"/>
    <w:tmpl w:val="57024B1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7">
    <w:nsid w:val="7BEF644F"/>
    <w:multiLevelType w:val="hybridMultilevel"/>
    <w:tmpl w:val="9E4A204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8">
    <w:nsid w:val="7CF222B2"/>
    <w:multiLevelType w:val="hybridMultilevel"/>
    <w:tmpl w:val="9AC4F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0"/>
  </w:num>
  <w:num w:numId="4">
    <w:abstractNumId w:val="6"/>
  </w:num>
  <w:num w:numId="5">
    <w:abstractNumId w:val="5"/>
  </w:num>
  <w:num w:numId="6">
    <w:abstractNumId w:val="1"/>
  </w:num>
  <w:num w:numId="7">
    <w:abstractNumId w:val="3"/>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1"/>
  <w:proofState w:spelling="clean" w:grammar="clean"/>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2A25"/>
    <w:rsid w:val="00064DE1"/>
    <w:rsid w:val="00112F2F"/>
    <w:rsid w:val="00176BB1"/>
    <w:rsid w:val="001C3F21"/>
    <w:rsid w:val="001D7CCA"/>
    <w:rsid w:val="00200DFB"/>
    <w:rsid w:val="002420AD"/>
    <w:rsid w:val="00242BEA"/>
    <w:rsid w:val="0025165D"/>
    <w:rsid w:val="0028002D"/>
    <w:rsid w:val="0029363E"/>
    <w:rsid w:val="002B3660"/>
    <w:rsid w:val="0032292B"/>
    <w:rsid w:val="00341C23"/>
    <w:rsid w:val="003B5133"/>
    <w:rsid w:val="00477376"/>
    <w:rsid w:val="004871A0"/>
    <w:rsid w:val="00595B5E"/>
    <w:rsid w:val="005D233D"/>
    <w:rsid w:val="00667F77"/>
    <w:rsid w:val="006773A2"/>
    <w:rsid w:val="0068668A"/>
    <w:rsid w:val="00687577"/>
    <w:rsid w:val="006A0573"/>
    <w:rsid w:val="006C69EA"/>
    <w:rsid w:val="00705F68"/>
    <w:rsid w:val="007609C7"/>
    <w:rsid w:val="00765A1E"/>
    <w:rsid w:val="007C0249"/>
    <w:rsid w:val="007D3278"/>
    <w:rsid w:val="007F41A2"/>
    <w:rsid w:val="0080298B"/>
    <w:rsid w:val="00861A46"/>
    <w:rsid w:val="00872E4B"/>
    <w:rsid w:val="008C709B"/>
    <w:rsid w:val="00917EF4"/>
    <w:rsid w:val="00991795"/>
    <w:rsid w:val="00A0289A"/>
    <w:rsid w:val="00A16206"/>
    <w:rsid w:val="00A32314"/>
    <w:rsid w:val="00AE521A"/>
    <w:rsid w:val="00B715EC"/>
    <w:rsid w:val="00B84630"/>
    <w:rsid w:val="00B95532"/>
    <w:rsid w:val="00BD7BF9"/>
    <w:rsid w:val="00CB44C2"/>
    <w:rsid w:val="00CE6CF2"/>
    <w:rsid w:val="00CF23F7"/>
    <w:rsid w:val="00D41F19"/>
    <w:rsid w:val="00D42A25"/>
    <w:rsid w:val="00DB6150"/>
    <w:rsid w:val="00DD11C0"/>
    <w:rsid w:val="00E04147"/>
    <w:rsid w:val="00E0440E"/>
    <w:rsid w:val="00E06D7E"/>
    <w:rsid w:val="00E35AFE"/>
    <w:rsid w:val="00E6709B"/>
    <w:rsid w:val="00EA0934"/>
    <w:rsid w:val="00F055C0"/>
    <w:rsid w:val="00F56D8B"/>
    <w:rsid w:val="00F7304F"/>
    <w:rsid w:val="00F73A9B"/>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F0FF73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link w:val="Heading1Char"/>
    <w:uiPriority w:val="9"/>
    <w:qFormat/>
    <w:rsid w:val="00D42A25"/>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unhideWhenUsed/>
    <w:qFormat/>
    <w:rsid w:val="00595B5E"/>
    <w:pPr>
      <w:keepNext/>
      <w:keepLines/>
      <w:spacing w:before="200"/>
      <w:ind w:left="-360"/>
      <w:jc w:val="both"/>
      <w:outlineLvl w:val="1"/>
    </w:pPr>
    <w:rPr>
      <w:rFonts w:ascii="Arial" w:eastAsia="Times New Roman" w:hAnsi="Arial" w:cs="Arial"/>
      <w:b/>
      <w:bCs/>
    </w:rPr>
  </w:style>
  <w:style w:type="paragraph" w:styleId="Heading3">
    <w:name w:val="heading 3"/>
    <w:basedOn w:val="Normal"/>
    <w:next w:val="Normal"/>
    <w:link w:val="Heading3Char"/>
    <w:uiPriority w:val="9"/>
    <w:unhideWhenUsed/>
    <w:qFormat/>
    <w:rsid w:val="00DD11C0"/>
    <w:pPr>
      <w:keepNext/>
      <w:keepLines/>
      <w:spacing w:before="200"/>
      <w:ind w:left="-360"/>
      <w:outlineLvl w:val="2"/>
    </w:pPr>
    <w:rPr>
      <w:rFonts w:ascii="Arial" w:eastAsia="Times New Roman"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A25"/>
    <w:rPr>
      <w:rFonts w:ascii="Times" w:hAnsi="Times"/>
      <w:b/>
      <w:bCs/>
      <w:kern w:val="36"/>
      <w:sz w:val="48"/>
      <w:szCs w:val="48"/>
      <w:lang w:val="en-GB"/>
    </w:rPr>
  </w:style>
  <w:style w:type="paragraph" w:styleId="NormalWeb">
    <w:name w:val="Normal (Web)"/>
    <w:basedOn w:val="Normal"/>
    <w:uiPriority w:val="99"/>
    <w:unhideWhenUsed/>
    <w:rsid w:val="00D42A25"/>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D42A25"/>
    <w:pPr>
      <w:spacing w:after="200"/>
      <w:jc w:val="both"/>
    </w:pPr>
    <w:rPr>
      <w:b/>
      <w:bCs/>
      <w:color w:val="4F81BD" w:themeColor="accent1"/>
      <w:sz w:val="18"/>
      <w:szCs w:val="18"/>
    </w:rPr>
  </w:style>
  <w:style w:type="paragraph" w:styleId="Bibliography">
    <w:name w:val="Bibliography"/>
    <w:basedOn w:val="Normal"/>
    <w:next w:val="Normal"/>
    <w:uiPriority w:val="37"/>
    <w:unhideWhenUsed/>
    <w:rsid w:val="00D42A25"/>
    <w:pPr>
      <w:tabs>
        <w:tab w:val="left" w:pos="500"/>
      </w:tabs>
      <w:ind w:left="504" w:hanging="504"/>
    </w:pPr>
  </w:style>
  <w:style w:type="paragraph" w:styleId="BalloonText">
    <w:name w:val="Balloon Text"/>
    <w:basedOn w:val="Normal"/>
    <w:link w:val="BalloonTextChar"/>
    <w:uiPriority w:val="99"/>
    <w:semiHidden/>
    <w:unhideWhenUsed/>
    <w:rsid w:val="00D42A2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42A25"/>
    <w:rPr>
      <w:rFonts w:ascii="Lucida Grande" w:hAnsi="Lucida Grande" w:cs="Lucida Grande"/>
      <w:sz w:val="18"/>
      <w:szCs w:val="18"/>
      <w:lang w:val="en-GB"/>
    </w:rPr>
  </w:style>
  <w:style w:type="character" w:customStyle="1" w:styleId="Heading2Char">
    <w:name w:val="Heading 2 Char"/>
    <w:basedOn w:val="DefaultParagraphFont"/>
    <w:link w:val="Heading2"/>
    <w:uiPriority w:val="9"/>
    <w:rsid w:val="00595B5E"/>
    <w:rPr>
      <w:rFonts w:ascii="Arial" w:eastAsia="Times New Roman" w:hAnsi="Arial" w:cs="Arial"/>
      <w:b/>
      <w:bCs/>
      <w:lang w:val="en-GB"/>
    </w:rPr>
  </w:style>
  <w:style w:type="character" w:customStyle="1" w:styleId="Heading3Char">
    <w:name w:val="Heading 3 Char"/>
    <w:basedOn w:val="DefaultParagraphFont"/>
    <w:link w:val="Heading3"/>
    <w:uiPriority w:val="9"/>
    <w:rsid w:val="00DD11C0"/>
    <w:rPr>
      <w:rFonts w:ascii="Arial" w:eastAsia="Times New Roman" w:hAnsi="Arial" w:cs="Arial"/>
      <w:b/>
      <w:bCs/>
      <w:lang w:val="en-GB"/>
    </w:rPr>
  </w:style>
  <w:style w:type="paragraph" w:customStyle="1" w:styleId="Normal1">
    <w:name w:val="Normal1"/>
    <w:rsid w:val="00A0289A"/>
  </w:style>
  <w:style w:type="table" w:styleId="TableGrid">
    <w:name w:val="Table Grid"/>
    <w:basedOn w:val="TableNormal"/>
    <w:uiPriority w:val="59"/>
    <w:rsid w:val="00A0289A"/>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A0289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rPr>
  </w:style>
  <w:style w:type="paragraph" w:styleId="TOC3">
    <w:name w:val="toc 3"/>
    <w:basedOn w:val="Normal"/>
    <w:next w:val="Normal"/>
    <w:autoRedefine/>
    <w:uiPriority w:val="39"/>
    <w:unhideWhenUsed/>
    <w:rsid w:val="00A0289A"/>
    <w:pPr>
      <w:ind w:left="480"/>
    </w:pPr>
    <w:rPr>
      <w:sz w:val="22"/>
      <w:szCs w:val="22"/>
    </w:rPr>
  </w:style>
  <w:style w:type="paragraph" w:styleId="TOC2">
    <w:name w:val="toc 2"/>
    <w:basedOn w:val="Normal"/>
    <w:next w:val="Normal"/>
    <w:autoRedefine/>
    <w:uiPriority w:val="39"/>
    <w:unhideWhenUsed/>
    <w:rsid w:val="00A0289A"/>
    <w:pPr>
      <w:ind w:left="240"/>
    </w:pPr>
    <w:rPr>
      <w:b/>
      <w:sz w:val="22"/>
      <w:szCs w:val="22"/>
    </w:rPr>
  </w:style>
  <w:style w:type="paragraph" w:styleId="TOC1">
    <w:name w:val="toc 1"/>
    <w:basedOn w:val="Normal"/>
    <w:next w:val="Normal"/>
    <w:autoRedefine/>
    <w:uiPriority w:val="39"/>
    <w:unhideWhenUsed/>
    <w:rsid w:val="00A0289A"/>
    <w:pPr>
      <w:spacing w:before="120"/>
    </w:pPr>
    <w:rPr>
      <w:b/>
    </w:rPr>
  </w:style>
  <w:style w:type="paragraph" w:styleId="TOC4">
    <w:name w:val="toc 4"/>
    <w:basedOn w:val="Normal"/>
    <w:next w:val="Normal"/>
    <w:autoRedefine/>
    <w:uiPriority w:val="39"/>
    <w:semiHidden/>
    <w:unhideWhenUsed/>
    <w:rsid w:val="00A0289A"/>
    <w:pPr>
      <w:ind w:left="720"/>
    </w:pPr>
    <w:rPr>
      <w:sz w:val="20"/>
      <w:szCs w:val="20"/>
    </w:rPr>
  </w:style>
  <w:style w:type="paragraph" w:styleId="TOC5">
    <w:name w:val="toc 5"/>
    <w:basedOn w:val="Normal"/>
    <w:next w:val="Normal"/>
    <w:autoRedefine/>
    <w:uiPriority w:val="39"/>
    <w:semiHidden/>
    <w:unhideWhenUsed/>
    <w:rsid w:val="00A0289A"/>
    <w:pPr>
      <w:ind w:left="960"/>
    </w:pPr>
    <w:rPr>
      <w:sz w:val="20"/>
      <w:szCs w:val="20"/>
    </w:rPr>
  </w:style>
  <w:style w:type="paragraph" w:styleId="TOC6">
    <w:name w:val="toc 6"/>
    <w:basedOn w:val="Normal"/>
    <w:next w:val="Normal"/>
    <w:autoRedefine/>
    <w:uiPriority w:val="39"/>
    <w:semiHidden/>
    <w:unhideWhenUsed/>
    <w:rsid w:val="00A0289A"/>
    <w:pPr>
      <w:ind w:left="1200"/>
    </w:pPr>
    <w:rPr>
      <w:sz w:val="20"/>
      <w:szCs w:val="20"/>
    </w:rPr>
  </w:style>
  <w:style w:type="paragraph" w:styleId="TOC7">
    <w:name w:val="toc 7"/>
    <w:basedOn w:val="Normal"/>
    <w:next w:val="Normal"/>
    <w:autoRedefine/>
    <w:uiPriority w:val="39"/>
    <w:semiHidden/>
    <w:unhideWhenUsed/>
    <w:rsid w:val="00A0289A"/>
    <w:pPr>
      <w:ind w:left="1440"/>
    </w:pPr>
    <w:rPr>
      <w:sz w:val="20"/>
      <w:szCs w:val="20"/>
    </w:rPr>
  </w:style>
  <w:style w:type="paragraph" w:styleId="TOC8">
    <w:name w:val="toc 8"/>
    <w:basedOn w:val="Normal"/>
    <w:next w:val="Normal"/>
    <w:autoRedefine/>
    <w:uiPriority w:val="39"/>
    <w:semiHidden/>
    <w:unhideWhenUsed/>
    <w:rsid w:val="00A0289A"/>
    <w:pPr>
      <w:ind w:left="1680"/>
    </w:pPr>
    <w:rPr>
      <w:sz w:val="20"/>
      <w:szCs w:val="20"/>
    </w:rPr>
  </w:style>
  <w:style w:type="paragraph" w:styleId="TOC9">
    <w:name w:val="toc 9"/>
    <w:basedOn w:val="Normal"/>
    <w:next w:val="Normal"/>
    <w:autoRedefine/>
    <w:uiPriority w:val="39"/>
    <w:semiHidden/>
    <w:unhideWhenUsed/>
    <w:rsid w:val="00A0289A"/>
    <w:pPr>
      <w:ind w:left="1920"/>
    </w:pPr>
    <w:rPr>
      <w:sz w:val="20"/>
      <w:szCs w:val="20"/>
    </w:rPr>
  </w:style>
  <w:style w:type="table" w:customStyle="1" w:styleId="13">
    <w:name w:val="13"/>
    <w:basedOn w:val="TableNormal"/>
    <w:rsid w:val="00705F68"/>
    <w:pPr>
      <w:contextualSpacing/>
    </w:pPr>
    <w:tblPr>
      <w:tblStyleRowBandSize w:val="1"/>
      <w:tblStyleColBandSize w:val="1"/>
      <w:tblInd w:w="0" w:type="dxa"/>
      <w:tblCellMar>
        <w:top w:w="0" w:type="dxa"/>
        <w:left w:w="115" w:type="dxa"/>
        <w:bottom w:w="0" w:type="dxa"/>
        <w:right w:w="115" w:type="dxa"/>
      </w:tblCellMar>
    </w:tblPr>
  </w:style>
  <w:style w:type="paragraph" w:customStyle="1" w:styleId="Default">
    <w:name w:val="Default"/>
    <w:rsid w:val="00DB6150"/>
    <w:pPr>
      <w:widowControl w:val="0"/>
      <w:autoSpaceDE w:val="0"/>
      <w:autoSpaceDN w:val="0"/>
      <w:adjustRightInd w:val="0"/>
    </w:pPr>
    <w:rPr>
      <w:rFonts w:ascii="Arial" w:hAnsi="Arial" w:cs="Arial"/>
      <w:color w:val="000000"/>
    </w:rPr>
  </w:style>
  <w:style w:type="paragraph" w:styleId="Footer">
    <w:name w:val="footer"/>
    <w:basedOn w:val="Normal"/>
    <w:link w:val="FooterChar"/>
    <w:uiPriority w:val="99"/>
    <w:unhideWhenUsed/>
    <w:rsid w:val="00242BEA"/>
    <w:pPr>
      <w:tabs>
        <w:tab w:val="center" w:pos="4320"/>
        <w:tab w:val="right" w:pos="8640"/>
      </w:tabs>
    </w:pPr>
  </w:style>
  <w:style w:type="character" w:customStyle="1" w:styleId="FooterChar">
    <w:name w:val="Footer Char"/>
    <w:basedOn w:val="DefaultParagraphFont"/>
    <w:link w:val="Footer"/>
    <w:uiPriority w:val="99"/>
    <w:rsid w:val="00242BEA"/>
    <w:rPr>
      <w:lang w:val="en-GB"/>
    </w:rPr>
  </w:style>
  <w:style w:type="character" w:styleId="PageNumber">
    <w:name w:val="page number"/>
    <w:basedOn w:val="DefaultParagraphFont"/>
    <w:uiPriority w:val="99"/>
    <w:semiHidden/>
    <w:unhideWhenUsed/>
    <w:rsid w:val="00242BEA"/>
  </w:style>
  <w:style w:type="paragraph" w:styleId="Header">
    <w:name w:val="header"/>
    <w:basedOn w:val="Normal"/>
    <w:link w:val="HeaderChar"/>
    <w:uiPriority w:val="99"/>
    <w:unhideWhenUsed/>
    <w:rsid w:val="00242BEA"/>
    <w:pPr>
      <w:tabs>
        <w:tab w:val="center" w:pos="4320"/>
        <w:tab w:val="right" w:pos="8640"/>
      </w:tabs>
    </w:pPr>
  </w:style>
  <w:style w:type="character" w:customStyle="1" w:styleId="HeaderChar">
    <w:name w:val="Header Char"/>
    <w:basedOn w:val="DefaultParagraphFont"/>
    <w:link w:val="Header"/>
    <w:uiPriority w:val="99"/>
    <w:rsid w:val="00242BEA"/>
    <w:rPr>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link w:val="Heading1Char"/>
    <w:uiPriority w:val="9"/>
    <w:qFormat/>
    <w:rsid w:val="00D42A25"/>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unhideWhenUsed/>
    <w:qFormat/>
    <w:rsid w:val="00595B5E"/>
    <w:pPr>
      <w:keepNext/>
      <w:keepLines/>
      <w:spacing w:before="200"/>
      <w:ind w:left="-360"/>
      <w:jc w:val="both"/>
      <w:outlineLvl w:val="1"/>
    </w:pPr>
    <w:rPr>
      <w:rFonts w:ascii="Arial" w:eastAsia="Times New Roman" w:hAnsi="Arial" w:cs="Arial"/>
      <w:b/>
      <w:bCs/>
    </w:rPr>
  </w:style>
  <w:style w:type="paragraph" w:styleId="Heading3">
    <w:name w:val="heading 3"/>
    <w:basedOn w:val="Normal"/>
    <w:next w:val="Normal"/>
    <w:link w:val="Heading3Char"/>
    <w:uiPriority w:val="9"/>
    <w:unhideWhenUsed/>
    <w:qFormat/>
    <w:rsid w:val="00DD11C0"/>
    <w:pPr>
      <w:keepNext/>
      <w:keepLines/>
      <w:spacing w:before="200"/>
      <w:ind w:left="-360"/>
      <w:outlineLvl w:val="2"/>
    </w:pPr>
    <w:rPr>
      <w:rFonts w:ascii="Arial" w:eastAsia="Times New Roman"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2A25"/>
    <w:rPr>
      <w:rFonts w:ascii="Times" w:hAnsi="Times"/>
      <w:b/>
      <w:bCs/>
      <w:kern w:val="36"/>
      <w:sz w:val="48"/>
      <w:szCs w:val="48"/>
      <w:lang w:val="en-GB"/>
    </w:rPr>
  </w:style>
  <w:style w:type="paragraph" w:styleId="NormalWeb">
    <w:name w:val="Normal (Web)"/>
    <w:basedOn w:val="Normal"/>
    <w:uiPriority w:val="99"/>
    <w:unhideWhenUsed/>
    <w:rsid w:val="00D42A25"/>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D42A25"/>
    <w:pPr>
      <w:spacing w:after="200"/>
      <w:jc w:val="both"/>
    </w:pPr>
    <w:rPr>
      <w:b/>
      <w:bCs/>
      <w:color w:val="4F81BD" w:themeColor="accent1"/>
      <w:sz w:val="18"/>
      <w:szCs w:val="18"/>
    </w:rPr>
  </w:style>
  <w:style w:type="paragraph" w:styleId="Bibliography">
    <w:name w:val="Bibliography"/>
    <w:basedOn w:val="Normal"/>
    <w:next w:val="Normal"/>
    <w:uiPriority w:val="37"/>
    <w:unhideWhenUsed/>
    <w:rsid w:val="00D42A25"/>
    <w:pPr>
      <w:tabs>
        <w:tab w:val="left" w:pos="500"/>
      </w:tabs>
      <w:ind w:left="504" w:hanging="504"/>
    </w:pPr>
  </w:style>
  <w:style w:type="paragraph" w:styleId="BalloonText">
    <w:name w:val="Balloon Text"/>
    <w:basedOn w:val="Normal"/>
    <w:link w:val="BalloonTextChar"/>
    <w:uiPriority w:val="99"/>
    <w:semiHidden/>
    <w:unhideWhenUsed/>
    <w:rsid w:val="00D42A2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42A25"/>
    <w:rPr>
      <w:rFonts w:ascii="Lucida Grande" w:hAnsi="Lucida Grande" w:cs="Lucida Grande"/>
      <w:sz w:val="18"/>
      <w:szCs w:val="18"/>
      <w:lang w:val="en-GB"/>
    </w:rPr>
  </w:style>
  <w:style w:type="character" w:customStyle="1" w:styleId="Heading2Char">
    <w:name w:val="Heading 2 Char"/>
    <w:basedOn w:val="DefaultParagraphFont"/>
    <w:link w:val="Heading2"/>
    <w:uiPriority w:val="9"/>
    <w:rsid w:val="00595B5E"/>
    <w:rPr>
      <w:rFonts w:ascii="Arial" w:eastAsia="Times New Roman" w:hAnsi="Arial" w:cs="Arial"/>
      <w:b/>
      <w:bCs/>
      <w:lang w:val="en-GB"/>
    </w:rPr>
  </w:style>
  <w:style w:type="character" w:customStyle="1" w:styleId="Heading3Char">
    <w:name w:val="Heading 3 Char"/>
    <w:basedOn w:val="DefaultParagraphFont"/>
    <w:link w:val="Heading3"/>
    <w:uiPriority w:val="9"/>
    <w:rsid w:val="00DD11C0"/>
    <w:rPr>
      <w:rFonts w:ascii="Arial" w:eastAsia="Times New Roman" w:hAnsi="Arial" w:cs="Arial"/>
      <w:b/>
      <w:bCs/>
      <w:lang w:val="en-GB"/>
    </w:rPr>
  </w:style>
  <w:style w:type="paragraph" w:customStyle="1" w:styleId="Normal1">
    <w:name w:val="Normal1"/>
    <w:rsid w:val="00A0289A"/>
  </w:style>
  <w:style w:type="table" w:styleId="TableGrid">
    <w:name w:val="Table Grid"/>
    <w:basedOn w:val="TableNormal"/>
    <w:uiPriority w:val="59"/>
    <w:rsid w:val="00A0289A"/>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A0289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rPr>
  </w:style>
  <w:style w:type="paragraph" w:styleId="TOC3">
    <w:name w:val="toc 3"/>
    <w:basedOn w:val="Normal"/>
    <w:next w:val="Normal"/>
    <w:autoRedefine/>
    <w:uiPriority w:val="39"/>
    <w:unhideWhenUsed/>
    <w:rsid w:val="00A0289A"/>
    <w:pPr>
      <w:ind w:left="480"/>
    </w:pPr>
    <w:rPr>
      <w:sz w:val="22"/>
      <w:szCs w:val="22"/>
    </w:rPr>
  </w:style>
  <w:style w:type="paragraph" w:styleId="TOC2">
    <w:name w:val="toc 2"/>
    <w:basedOn w:val="Normal"/>
    <w:next w:val="Normal"/>
    <w:autoRedefine/>
    <w:uiPriority w:val="39"/>
    <w:unhideWhenUsed/>
    <w:rsid w:val="00A0289A"/>
    <w:pPr>
      <w:ind w:left="240"/>
    </w:pPr>
    <w:rPr>
      <w:b/>
      <w:sz w:val="22"/>
      <w:szCs w:val="22"/>
    </w:rPr>
  </w:style>
  <w:style w:type="paragraph" w:styleId="TOC1">
    <w:name w:val="toc 1"/>
    <w:basedOn w:val="Normal"/>
    <w:next w:val="Normal"/>
    <w:autoRedefine/>
    <w:uiPriority w:val="39"/>
    <w:unhideWhenUsed/>
    <w:rsid w:val="00A0289A"/>
    <w:pPr>
      <w:spacing w:before="120"/>
    </w:pPr>
    <w:rPr>
      <w:b/>
    </w:rPr>
  </w:style>
  <w:style w:type="paragraph" w:styleId="TOC4">
    <w:name w:val="toc 4"/>
    <w:basedOn w:val="Normal"/>
    <w:next w:val="Normal"/>
    <w:autoRedefine/>
    <w:uiPriority w:val="39"/>
    <w:semiHidden/>
    <w:unhideWhenUsed/>
    <w:rsid w:val="00A0289A"/>
    <w:pPr>
      <w:ind w:left="720"/>
    </w:pPr>
    <w:rPr>
      <w:sz w:val="20"/>
      <w:szCs w:val="20"/>
    </w:rPr>
  </w:style>
  <w:style w:type="paragraph" w:styleId="TOC5">
    <w:name w:val="toc 5"/>
    <w:basedOn w:val="Normal"/>
    <w:next w:val="Normal"/>
    <w:autoRedefine/>
    <w:uiPriority w:val="39"/>
    <w:semiHidden/>
    <w:unhideWhenUsed/>
    <w:rsid w:val="00A0289A"/>
    <w:pPr>
      <w:ind w:left="960"/>
    </w:pPr>
    <w:rPr>
      <w:sz w:val="20"/>
      <w:szCs w:val="20"/>
    </w:rPr>
  </w:style>
  <w:style w:type="paragraph" w:styleId="TOC6">
    <w:name w:val="toc 6"/>
    <w:basedOn w:val="Normal"/>
    <w:next w:val="Normal"/>
    <w:autoRedefine/>
    <w:uiPriority w:val="39"/>
    <w:semiHidden/>
    <w:unhideWhenUsed/>
    <w:rsid w:val="00A0289A"/>
    <w:pPr>
      <w:ind w:left="1200"/>
    </w:pPr>
    <w:rPr>
      <w:sz w:val="20"/>
      <w:szCs w:val="20"/>
    </w:rPr>
  </w:style>
  <w:style w:type="paragraph" w:styleId="TOC7">
    <w:name w:val="toc 7"/>
    <w:basedOn w:val="Normal"/>
    <w:next w:val="Normal"/>
    <w:autoRedefine/>
    <w:uiPriority w:val="39"/>
    <w:semiHidden/>
    <w:unhideWhenUsed/>
    <w:rsid w:val="00A0289A"/>
    <w:pPr>
      <w:ind w:left="1440"/>
    </w:pPr>
    <w:rPr>
      <w:sz w:val="20"/>
      <w:szCs w:val="20"/>
    </w:rPr>
  </w:style>
  <w:style w:type="paragraph" w:styleId="TOC8">
    <w:name w:val="toc 8"/>
    <w:basedOn w:val="Normal"/>
    <w:next w:val="Normal"/>
    <w:autoRedefine/>
    <w:uiPriority w:val="39"/>
    <w:semiHidden/>
    <w:unhideWhenUsed/>
    <w:rsid w:val="00A0289A"/>
    <w:pPr>
      <w:ind w:left="1680"/>
    </w:pPr>
    <w:rPr>
      <w:sz w:val="20"/>
      <w:szCs w:val="20"/>
    </w:rPr>
  </w:style>
  <w:style w:type="paragraph" w:styleId="TOC9">
    <w:name w:val="toc 9"/>
    <w:basedOn w:val="Normal"/>
    <w:next w:val="Normal"/>
    <w:autoRedefine/>
    <w:uiPriority w:val="39"/>
    <w:semiHidden/>
    <w:unhideWhenUsed/>
    <w:rsid w:val="00A0289A"/>
    <w:pPr>
      <w:ind w:left="1920"/>
    </w:pPr>
    <w:rPr>
      <w:sz w:val="20"/>
      <w:szCs w:val="20"/>
    </w:rPr>
  </w:style>
  <w:style w:type="table" w:customStyle="1" w:styleId="13">
    <w:name w:val="13"/>
    <w:basedOn w:val="TableNormal"/>
    <w:rsid w:val="00705F68"/>
    <w:pPr>
      <w:contextualSpacing/>
    </w:pPr>
    <w:tblPr>
      <w:tblStyleRowBandSize w:val="1"/>
      <w:tblStyleColBandSize w:val="1"/>
      <w:tblInd w:w="0" w:type="dxa"/>
      <w:tblCellMar>
        <w:top w:w="0" w:type="dxa"/>
        <w:left w:w="115" w:type="dxa"/>
        <w:bottom w:w="0" w:type="dxa"/>
        <w:right w:w="115" w:type="dxa"/>
      </w:tblCellMar>
    </w:tblPr>
  </w:style>
  <w:style w:type="paragraph" w:customStyle="1" w:styleId="Default">
    <w:name w:val="Default"/>
    <w:rsid w:val="00DB6150"/>
    <w:pPr>
      <w:widowControl w:val="0"/>
      <w:autoSpaceDE w:val="0"/>
      <w:autoSpaceDN w:val="0"/>
      <w:adjustRightInd w:val="0"/>
    </w:pPr>
    <w:rPr>
      <w:rFonts w:ascii="Arial" w:hAnsi="Arial" w:cs="Arial"/>
      <w:color w:val="000000"/>
    </w:rPr>
  </w:style>
  <w:style w:type="paragraph" w:styleId="Footer">
    <w:name w:val="footer"/>
    <w:basedOn w:val="Normal"/>
    <w:link w:val="FooterChar"/>
    <w:uiPriority w:val="99"/>
    <w:unhideWhenUsed/>
    <w:rsid w:val="00242BEA"/>
    <w:pPr>
      <w:tabs>
        <w:tab w:val="center" w:pos="4320"/>
        <w:tab w:val="right" w:pos="8640"/>
      </w:tabs>
    </w:pPr>
  </w:style>
  <w:style w:type="character" w:customStyle="1" w:styleId="FooterChar">
    <w:name w:val="Footer Char"/>
    <w:basedOn w:val="DefaultParagraphFont"/>
    <w:link w:val="Footer"/>
    <w:uiPriority w:val="99"/>
    <w:rsid w:val="00242BEA"/>
    <w:rPr>
      <w:lang w:val="en-GB"/>
    </w:rPr>
  </w:style>
  <w:style w:type="character" w:styleId="PageNumber">
    <w:name w:val="page number"/>
    <w:basedOn w:val="DefaultParagraphFont"/>
    <w:uiPriority w:val="99"/>
    <w:semiHidden/>
    <w:unhideWhenUsed/>
    <w:rsid w:val="00242BEA"/>
  </w:style>
  <w:style w:type="paragraph" w:styleId="Header">
    <w:name w:val="header"/>
    <w:basedOn w:val="Normal"/>
    <w:link w:val="HeaderChar"/>
    <w:uiPriority w:val="99"/>
    <w:unhideWhenUsed/>
    <w:rsid w:val="00242BEA"/>
    <w:pPr>
      <w:tabs>
        <w:tab w:val="center" w:pos="4320"/>
        <w:tab w:val="right" w:pos="8640"/>
      </w:tabs>
    </w:pPr>
  </w:style>
  <w:style w:type="character" w:customStyle="1" w:styleId="HeaderChar">
    <w:name w:val="Header Char"/>
    <w:basedOn w:val="DefaultParagraphFont"/>
    <w:link w:val="Header"/>
    <w:uiPriority w:val="99"/>
    <w:rsid w:val="00242BEA"/>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757985">
      <w:bodyDiv w:val="1"/>
      <w:marLeft w:val="0"/>
      <w:marRight w:val="0"/>
      <w:marTop w:val="0"/>
      <w:marBottom w:val="0"/>
      <w:divBdr>
        <w:top w:val="none" w:sz="0" w:space="0" w:color="auto"/>
        <w:left w:val="none" w:sz="0" w:space="0" w:color="auto"/>
        <w:bottom w:val="none" w:sz="0" w:space="0" w:color="auto"/>
        <w:right w:val="none" w:sz="0" w:space="0" w:color="auto"/>
      </w:divBdr>
    </w:div>
    <w:div w:id="936788328">
      <w:bodyDiv w:val="1"/>
      <w:marLeft w:val="0"/>
      <w:marRight w:val="0"/>
      <w:marTop w:val="0"/>
      <w:marBottom w:val="0"/>
      <w:divBdr>
        <w:top w:val="none" w:sz="0" w:space="0" w:color="auto"/>
        <w:left w:val="none" w:sz="0" w:space="0" w:color="auto"/>
        <w:bottom w:val="none" w:sz="0" w:space="0" w:color="auto"/>
        <w:right w:val="none" w:sz="0" w:space="0" w:color="auto"/>
      </w:divBdr>
    </w:div>
    <w:div w:id="1088771443">
      <w:bodyDiv w:val="1"/>
      <w:marLeft w:val="0"/>
      <w:marRight w:val="0"/>
      <w:marTop w:val="0"/>
      <w:marBottom w:val="0"/>
      <w:divBdr>
        <w:top w:val="none" w:sz="0" w:space="0" w:color="auto"/>
        <w:left w:val="none" w:sz="0" w:space="0" w:color="auto"/>
        <w:bottom w:val="none" w:sz="0" w:space="0" w:color="auto"/>
        <w:right w:val="none" w:sz="0" w:space="0" w:color="auto"/>
      </w:divBdr>
    </w:div>
    <w:div w:id="1371950539">
      <w:bodyDiv w:val="1"/>
      <w:marLeft w:val="0"/>
      <w:marRight w:val="0"/>
      <w:marTop w:val="0"/>
      <w:marBottom w:val="0"/>
      <w:divBdr>
        <w:top w:val="none" w:sz="0" w:space="0" w:color="auto"/>
        <w:left w:val="none" w:sz="0" w:space="0" w:color="auto"/>
        <w:bottom w:val="none" w:sz="0" w:space="0" w:color="auto"/>
        <w:right w:val="none" w:sz="0" w:space="0" w:color="auto"/>
      </w:divBdr>
    </w:div>
    <w:div w:id="1461530997">
      <w:bodyDiv w:val="1"/>
      <w:marLeft w:val="0"/>
      <w:marRight w:val="0"/>
      <w:marTop w:val="0"/>
      <w:marBottom w:val="0"/>
      <w:divBdr>
        <w:top w:val="none" w:sz="0" w:space="0" w:color="auto"/>
        <w:left w:val="none" w:sz="0" w:space="0" w:color="auto"/>
        <w:bottom w:val="none" w:sz="0" w:space="0" w:color="auto"/>
        <w:right w:val="none" w:sz="0" w:space="0" w:color="auto"/>
      </w:divBdr>
    </w:div>
    <w:div w:id="1596278332">
      <w:bodyDiv w:val="1"/>
      <w:marLeft w:val="0"/>
      <w:marRight w:val="0"/>
      <w:marTop w:val="0"/>
      <w:marBottom w:val="0"/>
      <w:divBdr>
        <w:top w:val="none" w:sz="0" w:space="0" w:color="auto"/>
        <w:left w:val="none" w:sz="0" w:space="0" w:color="auto"/>
        <w:bottom w:val="none" w:sz="0" w:space="0" w:color="auto"/>
        <w:right w:val="none" w:sz="0" w:space="0" w:color="auto"/>
      </w:divBdr>
    </w:div>
    <w:div w:id="1613828883">
      <w:bodyDiv w:val="1"/>
      <w:marLeft w:val="0"/>
      <w:marRight w:val="0"/>
      <w:marTop w:val="0"/>
      <w:marBottom w:val="0"/>
      <w:divBdr>
        <w:top w:val="none" w:sz="0" w:space="0" w:color="auto"/>
        <w:left w:val="none" w:sz="0" w:space="0" w:color="auto"/>
        <w:bottom w:val="none" w:sz="0" w:space="0" w:color="auto"/>
        <w:right w:val="none" w:sz="0" w:space="0" w:color="auto"/>
      </w:divBdr>
    </w:div>
    <w:div w:id="1747455158">
      <w:bodyDiv w:val="1"/>
      <w:marLeft w:val="0"/>
      <w:marRight w:val="0"/>
      <w:marTop w:val="0"/>
      <w:marBottom w:val="0"/>
      <w:divBdr>
        <w:top w:val="none" w:sz="0" w:space="0" w:color="auto"/>
        <w:left w:val="none" w:sz="0" w:space="0" w:color="auto"/>
        <w:bottom w:val="none" w:sz="0" w:space="0" w:color="auto"/>
        <w:right w:val="none" w:sz="0" w:space="0" w:color="auto"/>
      </w:divBdr>
      <w:divsChild>
        <w:div w:id="368187720">
          <w:marLeft w:val="-115"/>
          <w:marRight w:val="0"/>
          <w:marTop w:val="0"/>
          <w:marBottom w:val="0"/>
          <w:divBdr>
            <w:top w:val="none" w:sz="0" w:space="0" w:color="auto"/>
            <w:left w:val="none" w:sz="0" w:space="0" w:color="auto"/>
            <w:bottom w:val="none" w:sz="0" w:space="0" w:color="auto"/>
            <w:right w:val="none" w:sz="0" w:space="0" w:color="auto"/>
          </w:divBdr>
        </w:div>
      </w:divsChild>
    </w:div>
    <w:div w:id="1872112217">
      <w:bodyDiv w:val="1"/>
      <w:marLeft w:val="0"/>
      <w:marRight w:val="0"/>
      <w:marTop w:val="0"/>
      <w:marBottom w:val="0"/>
      <w:divBdr>
        <w:top w:val="none" w:sz="0" w:space="0" w:color="auto"/>
        <w:left w:val="none" w:sz="0" w:space="0" w:color="auto"/>
        <w:bottom w:val="none" w:sz="0" w:space="0" w:color="auto"/>
        <w:right w:val="none" w:sz="0" w:space="0" w:color="auto"/>
      </w:divBdr>
    </w:div>
    <w:div w:id="1917131542">
      <w:bodyDiv w:val="1"/>
      <w:marLeft w:val="0"/>
      <w:marRight w:val="0"/>
      <w:marTop w:val="0"/>
      <w:marBottom w:val="0"/>
      <w:divBdr>
        <w:top w:val="none" w:sz="0" w:space="0" w:color="auto"/>
        <w:left w:val="none" w:sz="0" w:space="0" w:color="auto"/>
        <w:bottom w:val="none" w:sz="0" w:space="0" w:color="auto"/>
        <w:right w:val="none" w:sz="0" w:space="0" w:color="auto"/>
      </w:divBdr>
    </w:div>
    <w:div w:id="2090419132">
      <w:bodyDiv w:val="1"/>
      <w:marLeft w:val="0"/>
      <w:marRight w:val="0"/>
      <w:marTop w:val="0"/>
      <w:marBottom w:val="0"/>
      <w:divBdr>
        <w:top w:val="none" w:sz="0" w:space="0" w:color="auto"/>
        <w:left w:val="none" w:sz="0" w:space="0" w:color="auto"/>
        <w:bottom w:val="none" w:sz="0" w:space="0" w:color="auto"/>
        <w:right w:val="none" w:sz="0" w:space="0" w:color="auto"/>
      </w:divBdr>
    </w:div>
    <w:div w:id="2109697147">
      <w:bodyDiv w:val="1"/>
      <w:marLeft w:val="0"/>
      <w:marRight w:val="0"/>
      <w:marTop w:val="0"/>
      <w:marBottom w:val="0"/>
      <w:divBdr>
        <w:top w:val="none" w:sz="0" w:space="0" w:color="auto"/>
        <w:left w:val="none" w:sz="0" w:space="0" w:color="auto"/>
        <w:bottom w:val="none" w:sz="0" w:space="0" w:color="auto"/>
        <w:right w:val="none" w:sz="0" w:space="0" w:color="auto"/>
      </w:divBdr>
      <w:divsChild>
        <w:div w:id="1837845049">
          <w:marLeft w:val="-23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emf"/><Relationship Id="rId24" Type="http://schemas.openxmlformats.org/officeDocument/2006/relationships/image" Target="media/image14.png"/><Relationship Id="rId25" Type="http://schemas.openxmlformats.org/officeDocument/2006/relationships/image" Target="media/image15.emf"/><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microsoft.com/office/2007/relationships/hdphoto" Target="media/hdphoto2.wdp"/><Relationship Id="rId31" Type="http://schemas.openxmlformats.org/officeDocument/2006/relationships/image" Target="media/image20.png"/><Relationship Id="rId32" Type="http://schemas.microsoft.com/office/2007/relationships/hdphoto" Target="media/hdphoto3.wdp"/><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1.emf"/><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image" Target="media/image7.jpeg"/><Relationship Id="rId17" Type="http://schemas.microsoft.com/office/2007/relationships/hdphoto" Target="media/hdphoto1.wdp"/><Relationship Id="rId18" Type="http://schemas.openxmlformats.org/officeDocument/2006/relationships/image" Target="media/image8.jpeg"/><Relationship Id="rId19" Type="http://schemas.openxmlformats.org/officeDocument/2006/relationships/image" Target="media/image9.jpeg"/><Relationship Id="rId37" Type="http://schemas.microsoft.com/office/2007/relationships/hdphoto" Target="media/hdphoto4.wdp"/><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1F0D43-239A-F140-A053-879528CCE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40</Pages>
  <Words>25343</Words>
  <Characters>144459</Characters>
  <Application>Microsoft Macintosh Word</Application>
  <DocSecurity>0</DocSecurity>
  <Lines>1203</Lines>
  <Paragraphs>338</Paragraphs>
  <ScaleCrop>false</ScaleCrop>
  <Company/>
  <LinksUpToDate>false</LinksUpToDate>
  <CharactersWithSpaces>169464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Lo</dc:creator>
  <cp:keywords/>
  <dc:description/>
  <cp:lastModifiedBy>Sam Lo</cp:lastModifiedBy>
  <cp:revision>22</cp:revision>
  <dcterms:created xsi:type="dcterms:W3CDTF">2017-02-02T11:30:00Z</dcterms:created>
  <dcterms:modified xsi:type="dcterms:W3CDTF">2017-02-02T18:03:00Z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zotero-version="4.0.29.16"&gt;&lt;session id="wKFrCr59"/&gt;&lt;style id="http://www.zotero.org/styles/ieee" locale="en-GB"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