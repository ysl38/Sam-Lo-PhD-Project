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131BE" w14:textId="77777777" w:rsidR="00EB3A5B" w:rsidRPr="00A11D13" w:rsidRDefault="003B639E" w:rsidP="002E1371">
      <w:pPr>
        <w:spacing w:before="480"/>
        <w:ind w:left="-284"/>
        <w:jc w:val="both"/>
        <w:textAlignment w:val="baseline"/>
        <w:outlineLvl w:val="0"/>
        <w:rPr>
          <w:rFonts w:ascii="Arial" w:eastAsia="Times New Roman" w:hAnsi="Arial" w:cs="Arial"/>
          <w:b/>
          <w:bCs/>
          <w:color w:val="000000" w:themeColor="text1"/>
          <w:kern w:val="36"/>
          <w:sz w:val="48"/>
          <w:szCs w:val="48"/>
          <w:rPrChange w:id="0" w:author="Sam Lo" w:date="2017-01-26T15:23:00Z">
            <w:rPr>
              <w:rFonts w:ascii="Arial" w:eastAsia="Times New Roman" w:hAnsi="Arial" w:cs="Arial"/>
              <w:b/>
              <w:bCs/>
              <w:color w:val="000000"/>
              <w:kern w:val="36"/>
              <w:sz w:val="48"/>
              <w:szCs w:val="48"/>
            </w:rPr>
          </w:rPrChange>
        </w:rPr>
      </w:pPr>
      <w:bookmarkStart w:id="1" w:name="_GoBack"/>
      <w:r w:rsidRPr="00A11D13">
        <w:rPr>
          <w:rFonts w:ascii="Arial" w:eastAsia="Times New Roman" w:hAnsi="Arial" w:cs="Arial"/>
          <w:b/>
          <w:bCs/>
          <w:color w:val="000000" w:themeColor="text1"/>
          <w:kern w:val="36"/>
          <w:rPrChange w:id="2" w:author="Sam Lo" w:date="2017-01-26T15:23:00Z">
            <w:rPr>
              <w:rFonts w:ascii="Arial" w:eastAsia="Times New Roman" w:hAnsi="Arial" w:cs="Arial"/>
              <w:b/>
              <w:bCs/>
              <w:color w:val="000000"/>
              <w:kern w:val="36"/>
            </w:rPr>
          </w:rPrChange>
        </w:rPr>
        <w:t xml:space="preserve">3. </w:t>
      </w:r>
      <w:r w:rsidR="00EB3A5B" w:rsidRPr="00A11D13">
        <w:rPr>
          <w:rFonts w:ascii="Arial" w:eastAsia="Times New Roman" w:hAnsi="Arial" w:cs="Arial"/>
          <w:b/>
          <w:bCs/>
          <w:color w:val="000000" w:themeColor="text1"/>
          <w:kern w:val="36"/>
          <w:rPrChange w:id="3" w:author="Sam Lo" w:date="2017-01-26T15:23:00Z">
            <w:rPr>
              <w:rFonts w:ascii="Arial" w:eastAsia="Times New Roman" w:hAnsi="Arial" w:cs="Arial"/>
              <w:b/>
              <w:bCs/>
              <w:color w:val="000000"/>
              <w:kern w:val="36"/>
            </w:rPr>
          </w:rPrChange>
        </w:rPr>
        <w:t>Background Literature Review</w:t>
      </w:r>
    </w:p>
    <w:p w14:paraId="6A1E0051" w14:textId="77777777" w:rsidR="00EB3A5B" w:rsidRPr="00A11D13" w:rsidRDefault="00EB3A5B" w:rsidP="002E1371">
      <w:pPr>
        <w:spacing w:before="200"/>
        <w:ind w:left="-360"/>
        <w:jc w:val="both"/>
        <w:outlineLvl w:val="1"/>
        <w:rPr>
          <w:rFonts w:ascii="Times" w:eastAsia="Times New Roman" w:hAnsi="Times" w:cs="Times New Roman"/>
          <w:b/>
          <w:bCs/>
          <w:color w:val="000000" w:themeColor="text1"/>
          <w:sz w:val="36"/>
          <w:szCs w:val="36"/>
          <w:rPrChange w:id="4" w:author="Sam Lo" w:date="2017-01-26T15:23:00Z">
            <w:rPr>
              <w:rFonts w:ascii="Times" w:eastAsia="Times New Roman" w:hAnsi="Times" w:cs="Times New Roman"/>
              <w:b/>
              <w:bCs/>
              <w:sz w:val="36"/>
              <w:szCs w:val="36"/>
            </w:rPr>
          </w:rPrChange>
        </w:rPr>
      </w:pPr>
      <w:r w:rsidRPr="00A11D13">
        <w:rPr>
          <w:rFonts w:ascii="Arial" w:eastAsia="Times New Roman" w:hAnsi="Arial" w:cs="Arial"/>
          <w:b/>
          <w:bCs/>
          <w:color w:val="000000" w:themeColor="text1"/>
          <w:rPrChange w:id="5" w:author="Sam Lo" w:date="2017-01-26T15:23:00Z">
            <w:rPr>
              <w:rFonts w:ascii="Arial" w:eastAsia="Times New Roman" w:hAnsi="Arial" w:cs="Arial"/>
              <w:b/>
              <w:bCs/>
              <w:color w:val="000000"/>
            </w:rPr>
          </w:rPrChange>
        </w:rPr>
        <w:t>3.1. Atmospheric Science</w:t>
      </w:r>
    </w:p>
    <w:p w14:paraId="1BFF0968" w14:textId="77777777" w:rsidR="00EB3A5B" w:rsidRPr="00A11D13" w:rsidRDefault="00EB3A5B" w:rsidP="002E1371">
      <w:pPr>
        <w:rPr>
          <w:rFonts w:ascii="Times" w:eastAsia="Times New Roman" w:hAnsi="Times" w:cs="Times New Roman"/>
          <w:color w:val="000000" w:themeColor="text1"/>
          <w:sz w:val="20"/>
          <w:szCs w:val="20"/>
          <w:rPrChange w:id="6" w:author="Sam Lo" w:date="2017-01-26T15:23:00Z">
            <w:rPr>
              <w:rFonts w:ascii="Times" w:eastAsia="Times New Roman" w:hAnsi="Times" w:cs="Times New Roman"/>
              <w:sz w:val="20"/>
              <w:szCs w:val="20"/>
            </w:rPr>
          </w:rPrChange>
        </w:rPr>
      </w:pPr>
    </w:p>
    <w:p w14:paraId="4DB80B08" w14:textId="3942796F" w:rsidR="00D33413" w:rsidRPr="00A11D13" w:rsidRDefault="00D33413" w:rsidP="002E1371">
      <w:pPr>
        <w:ind w:left="-360"/>
        <w:jc w:val="both"/>
        <w:rPr>
          <w:ins w:id="7" w:author="Cathryn Mitchell" w:date="2017-01-26T09:41:00Z"/>
          <w:rFonts w:ascii="Arial" w:hAnsi="Arial" w:cs="Arial"/>
          <w:color w:val="000000" w:themeColor="text1"/>
          <w:rPrChange w:id="8" w:author="Sam Lo" w:date="2017-01-26T15:23:00Z">
            <w:rPr>
              <w:ins w:id="9" w:author="Cathryn Mitchell" w:date="2017-01-26T09:41:00Z"/>
              <w:rFonts w:ascii="Arial" w:hAnsi="Arial" w:cs="Arial"/>
              <w:color w:val="000000"/>
            </w:rPr>
          </w:rPrChange>
        </w:rPr>
      </w:pPr>
      <w:ins w:id="10" w:author="Cathryn Mitchell" w:date="2017-01-26T09:39:00Z">
        <w:del w:id="11" w:author="Sam Lo" w:date="2017-01-26T11:48:00Z">
          <w:r w:rsidRPr="00A11D13" w:rsidDel="00EF1F70">
            <w:rPr>
              <w:rFonts w:ascii="Arial" w:hAnsi="Arial" w:cs="Arial"/>
              <w:color w:val="000000" w:themeColor="text1"/>
              <w:rPrChange w:id="12" w:author="Sam Lo" w:date="2017-01-26T15:23:00Z">
                <w:rPr>
                  <w:rFonts w:ascii="Arial" w:hAnsi="Arial" w:cs="Arial"/>
                  <w:color w:val="000000"/>
                </w:rPr>
              </w:rPrChange>
            </w:rPr>
            <w:delText xml:space="preserve">The </w:delText>
          </w:r>
        </w:del>
      </w:ins>
      <w:ins w:id="13" w:author="Sam Lo" w:date="2017-01-26T11:48:00Z">
        <w:r w:rsidR="00EF1F70" w:rsidRPr="00A11D13">
          <w:rPr>
            <w:rFonts w:ascii="Arial" w:hAnsi="Arial" w:cs="Arial"/>
            <w:color w:val="000000" w:themeColor="text1"/>
            <w:rPrChange w:id="14" w:author="Sam Lo" w:date="2017-01-26T15:23:00Z">
              <w:rPr>
                <w:rFonts w:ascii="Arial" w:hAnsi="Arial" w:cs="Arial"/>
                <w:color w:val="000000"/>
              </w:rPr>
            </w:rPrChange>
          </w:rPr>
          <w:t xml:space="preserve">The </w:t>
        </w:r>
      </w:ins>
      <w:r w:rsidR="00EB3A5B" w:rsidRPr="00A11D13">
        <w:rPr>
          <w:rFonts w:ascii="Arial" w:hAnsi="Arial" w:cs="Arial"/>
          <w:color w:val="000000" w:themeColor="text1"/>
          <w:rPrChange w:id="15" w:author="Sam Lo" w:date="2017-01-26T15:23:00Z">
            <w:rPr>
              <w:rFonts w:ascii="Arial" w:hAnsi="Arial" w:cs="Arial"/>
              <w:color w:val="000000"/>
            </w:rPr>
          </w:rPrChange>
        </w:rPr>
        <w:t>Sun radiates light to the earth surface through the atmosphere</w:t>
      </w:r>
      <w:ins w:id="16" w:author="Sam Lo" w:date="2017-01-26T11:48:00Z">
        <w:r w:rsidR="00EF1F70" w:rsidRPr="00A11D13">
          <w:rPr>
            <w:rFonts w:ascii="Arial" w:hAnsi="Arial" w:cs="Arial"/>
            <w:color w:val="000000" w:themeColor="text1"/>
            <w:rPrChange w:id="17" w:author="Sam Lo" w:date="2017-01-26T15:23:00Z">
              <w:rPr>
                <w:rFonts w:ascii="Arial" w:hAnsi="Arial" w:cs="Arial"/>
                <w:color w:val="000000"/>
              </w:rPr>
            </w:rPrChange>
          </w:rPr>
          <w:t>, and</w:t>
        </w:r>
      </w:ins>
      <w:ins w:id="18" w:author="Cathryn Mitchell" w:date="2017-01-26T09:39:00Z">
        <w:del w:id="19" w:author="Sam Lo" w:date="2017-01-26T11:48:00Z">
          <w:r w:rsidRPr="00A11D13" w:rsidDel="00EF1F70">
            <w:rPr>
              <w:rFonts w:ascii="Arial" w:hAnsi="Arial" w:cs="Arial"/>
              <w:color w:val="000000" w:themeColor="text1"/>
              <w:rPrChange w:id="20" w:author="Sam Lo" w:date="2017-01-26T15:23:00Z">
                <w:rPr>
                  <w:rFonts w:ascii="Arial" w:hAnsi="Arial" w:cs="Arial"/>
                  <w:color w:val="000000"/>
                </w:rPr>
              </w:rPrChange>
            </w:rPr>
            <w:delText>.</w:delText>
          </w:r>
        </w:del>
        <w:r w:rsidRPr="00A11D13">
          <w:rPr>
            <w:rFonts w:ascii="Arial" w:hAnsi="Arial" w:cs="Arial"/>
            <w:color w:val="000000" w:themeColor="text1"/>
            <w:rPrChange w:id="21" w:author="Sam Lo" w:date="2017-01-26T15:23:00Z">
              <w:rPr>
                <w:rFonts w:ascii="Arial" w:hAnsi="Arial" w:cs="Arial"/>
                <w:color w:val="000000"/>
              </w:rPr>
            </w:rPrChange>
          </w:rPr>
          <w:t xml:space="preserve"> </w:t>
        </w:r>
      </w:ins>
      <w:del w:id="22" w:author="Cathryn Mitchell" w:date="2017-01-26T09:39:00Z">
        <w:r w:rsidR="00EB3A5B" w:rsidRPr="00A11D13" w:rsidDel="00D33413">
          <w:rPr>
            <w:rFonts w:ascii="Arial" w:hAnsi="Arial" w:cs="Arial"/>
            <w:color w:val="000000" w:themeColor="text1"/>
            <w:rPrChange w:id="23" w:author="Sam Lo" w:date="2017-01-26T15:23:00Z">
              <w:rPr>
                <w:rFonts w:ascii="Arial" w:hAnsi="Arial" w:cs="Arial"/>
                <w:color w:val="000000"/>
              </w:rPr>
            </w:rPrChange>
          </w:rPr>
          <w:delText>, and i</w:delText>
        </w:r>
      </w:del>
      <w:ins w:id="24" w:author="Cathryn Mitchell" w:date="2017-01-26T09:39:00Z">
        <w:del w:id="25" w:author="Sam Lo" w:date="2017-01-26T11:48:00Z">
          <w:r w:rsidRPr="00A11D13" w:rsidDel="00EF1F70">
            <w:rPr>
              <w:rFonts w:ascii="Arial" w:hAnsi="Arial" w:cs="Arial"/>
              <w:color w:val="000000" w:themeColor="text1"/>
              <w:rPrChange w:id="26" w:author="Sam Lo" w:date="2017-01-26T15:23:00Z">
                <w:rPr>
                  <w:rFonts w:ascii="Arial" w:hAnsi="Arial" w:cs="Arial"/>
                  <w:color w:val="000000"/>
                </w:rPr>
              </w:rPrChange>
            </w:rPr>
            <w:delText>The</w:delText>
          </w:r>
        </w:del>
        <w:del w:id="27" w:author="Sam Lo" w:date="2017-01-26T11:47:00Z">
          <w:r w:rsidRPr="00A11D13" w:rsidDel="00EF1F70">
            <w:rPr>
              <w:rFonts w:ascii="Arial" w:hAnsi="Arial" w:cs="Arial"/>
              <w:color w:val="000000" w:themeColor="text1"/>
              <w:rPrChange w:id="28" w:author="Sam Lo" w:date="2017-01-26T15:23:00Z">
                <w:rPr>
                  <w:rFonts w:ascii="Arial" w:hAnsi="Arial" w:cs="Arial"/>
                  <w:color w:val="000000"/>
                </w:rPr>
              </w:rPrChange>
            </w:rPr>
            <w:delText xml:space="preserve"> Sun</w:delText>
          </w:r>
        </w:del>
        <w:del w:id="29" w:author="Sam Lo" w:date="2017-01-26T11:48:00Z">
          <w:r w:rsidRPr="00A11D13" w:rsidDel="00EF1F70">
            <w:rPr>
              <w:rFonts w:ascii="Arial" w:hAnsi="Arial" w:cs="Arial"/>
              <w:color w:val="000000" w:themeColor="text1"/>
              <w:rPrChange w:id="30" w:author="Sam Lo" w:date="2017-01-26T15:23:00Z">
                <w:rPr>
                  <w:rFonts w:ascii="Arial" w:hAnsi="Arial" w:cs="Arial"/>
                  <w:color w:val="000000"/>
                </w:rPr>
              </w:rPrChange>
            </w:rPr>
            <w:delText xml:space="preserve"> </w:delText>
          </w:r>
        </w:del>
      </w:ins>
      <w:del w:id="31" w:author="Cathryn Mitchell" w:date="2017-01-26T09:39:00Z">
        <w:r w:rsidR="00EB3A5B" w:rsidRPr="00A11D13" w:rsidDel="00D33413">
          <w:rPr>
            <w:rFonts w:ascii="Arial" w:hAnsi="Arial" w:cs="Arial"/>
            <w:color w:val="000000" w:themeColor="text1"/>
            <w:rPrChange w:id="32" w:author="Sam Lo" w:date="2017-01-26T15:23:00Z">
              <w:rPr>
                <w:rFonts w:ascii="Arial" w:hAnsi="Arial" w:cs="Arial"/>
                <w:color w:val="000000"/>
              </w:rPr>
            </w:rPrChange>
          </w:rPr>
          <w:delText xml:space="preserve">t </w:delText>
        </w:r>
      </w:del>
      <w:r w:rsidR="00EB3A5B" w:rsidRPr="00A11D13">
        <w:rPr>
          <w:rFonts w:ascii="Arial" w:hAnsi="Arial" w:cs="Arial"/>
          <w:color w:val="000000" w:themeColor="text1"/>
          <w:rPrChange w:id="33" w:author="Sam Lo" w:date="2017-01-26T15:23:00Z">
            <w:rPr>
              <w:rFonts w:ascii="Arial" w:hAnsi="Arial" w:cs="Arial"/>
              <w:color w:val="000000"/>
            </w:rPr>
          </w:rPrChange>
        </w:rPr>
        <w:t>is essential to understand</w:t>
      </w:r>
      <w:del w:id="34" w:author="Cathryn Mitchell" w:date="2017-01-26T09:39:00Z">
        <w:r w:rsidR="00EB3A5B" w:rsidRPr="00A11D13" w:rsidDel="00D33413">
          <w:rPr>
            <w:rFonts w:ascii="Arial" w:hAnsi="Arial" w:cs="Arial"/>
            <w:color w:val="000000" w:themeColor="text1"/>
            <w:rPrChange w:id="35" w:author="Sam Lo" w:date="2017-01-26T15:23:00Z">
              <w:rPr>
                <w:rFonts w:ascii="Arial" w:hAnsi="Arial" w:cs="Arial"/>
                <w:color w:val="000000"/>
              </w:rPr>
            </w:rPrChange>
          </w:rPr>
          <w:delText xml:space="preserve"> its</w:delText>
        </w:r>
      </w:del>
      <w:r w:rsidR="00EB3A5B" w:rsidRPr="00A11D13">
        <w:rPr>
          <w:rFonts w:ascii="Arial" w:hAnsi="Arial" w:cs="Arial"/>
          <w:color w:val="000000" w:themeColor="text1"/>
          <w:rPrChange w:id="36" w:author="Sam Lo" w:date="2017-01-26T15:23:00Z">
            <w:rPr>
              <w:rFonts w:ascii="Arial" w:hAnsi="Arial" w:cs="Arial"/>
              <w:color w:val="000000"/>
            </w:rPr>
          </w:rPrChange>
        </w:rPr>
        <w:t xml:space="preserve"> atmospheric science. The earth</w:t>
      </w:r>
      <w:ins w:id="37" w:author="Cathryn Mitchell" w:date="2017-01-26T09:40:00Z">
        <w:r w:rsidRPr="00A11D13">
          <w:rPr>
            <w:rFonts w:ascii="Arial" w:hAnsi="Arial" w:cs="Arial"/>
            <w:color w:val="000000" w:themeColor="text1"/>
            <w:rPrChange w:id="38" w:author="Sam Lo" w:date="2017-01-26T15:23:00Z">
              <w:rPr>
                <w:rFonts w:ascii="Arial" w:hAnsi="Arial" w:cs="Arial"/>
                <w:color w:val="000000"/>
              </w:rPr>
            </w:rPrChange>
          </w:rPr>
          <w:t>’s</w:t>
        </w:r>
      </w:ins>
      <w:r w:rsidR="00EB3A5B" w:rsidRPr="00A11D13">
        <w:rPr>
          <w:rFonts w:ascii="Arial" w:hAnsi="Arial" w:cs="Arial"/>
          <w:color w:val="000000" w:themeColor="text1"/>
          <w:rPrChange w:id="39" w:author="Sam Lo" w:date="2017-01-26T15:23:00Z">
            <w:rPr>
              <w:rFonts w:ascii="Arial" w:hAnsi="Arial" w:cs="Arial"/>
              <w:color w:val="000000"/>
            </w:rPr>
          </w:rPrChange>
        </w:rPr>
        <w:t xml:space="preserve"> atmosphere can be divided into 4 layers, which are troposphere, stratosphere, mesosphere and ionosphere. This research focuses on troposphere, where the aerosols and w</w:t>
      </w:r>
      <w:r w:rsidR="00142887" w:rsidRPr="00A11D13">
        <w:rPr>
          <w:rFonts w:ascii="Arial" w:hAnsi="Arial" w:cs="Arial"/>
          <w:color w:val="000000" w:themeColor="text1"/>
          <w:rPrChange w:id="40" w:author="Sam Lo" w:date="2017-01-26T15:23:00Z">
            <w:rPr>
              <w:rFonts w:ascii="Arial" w:hAnsi="Arial" w:cs="Arial"/>
              <w:color w:val="000000"/>
            </w:rPr>
          </w:rPrChange>
        </w:rPr>
        <w:t>ater vapour are distributed</w:t>
      </w:r>
      <w:del w:id="41" w:author="Cathryn Mitchell" w:date="2017-01-26T09:40:00Z">
        <w:r w:rsidR="00142887" w:rsidRPr="00A11D13" w:rsidDel="00D33413">
          <w:rPr>
            <w:rFonts w:ascii="Arial" w:hAnsi="Arial" w:cs="Arial"/>
            <w:color w:val="000000" w:themeColor="text1"/>
            <w:rPrChange w:id="42" w:author="Sam Lo" w:date="2017-01-26T15:23:00Z">
              <w:rPr>
                <w:rFonts w:ascii="Arial" w:hAnsi="Arial" w:cs="Arial"/>
                <w:color w:val="000000"/>
              </w:rPr>
            </w:rPrChange>
          </w:rPr>
          <w:delText>.</w:delText>
        </w:r>
      </w:del>
      <w:r w:rsidR="00142887" w:rsidRPr="00A11D13">
        <w:rPr>
          <w:rFonts w:ascii="Arial" w:hAnsi="Arial" w:cs="Arial"/>
          <w:color w:val="000000" w:themeColor="text1"/>
          <w:rPrChange w:id="43" w:author="Sam Lo" w:date="2017-01-26T15:23:00Z">
            <w:rPr>
              <w:rFonts w:ascii="Arial" w:hAnsi="Arial" w:cs="Arial"/>
              <w:color w:val="000000"/>
            </w:rPr>
          </w:rPrChange>
        </w:rPr>
        <w:t xml:space="preserve"> </w:t>
      </w:r>
      <w:r w:rsidR="00E20275" w:rsidRPr="00A11D13">
        <w:rPr>
          <w:rFonts w:ascii="Arial" w:hAnsi="Arial" w:cs="Arial"/>
          <w:color w:val="000000" w:themeColor="text1"/>
          <w:rPrChange w:id="44"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45" w:author="Sam Lo" w:date="2017-01-26T15:23:00Z">
            <w:rPr>
              <w:rFonts w:ascii="Arial" w:hAnsi="Arial" w:cs="Arial"/>
              <w:color w:val="000000"/>
            </w:rPr>
          </w:rPrChange>
        </w:rPr>
        <w:instrText xml:space="preserve"> ADDIN ZOTERO_ITEM CSL_CITATION {"citationID":"2b7vg4ps9d","properties":{"formattedCitation":"[1]","plainCitation":"[1]"},"citationItems":[{"id":3625,"uris":["http://zotero.org/users/1792213/items/E6JIXITE"],"uri":["http://zotero.org/users/1792213/items/E6JIXITE"],"itemData":{"id":3625,"type":"book","title":"Green Tribology, Green Surface Engineering, and Global Warming","publisher":"ASM International","source":"Google Scholar","URL":"https://books.google.com/books?hl=en&amp;lr=&amp;id=XLppBAAAQBAJ&amp;oi=fnd&amp;pg=PR5&amp;dq=%22in+improving+the+energy+efficiency+of+industrial+processes+and+help%22+%22of+the+infrared+portion+(heat)+of+the+solar+beam+by%22+%22for+sustaining+life+on+Earth+(Ref%22+&amp;ots=3q4ihdk4i_&amp;sig=nqr53lAYLytqEwVGMFthu9xh7WM","author":[{"family":"Chattopadhyay","given":"Ramnarayan"}],"issued":{"date-parts":[["2014"]]},"accessed":{"date-parts":[["2017",1,25]]}}}],"schema":"https://github.com/citation-style-language/schema/raw/master/csl-citation.json"} </w:instrText>
      </w:r>
      <w:r w:rsidR="00E20275" w:rsidRPr="00A11D13">
        <w:rPr>
          <w:rFonts w:ascii="Arial" w:hAnsi="Arial" w:cs="Arial"/>
          <w:color w:val="000000" w:themeColor="text1"/>
          <w:rPrChange w:id="46"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47" w:author="Sam Lo" w:date="2017-01-26T15:23:00Z">
            <w:rPr>
              <w:rFonts w:ascii="Arial" w:hAnsi="Arial" w:cs="Arial"/>
              <w:noProof/>
              <w:color w:val="000000"/>
            </w:rPr>
          </w:rPrChange>
        </w:rPr>
        <w:t>[1]</w:t>
      </w:r>
      <w:r w:rsidR="00E20275" w:rsidRPr="00A11D13">
        <w:rPr>
          <w:rFonts w:ascii="Arial" w:hAnsi="Arial" w:cs="Arial"/>
          <w:color w:val="000000" w:themeColor="text1"/>
          <w:rPrChange w:id="48" w:author="Sam Lo" w:date="2017-01-26T15:23:00Z">
            <w:rPr>
              <w:rFonts w:ascii="Arial" w:hAnsi="Arial" w:cs="Arial"/>
              <w:color w:val="000000"/>
            </w:rPr>
          </w:rPrChange>
        </w:rPr>
        <w:fldChar w:fldCharType="end"/>
      </w:r>
      <w:ins w:id="49" w:author="Cathryn Mitchell" w:date="2017-01-26T09:40:00Z">
        <w:r w:rsidRPr="00A11D13">
          <w:rPr>
            <w:rFonts w:ascii="Arial" w:hAnsi="Arial" w:cs="Arial"/>
            <w:color w:val="000000" w:themeColor="text1"/>
            <w:rPrChange w:id="50" w:author="Sam Lo" w:date="2017-01-26T15:23:00Z">
              <w:rPr>
                <w:rFonts w:ascii="Arial" w:hAnsi="Arial" w:cs="Arial"/>
                <w:color w:val="000000"/>
              </w:rPr>
            </w:rPrChange>
          </w:rPr>
          <w:t>.</w:t>
        </w:r>
      </w:ins>
      <w:r w:rsidR="00EB3A5B" w:rsidRPr="00A11D13">
        <w:rPr>
          <w:rFonts w:ascii="Arial" w:hAnsi="Arial" w:cs="Arial"/>
          <w:color w:val="000000" w:themeColor="text1"/>
          <w:rPrChange w:id="51" w:author="Sam Lo" w:date="2017-01-26T15:23:00Z">
            <w:rPr>
              <w:rFonts w:ascii="Arial" w:hAnsi="Arial" w:cs="Arial"/>
              <w:color w:val="000000"/>
            </w:rPr>
          </w:rPrChange>
        </w:rPr>
        <w:t xml:space="preserve"> Figure 1 shows that the troposphere is </w:t>
      </w:r>
      <w:ins w:id="52" w:author="Cathryn Mitchell" w:date="2017-01-26T09:41:00Z">
        <w:del w:id="53" w:author="Sam Lo" w:date="2017-01-26T11:48:00Z">
          <w:r w:rsidRPr="00A11D13" w:rsidDel="00EF1F70">
            <w:rPr>
              <w:rFonts w:ascii="Arial" w:hAnsi="Arial" w:cs="Arial"/>
              <w:color w:val="000000" w:themeColor="text1"/>
              <w:rPrChange w:id="54" w:author="Sam Lo" w:date="2017-01-26T15:23:00Z">
                <w:rPr>
                  <w:rFonts w:ascii="Arial" w:hAnsi="Arial" w:cs="Arial"/>
                  <w:color w:val="000000"/>
                </w:rPr>
              </w:rPrChange>
            </w:rPr>
            <w:delText>up to</w:delText>
          </w:r>
        </w:del>
      </w:ins>
      <w:ins w:id="55" w:author="Sam Lo" w:date="2017-01-26T11:48:00Z">
        <w:r w:rsidR="00EF1F70" w:rsidRPr="00A11D13">
          <w:rPr>
            <w:rFonts w:ascii="Arial" w:hAnsi="Arial" w:cs="Arial"/>
            <w:color w:val="000000" w:themeColor="text1"/>
            <w:rPrChange w:id="56" w:author="Sam Lo" w:date="2017-01-26T15:23:00Z">
              <w:rPr>
                <w:rFonts w:ascii="Arial" w:hAnsi="Arial" w:cs="Arial"/>
                <w:color w:val="000000"/>
              </w:rPr>
            </w:rPrChange>
          </w:rPr>
          <w:t>from the ground to</w:t>
        </w:r>
      </w:ins>
      <w:ins w:id="57" w:author="Cathryn Mitchell" w:date="2017-01-26T09:41:00Z">
        <w:r w:rsidRPr="00A11D13">
          <w:rPr>
            <w:rFonts w:ascii="Arial" w:hAnsi="Arial" w:cs="Arial"/>
            <w:color w:val="000000" w:themeColor="text1"/>
            <w:rPrChange w:id="58" w:author="Sam Lo" w:date="2017-01-26T15:23:00Z">
              <w:rPr>
                <w:rFonts w:ascii="Arial" w:hAnsi="Arial" w:cs="Arial"/>
                <w:color w:val="000000"/>
              </w:rPr>
            </w:rPrChange>
          </w:rPr>
          <w:t xml:space="preserve"> </w:t>
        </w:r>
      </w:ins>
      <w:r w:rsidR="00EB3A5B" w:rsidRPr="00A11D13">
        <w:rPr>
          <w:rFonts w:ascii="Arial" w:hAnsi="Arial" w:cs="Arial"/>
          <w:color w:val="000000" w:themeColor="text1"/>
          <w:rPrChange w:id="59" w:author="Sam Lo" w:date="2017-01-26T15:23:00Z">
            <w:rPr>
              <w:rFonts w:ascii="Arial" w:hAnsi="Arial" w:cs="Arial"/>
              <w:color w:val="000000"/>
            </w:rPr>
          </w:rPrChange>
        </w:rPr>
        <w:t xml:space="preserve">14km </w:t>
      </w:r>
      <w:ins w:id="60" w:author="Cathryn Mitchell" w:date="2017-01-26T09:40:00Z">
        <w:del w:id="61" w:author="Sam Lo" w:date="2017-01-26T15:23:00Z">
          <w:r w:rsidRPr="00A11D13" w:rsidDel="00A11D13">
            <w:rPr>
              <w:rFonts w:ascii="Arial" w:hAnsi="Arial" w:cs="Arial"/>
              <w:color w:val="000000" w:themeColor="text1"/>
              <w:rPrChange w:id="62" w:author="Sam Lo" w:date="2017-01-26T15:23:00Z">
                <w:rPr>
                  <w:rFonts w:ascii="Arial" w:hAnsi="Arial" w:cs="Arial"/>
                  <w:color w:val="000000"/>
                </w:rPr>
              </w:rPrChange>
            </w:rPr>
            <w:delText>(</w:delText>
          </w:r>
        </w:del>
        <w:del w:id="63" w:author="Sam Lo" w:date="2017-01-26T12:08:00Z">
          <w:r w:rsidRPr="00A11D13" w:rsidDel="00C76847">
            <w:rPr>
              <w:rFonts w:ascii="Arial" w:hAnsi="Arial" w:cs="Arial"/>
              <w:color w:val="000000" w:themeColor="text1"/>
              <w:rPrChange w:id="64" w:author="Sam Lo" w:date="2017-01-26T15:23:00Z">
                <w:rPr>
                  <w:rFonts w:ascii="Arial" w:hAnsi="Arial" w:cs="Arial"/>
                  <w:color w:val="000000"/>
                </w:rPr>
              </w:rPrChange>
            </w:rPr>
            <w:delText xml:space="preserve">Sam this is from the ground TO 14 km) </w:delText>
          </w:r>
        </w:del>
      </w:ins>
      <w:r w:rsidR="00EB3A5B" w:rsidRPr="00A11D13">
        <w:rPr>
          <w:rFonts w:ascii="Arial" w:hAnsi="Arial" w:cs="Arial"/>
          <w:color w:val="000000" w:themeColor="text1"/>
          <w:rPrChange w:id="65" w:author="Sam Lo" w:date="2017-01-26T15:23:00Z">
            <w:rPr>
              <w:rFonts w:ascii="Arial" w:hAnsi="Arial" w:cs="Arial"/>
              <w:color w:val="000000"/>
            </w:rPr>
          </w:rPrChange>
        </w:rPr>
        <w:t xml:space="preserve">from the earth surface. It contains different climates and weathers such as rain and wind currents. </w:t>
      </w:r>
    </w:p>
    <w:p w14:paraId="224C11CC" w14:textId="77777777" w:rsidR="00D33413" w:rsidRPr="00A11D13" w:rsidRDefault="00D33413" w:rsidP="002E1371">
      <w:pPr>
        <w:ind w:left="-360"/>
        <w:jc w:val="both"/>
        <w:rPr>
          <w:ins w:id="66" w:author="Cathryn Mitchell" w:date="2017-01-26T09:41:00Z"/>
          <w:rFonts w:ascii="Arial" w:hAnsi="Arial" w:cs="Arial"/>
          <w:color w:val="000000" w:themeColor="text1"/>
          <w:rPrChange w:id="67" w:author="Sam Lo" w:date="2017-01-26T15:23:00Z">
            <w:rPr>
              <w:ins w:id="68" w:author="Cathryn Mitchell" w:date="2017-01-26T09:41:00Z"/>
              <w:rFonts w:ascii="Arial" w:hAnsi="Arial" w:cs="Arial"/>
              <w:color w:val="000000"/>
            </w:rPr>
          </w:rPrChange>
        </w:rPr>
        <w:pPrChange w:id="69" w:author="Sam Lo" w:date="2017-01-26T15:23:00Z">
          <w:pPr>
            <w:ind w:left="-360"/>
            <w:jc w:val="both"/>
          </w:pPr>
        </w:pPrChange>
      </w:pPr>
    </w:p>
    <w:p w14:paraId="2218966D" w14:textId="04BFFA3A" w:rsidR="00EB3A5B" w:rsidRPr="00A11D13" w:rsidRDefault="00D33413" w:rsidP="002E1371">
      <w:pPr>
        <w:ind w:left="-360"/>
        <w:jc w:val="both"/>
        <w:rPr>
          <w:rFonts w:ascii="Times" w:hAnsi="Times" w:cs="Times New Roman"/>
          <w:color w:val="000000" w:themeColor="text1"/>
          <w:sz w:val="20"/>
          <w:szCs w:val="20"/>
          <w:rPrChange w:id="70" w:author="Sam Lo" w:date="2017-01-26T15:23:00Z">
            <w:rPr>
              <w:rFonts w:ascii="Times" w:hAnsi="Times" w:cs="Times New Roman"/>
              <w:sz w:val="20"/>
              <w:szCs w:val="20"/>
            </w:rPr>
          </w:rPrChange>
        </w:rPr>
        <w:pPrChange w:id="71" w:author="Sam Lo" w:date="2017-01-26T15:23:00Z">
          <w:pPr>
            <w:ind w:left="-360"/>
            <w:jc w:val="both"/>
          </w:pPr>
        </w:pPrChange>
      </w:pPr>
      <w:ins w:id="72" w:author="Cathryn Mitchell" w:date="2017-01-26T09:41:00Z">
        <w:del w:id="73" w:author="Sam Lo" w:date="2017-01-26T12:04:00Z">
          <w:r w:rsidRPr="00A11D13" w:rsidDel="00653D55">
            <w:rPr>
              <w:rFonts w:ascii="Arial" w:hAnsi="Arial" w:cs="Arial"/>
              <w:color w:val="000000" w:themeColor="text1"/>
              <w:rPrChange w:id="74" w:author="Sam Lo" w:date="2017-01-26T15:23:00Z">
                <w:rPr>
                  <w:rFonts w:ascii="Arial" w:hAnsi="Arial" w:cs="Arial"/>
                  <w:color w:val="000000"/>
                </w:rPr>
              </w:rPrChange>
            </w:rPr>
            <w:delText>Introduce what you mean by aerosol here</w:delText>
          </w:r>
        </w:del>
      </w:ins>
      <w:ins w:id="75" w:author="Cathryn Mitchell" w:date="2017-01-26T09:42:00Z">
        <w:del w:id="76" w:author="Sam Lo" w:date="2017-01-26T12:04:00Z">
          <w:r w:rsidRPr="00A11D13" w:rsidDel="00653D55">
            <w:rPr>
              <w:rFonts w:ascii="Arial" w:hAnsi="Arial" w:cs="Arial"/>
              <w:color w:val="000000" w:themeColor="text1"/>
              <w:rPrChange w:id="77" w:author="Sam Lo" w:date="2017-01-26T15:23:00Z">
                <w:rPr>
                  <w:rFonts w:ascii="Arial" w:hAnsi="Arial" w:cs="Arial"/>
                  <w:color w:val="000000"/>
                </w:rPr>
              </w:rPrChange>
            </w:rPr>
            <w:delText>, for example say</w:delText>
          </w:r>
        </w:del>
      </w:ins>
      <w:ins w:id="78" w:author="Cathryn Mitchell" w:date="2017-01-26T09:41:00Z">
        <w:del w:id="79" w:author="Sam Lo" w:date="2017-01-26T12:04:00Z">
          <w:r w:rsidRPr="00A11D13" w:rsidDel="00653D55">
            <w:rPr>
              <w:rFonts w:ascii="Arial" w:hAnsi="Arial" w:cs="Arial"/>
              <w:color w:val="000000" w:themeColor="text1"/>
              <w:rPrChange w:id="80" w:author="Sam Lo" w:date="2017-01-26T15:23:00Z">
                <w:rPr>
                  <w:rFonts w:ascii="Arial" w:hAnsi="Arial" w:cs="Arial"/>
                  <w:color w:val="000000"/>
                </w:rPr>
              </w:rPrChange>
            </w:rPr>
            <w:delText xml:space="preserve">.  </w:delText>
          </w:r>
        </w:del>
      </w:ins>
      <w:ins w:id="81" w:author="Cathryn Mitchell" w:date="2017-01-26T09:42:00Z">
        <w:del w:id="82" w:author="Sam Lo" w:date="2017-01-26T12:04:00Z">
          <w:r w:rsidRPr="00A11D13" w:rsidDel="00653D55">
            <w:rPr>
              <w:rFonts w:ascii="Arial" w:hAnsi="Arial" w:cs="Arial"/>
              <w:color w:val="000000" w:themeColor="text1"/>
              <w:rPrChange w:id="83" w:author="Sam Lo" w:date="2017-01-26T15:23:00Z">
                <w:rPr>
                  <w:rFonts w:ascii="Arial" w:hAnsi="Arial" w:cs="Arial"/>
                  <w:color w:val="000000"/>
                </w:rPr>
              </w:rPrChange>
            </w:rPr>
            <w:delText xml:space="preserve">Aerosols are particles which scatter or absorb optical wavelengths in air.  </w:delText>
          </w:r>
        </w:del>
      </w:ins>
      <w:ins w:id="84" w:author="Sam Lo" w:date="2017-01-26T12:04:00Z">
        <w:r w:rsidR="00653D55" w:rsidRPr="00A11D13">
          <w:rPr>
            <w:rFonts w:ascii="Arial" w:hAnsi="Arial" w:cs="Arial"/>
            <w:color w:val="000000" w:themeColor="text1"/>
            <w:rPrChange w:id="85" w:author="Sam Lo" w:date="2017-01-26T15:23:00Z">
              <w:rPr>
                <w:rFonts w:ascii="Arial" w:hAnsi="Arial" w:cs="Arial"/>
                <w:color w:val="000000"/>
              </w:rPr>
            </w:rPrChange>
          </w:rPr>
          <w:t xml:space="preserve">Aerosols are particles which scatter or absorb </w:t>
        </w:r>
        <w:r w:rsidR="0019259B" w:rsidRPr="00A11D13">
          <w:rPr>
            <w:rFonts w:ascii="Arial" w:hAnsi="Arial" w:cs="Arial"/>
            <w:color w:val="000000" w:themeColor="text1"/>
            <w:rPrChange w:id="86" w:author="Sam Lo" w:date="2017-01-26T15:23:00Z">
              <w:rPr>
                <w:rFonts w:ascii="Arial" w:hAnsi="Arial" w:cs="Arial"/>
                <w:color w:val="000000"/>
              </w:rPr>
            </w:rPrChange>
          </w:rPr>
          <w:t xml:space="preserve">optical wavelengths in air. They change </w:t>
        </w:r>
      </w:ins>
      <w:del w:id="87" w:author="Sam Lo" w:date="2017-01-26T12:04:00Z">
        <w:r w:rsidR="00EB3A5B" w:rsidRPr="00A11D13" w:rsidDel="0019259B">
          <w:rPr>
            <w:rFonts w:ascii="Arial" w:hAnsi="Arial" w:cs="Arial"/>
            <w:color w:val="000000" w:themeColor="text1"/>
            <w:rPrChange w:id="88" w:author="Sam Lo" w:date="2017-01-26T15:23:00Z">
              <w:rPr>
                <w:rFonts w:ascii="Arial" w:hAnsi="Arial" w:cs="Arial"/>
                <w:color w:val="000000"/>
              </w:rPr>
            </w:rPrChange>
          </w:rPr>
          <w:delText xml:space="preserve">Aerosols change </w:delText>
        </w:r>
      </w:del>
      <w:r w:rsidR="00EB3A5B" w:rsidRPr="00A11D13">
        <w:rPr>
          <w:rFonts w:ascii="Arial" w:hAnsi="Arial" w:cs="Arial"/>
          <w:color w:val="000000" w:themeColor="text1"/>
          <w:rPrChange w:id="89" w:author="Sam Lo" w:date="2017-01-26T15:23:00Z">
            <w:rPr>
              <w:rFonts w:ascii="Arial" w:hAnsi="Arial" w:cs="Arial"/>
              <w:color w:val="000000"/>
            </w:rPr>
          </w:rPrChange>
        </w:rPr>
        <w:t xml:space="preserve">their states within the troposphere through chemical reactions with water vapour, oxygen and nitrogen, they also migrate with the wind current in the atmosphere. </w:t>
      </w:r>
    </w:p>
    <w:p w14:paraId="244F9D8E" w14:textId="77777777" w:rsidR="00EB3A5B" w:rsidRPr="00A11D13" w:rsidRDefault="00EB3A5B" w:rsidP="002E1371">
      <w:pPr>
        <w:rPr>
          <w:rFonts w:ascii="Times" w:eastAsia="Times New Roman" w:hAnsi="Times" w:cs="Times New Roman"/>
          <w:color w:val="000000" w:themeColor="text1"/>
          <w:sz w:val="20"/>
          <w:szCs w:val="20"/>
          <w:rPrChange w:id="90" w:author="Sam Lo" w:date="2017-01-26T15:23:00Z">
            <w:rPr>
              <w:rFonts w:ascii="Times" w:eastAsia="Times New Roman" w:hAnsi="Times" w:cs="Times New Roman"/>
              <w:sz w:val="20"/>
              <w:szCs w:val="20"/>
            </w:rPr>
          </w:rPrChange>
        </w:rPr>
        <w:pPrChange w:id="91" w:author="Sam Lo" w:date="2017-01-26T15:23:00Z">
          <w:pPr/>
        </w:pPrChange>
      </w:pPr>
    </w:p>
    <w:bookmarkEnd w:id="1"/>
    <w:p w14:paraId="025531DE" w14:textId="77777777" w:rsidR="00D57C78" w:rsidRPr="00A11D13" w:rsidRDefault="00EB3A5B" w:rsidP="00D57C78">
      <w:pPr>
        <w:keepNext/>
        <w:ind w:left="-360"/>
        <w:jc w:val="both"/>
        <w:rPr>
          <w:color w:val="000000" w:themeColor="text1"/>
          <w:rPrChange w:id="92" w:author="Sam Lo" w:date="2017-01-26T15:23:00Z">
            <w:rPr/>
          </w:rPrChange>
        </w:rPr>
      </w:pPr>
      <w:r w:rsidRPr="00A11D13">
        <w:rPr>
          <w:rFonts w:ascii="Arial" w:hAnsi="Arial" w:cs="Arial"/>
          <w:noProof/>
          <w:color w:val="000000" w:themeColor="text1"/>
          <w:lang w:eastAsia="zh-CN" w:bidi="he-IL"/>
          <w:rPrChange w:id="93" w:author="Sam Lo" w:date="2017-01-26T15:23:00Z">
            <w:rPr>
              <w:rFonts w:ascii="Arial" w:hAnsi="Arial" w:cs="Arial"/>
              <w:noProof/>
              <w:color w:val="000000"/>
              <w:lang w:eastAsia="zh-CN" w:bidi="he-IL"/>
            </w:rPr>
          </w:rPrChange>
        </w:rPr>
        <w:drawing>
          <wp:inline distT="0" distB="0" distL="0" distR="0" wp14:anchorId="296E7B43" wp14:editId="0E7B780F">
            <wp:extent cx="5255895" cy="3105257"/>
            <wp:effectExtent l="0" t="0" r="1905" b="0"/>
            <wp:docPr id="11" name="Picture 11" descr="https://lh6.googleusercontent.com/PAvxuWyoJQ7XXIH4a6t4prR6wNydLfEjst-Ere7ADbeBc0qgOuUMuSLaVI0SgKTXOD-94f4ISBI464-dgtakBeG0UBHsQyyH7HnWsT9wSSgwEexrTuGh-OfKZlF_p7EXiebUx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PAvxuWyoJQ7XXIH4a6t4prR6wNydLfEjst-Ere7ADbeBc0qgOuUMuSLaVI0SgKTXOD-94f4ISBI464-dgtakBeG0UBHsQyyH7HnWsT9wSSgwEexrTuGh-OfKZlF_p7EXiebUxuAR"/>
                    <pic:cNvPicPr>
                      <a:picLocks noChangeAspect="1" noChangeArrowheads="1"/>
                    </pic:cNvPicPr>
                  </pic:nvPicPr>
                  <pic:blipFill rotWithShape="1">
                    <a:blip r:embed="rId8">
                      <a:extLst>
                        <a:ext uri="{28A0092B-C50C-407E-A947-70E740481C1C}">
                          <a14:useLocalDpi xmlns:a14="http://schemas.microsoft.com/office/drawing/2010/main" val="0"/>
                        </a:ext>
                      </a:extLst>
                    </a:blip>
                    <a:srcRect l="19643" t="29191" r="26889" b="14981"/>
                    <a:stretch/>
                  </pic:blipFill>
                  <pic:spPr bwMode="auto">
                    <a:xfrm>
                      <a:off x="0" y="0"/>
                      <a:ext cx="5257755" cy="310635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D5C0EC7" w14:textId="081F3C2C" w:rsidR="00EB3A5B" w:rsidRPr="00A11D13" w:rsidRDefault="00D57C78" w:rsidP="00D57C78">
      <w:pPr>
        <w:pStyle w:val="Caption"/>
        <w:rPr>
          <w:color w:val="000000" w:themeColor="text1"/>
          <w:sz w:val="20"/>
          <w:rPrChange w:id="94" w:author="Sam Lo" w:date="2017-01-26T15:23:00Z">
            <w:rPr>
              <w:color w:val="auto"/>
              <w:sz w:val="20"/>
            </w:rPr>
          </w:rPrChange>
        </w:rPr>
      </w:pPr>
      <w:r w:rsidRPr="00A11D13">
        <w:rPr>
          <w:color w:val="000000" w:themeColor="text1"/>
          <w:sz w:val="20"/>
          <w:rPrChange w:id="95" w:author="Sam Lo" w:date="2017-01-26T15:23:00Z">
            <w:rPr>
              <w:color w:val="auto"/>
              <w:sz w:val="20"/>
            </w:rPr>
          </w:rPrChange>
        </w:rPr>
        <w:t xml:space="preserve">Figure </w:t>
      </w:r>
      <w:r w:rsidRPr="00A11D13">
        <w:rPr>
          <w:color w:val="000000" w:themeColor="text1"/>
          <w:sz w:val="20"/>
          <w:rPrChange w:id="96" w:author="Sam Lo" w:date="2017-01-26T15:23:00Z">
            <w:rPr>
              <w:color w:val="auto"/>
              <w:sz w:val="20"/>
            </w:rPr>
          </w:rPrChange>
        </w:rPr>
        <w:fldChar w:fldCharType="begin"/>
      </w:r>
      <w:r w:rsidRPr="00A11D13">
        <w:rPr>
          <w:color w:val="000000" w:themeColor="text1"/>
          <w:sz w:val="20"/>
          <w:rPrChange w:id="97" w:author="Sam Lo" w:date="2017-01-26T15:23:00Z">
            <w:rPr>
              <w:color w:val="auto"/>
              <w:sz w:val="20"/>
            </w:rPr>
          </w:rPrChange>
        </w:rPr>
        <w:instrText xml:space="preserve"> SEQ Figure \* ARABIC </w:instrText>
      </w:r>
      <w:r w:rsidRPr="00A11D13">
        <w:rPr>
          <w:color w:val="000000" w:themeColor="text1"/>
          <w:sz w:val="20"/>
          <w:rPrChange w:id="98" w:author="Sam Lo" w:date="2017-01-26T15:23:00Z">
            <w:rPr>
              <w:color w:val="auto"/>
              <w:sz w:val="20"/>
            </w:rPr>
          </w:rPrChange>
        </w:rPr>
        <w:fldChar w:fldCharType="separate"/>
      </w:r>
      <w:r w:rsidR="00253355" w:rsidRPr="00A11D13">
        <w:rPr>
          <w:noProof/>
          <w:color w:val="000000" w:themeColor="text1"/>
          <w:sz w:val="20"/>
          <w:rPrChange w:id="99" w:author="Sam Lo" w:date="2017-01-26T15:23:00Z">
            <w:rPr>
              <w:noProof/>
              <w:color w:val="auto"/>
              <w:sz w:val="20"/>
            </w:rPr>
          </w:rPrChange>
        </w:rPr>
        <w:t>1</w:t>
      </w:r>
      <w:r w:rsidRPr="00A11D13">
        <w:rPr>
          <w:color w:val="000000" w:themeColor="text1"/>
          <w:sz w:val="20"/>
          <w:rPrChange w:id="100" w:author="Sam Lo" w:date="2017-01-26T15:23:00Z">
            <w:rPr>
              <w:color w:val="auto"/>
              <w:sz w:val="20"/>
            </w:rPr>
          </w:rPrChange>
        </w:rPr>
        <w:fldChar w:fldCharType="end"/>
      </w:r>
      <w:r w:rsidRPr="00A11D13">
        <w:rPr>
          <w:color w:val="000000" w:themeColor="text1"/>
          <w:sz w:val="20"/>
          <w:rPrChange w:id="101" w:author="Sam Lo" w:date="2017-01-26T15:23:00Z">
            <w:rPr>
              <w:color w:val="auto"/>
              <w:sz w:val="20"/>
            </w:rPr>
          </w:rPrChange>
        </w:rPr>
        <w:t xml:space="preserve"> - Atmospheric Layer Diagram </w:t>
      </w:r>
      <w:r w:rsidR="00E20275" w:rsidRPr="00A11D13">
        <w:rPr>
          <w:color w:val="000000" w:themeColor="text1"/>
          <w:sz w:val="20"/>
          <w:rPrChange w:id="102" w:author="Sam Lo" w:date="2017-01-26T15:23:00Z">
            <w:rPr>
              <w:color w:val="auto"/>
              <w:sz w:val="20"/>
            </w:rPr>
          </w:rPrChange>
        </w:rPr>
        <w:fldChar w:fldCharType="begin"/>
      </w:r>
      <w:r w:rsidR="00EF22D3" w:rsidRPr="00A11D13">
        <w:rPr>
          <w:color w:val="000000" w:themeColor="text1"/>
          <w:sz w:val="20"/>
          <w:rPrChange w:id="103" w:author="Sam Lo" w:date="2017-01-26T15:23:00Z">
            <w:rPr>
              <w:color w:val="auto"/>
              <w:sz w:val="20"/>
            </w:rPr>
          </w:rPrChange>
        </w:rPr>
        <w:instrText xml:space="preserve"> ADDIN ZOTERO_ITEM CSL_CITATION {"citationID":"2dfcuphkvc","properties":{"formattedCitation":"[1]","plainCitation":"[1]"},"citationItems":[{"id":3625,"uris":["http://zotero.org/users/1792213/items/E6JIXITE"],"uri":["http://zotero.org/users/1792213/items/E6JIXITE"],"itemData":{"id":3625,"type":"book","title":"Green Tribology, Green Surface Engineering, and Global Warming","publisher":"ASM International","source":"Google Scholar","URL":"https://books.google.com/books?hl=en&amp;lr=&amp;id=XLppBAAAQBAJ&amp;oi=fnd&amp;pg=PR5&amp;dq=%22in+improving+the+energy+efficiency+of+industrial+processes+and+help%22+%22of+the+infrared+portion+(heat)+of+the+solar+beam+by%22+%22for+sustaining+life+on+Earth+(Ref%22+&amp;ots=3q4ihdk4i_&amp;sig=nqr53lAYLytqEwVGMFthu9xh7WM","author":[{"family":"Chattopadhyay","given":"Ramnarayan"}],"issued":{"date-parts":[["2014"]]},"accessed":{"date-parts":[["2017",1,25]]}}}],"schema":"https://github.com/citation-style-language/schema/raw/master/csl-citation.json"} </w:instrText>
      </w:r>
      <w:r w:rsidR="00E20275" w:rsidRPr="00A11D13">
        <w:rPr>
          <w:color w:val="000000" w:themeColor="text1"/>
          <w:sz w:val="20"/>
          <w:rPrChange w:id="104" w:author="Sam Lo" w:date="2017-01-26T15:23:00Z">
            <w:rPr>
              <w:color w:val="auto"/>
              <w:sz w:val="20"/>
            </w:rPr>
          </w:rPrChange>
        </w:rPr>
        <w:fldChar w:fldCharType="separate"/>
      </w:r>
      <w:r w:rsidR="00EF22D3" w:rsidRPr="00A11D13">
        <w:rPr>
          <w:noProof/>
          <w:color w:val="000000" w:themeColor="text1"/>
          <w:sz w:val="20"/>
          <w:rPrChange w:id="105" w:author="Sam Lo" w:date="2017-01-26T15:23:00Z">
            <w:rPr>
              <w:noProof/>
              <w:color w:val="auto"/>
              <w:sz w:val="20"/>
            </w:rPr>
          </w:rPrChange>
        </w:rPr>
        <w:t>[1]</w:t>
      </w:r>
      <w:r w:rsidR="00E20275" w:rsidRPr="00A11D13">
        <w:rPr>
          <w:color w:val="000000" w:themeColor="text1"/>
          <w:sz w:val="20"/>
          <w:rPrChange w:id="106" w:author="Sam Lo" w:date="2017-01-26T15:23:00Z">
            <w:rPr>
              <w:color w:val="auto"/>
              <w:sz w:val="20"/>
            </w:rPr>
          </w:rPrChange>
        </w:rPr>
        <w:fldChar w:fldCharType="end"/>
      </w:r>
    </w:p>
    <w:p w14:paraId="4358B3CD" w14:textId="7D38BD98" w:rsidR="00EB3A5B" w:rsidRPr="00A11D13" w:rsidRDefault="00EB3A5B" w:rsidP="0006627F">
      <w:pPr>
        <w:ind w:left="-360"/>
        <w:jc w:val="both"/>
        <w:rPr>
          <w:rFonts w:ascii="Arial" w:hAnsi="Arial" w:cs="Arial"/>
          <w:color w:val="000000" w:themeColor="text1"/>
          <w:rPrChange w:id="107" w:author="Sam Lo" w:date="2017-01-26T15:23:00Z">
            <w:rPr>
              <w:rFonts w:ascii="Arial" w:hAnsi="Arial" w:cs="Arial"/>
              <w:color w:val="000000"/>
            </w:rPr>
          </w:rPrChange>
        </w:rPr>
      </w:pPr>
      <w:r w:rsidRPr="00A11D13">
        <w:rPr>
          <w:rFonts w:ascii="Arial" w:hAnsi="Arial" w:cs="Arial"/>
          <w:color w:val="000000" w:themeColor="text1"/>
          <w:rPrChange w:id="108" w:author="Sam Lo" w:date="2017-01-26T15:23:00Z">
            <w:rPr>
              <w:rFonts w:ascii="Arial" w:hAnsi="Arial" w:cs="Arial"/>
              <w:color w:val="000000"/>
            </w:rPr>
          </w:rPrChange>
        </w:rPr>
        <w:t>The aerosols can arise naturally from natural events and disasters such as volcanic ash, dust from sandstorm and convection reaction of water driven by solar radiation. They can also come artificially from man-made events such as polluted gases from combustion process [3] [4].</w:t>
      </w:r>
      <w:del w:id="109" w:author="Sam Lo" w:date="2017-01-26T12:08:00Z">
        <w:r w:rsidRPr="00A11D13" w:rsidDel="0006627F">
          <w:rPr>
            <w:rFonts w:ascii="Arial" w:hAnsi="Arial" w:cs="Arial"/>
            <w:color w:val="000000" w:themeColor="text1"/>
            <w:rPrChange w:id="110" w:author="Sam Lo" w:date="2017-01-26T15:23:00Z">
              <w:rPr>
                <w:rFonts w:ascii="Arial" w:hAnsi="Arial" w:cs="Arial"/>
                <w:color w:val="000000"/>
              </w:rPr>
            </w:rPrChange>
          </w:rPr>
          <w:delText xml:space="preserve"> Aerosols have their life cycles in the atmosphere</w:delText>
        </w:r>
      </w:del>
      <w:ins w:id="111" w:author="Cathryn Mitchell" w:date="2017-01-26T09:41:00Z">
        <w:del w:id="112" w:author="Sam Lo" w:date="2017-01-26T12:08:00Z">
          <w:r w:rsidR="00D33413" w:rsidRPr="00A11D13" w:rsidDel="0006627F">
            <w:rPr>
              <w:rFonts w:ascii="Arial" w:hAnsi="Arial" w:cs="Arial"/>
              <w:color w:val="000000" w:themeColor="text1"/>
              <w:rPrChange w:id="113" w:author="Sam Lo" w:date="2017-01-26T15:23:00Z">
                <w:rPr>
                  <w:rFonts w:ascii="Arial" w:hAnsi="Arial" w:cs="Arial"/>
                  <w:color w:val="000000"/>
                </w:rPr>
              </w:rPrChange>
            </w:rPr>
            <w:delText xml:space="preserve"> (means what</w:delText>
          </w:r>
        </w:del>
      </w:ins>
      <w:ins w:id="114" w:author="Cathryn Mitchell" w:date="2017-01-26T09:42:00Z">
        <w:del w:id="115" w:author="Sam Lo" w:date="2017-01-26T12:08:00Z">
          <w:r w:rsidR="00D33413" w:rsidRPr="00A11D13" w:rsidDel="0006627F">
            <w:rPr>
              <w:rFonts w:ascii="Arial" w:hAnsi="Arial" w:cs="Arial"/>
              <w:color w:val="000000" w:themeColor="text1"/>
              <w:rPrChange w:id="116" w:author="Sam Lo" w:date="2017-01-26T15:23:00Z">
                <w:rPr>
                  <w:rFonts w:ascii="Arial" w:hAnsi="Arial" w:cs="Arial"/>
                  <w:color w:val="000000"/>
                </w:rPr>
              </w:rPrChange>
            </w:rPr>
            <w:delText>?</w:delText>
          </w:r>
        </w:del>
      </w:ins>
      <w:ins w:id="117" w:author="Cathryn Mitchell" w:date="2017-01-26T09:41:00Z">
        <w:del w:id="118" w:author="Sam Lo" w:date="2017-01-26T12:08:00Z">
          <w:r w:rsidR="00D33413" w:rsidRPr="00A11D13" w:rsidDel="0006627F">
            <w:rPr>
              <w:rFonts w:ascii="Arial" w:hAnsi="Arial" w:cs="Arial"/>
              <w:color w:val="000000" w:themeColor="text1"/>
              <w:rPrChange w:id="119" w:author="Sam Lo" w:date="2017-01-26T15:23:00Z">
                <w:rPr>
                  <w:rFonts w:ascii="Arial" w:hAnsi="Arial" w:cs="Arial"/>
                  <w:color w:val="000000"/>
                </w:rPr>
              </w:rPrChange>
            </w:rPr>
            <w:delText>)</w:delText>
          </w:r>
        </w:del>
      </w:ins>
      <w:del w:id="120" w:author="Sam Lo" w:date="2017-01-26T12:08:00Z">
        <w:r w:rsidRPr="00A11D13" w:rsidDel="0006627F">
          <w:rPr>
            <w:rFonts w:ascii="Arial" w:hAnsi="Arial" w:cs="Arial"/>
            <w:color w:val="000000" w:themeColor="text1"/>
            <w:rPrChange w:id="121" w:author="Sam Lo" w:date="2017-01-26T15:23:00Z">
              <w:rPr>
                <w:rFonts w:ascii="Arial" w:hAnsi="Arial" w:cs="Arial"/>
                <w:color w:val="000000"/>
              </w:rPr>
            </w:rPrChange>
          </w:rPr>
          <w:delText>.</w:delText>
        </w:r>
      </w:del>
      <w:r w:rsidRPr="00A11D13">
        <w:rPr>
          <w:rFonts w:ascii="Arial" w:hAnsi="Arial" w:cs="Arial"/>
          <w:color w:val="000000" w:themeColor="text1"/>
          <w:rPrChange w:id="122" w:author="Sam Lo" w:date="2017-01-26T15:23:00Z">
            <w:rPr>
              <w:rFonts w:ascii="Arial" w:hAnsi="Arial" w:cs="Arial"/>
              <w:color w:val="000000"/>
            </w:rPr>
          </w:rPrChange>
        </w:rPr>
        <w:t xml:space="preserve"> Section 3.2 gives more detail of the properties of aerosols. </w:t>
      </w:r>
    </w:p>
    <w:p w14:paraId="3CF69CE9" w14:textId="77777777" w:rsidR="00EB3A5B" w:rsidRPr="00A11D13" w:rsidRDefault="00EB3A5B">
      <w:pPr>
        <w:rPr>
          <w:rFonts w:ascii="Arial" w:hAnsi="Arial" w:cs="Arial"/>
          <w:color w:val="000000" w:themeColor="text1"/>
          <w:rPrChange w:id="123" w:author="Sam Lo" w:date="2017-01-26T15:23:00Z">
            <w:rPr>
              <w:rFonts w:ascii="Arial" w:hAnsi="Arial" w:cs="Arial"/>
              <w:color w:val="000000"/>
            </w:rPr>
          </w:rPrChange>
        </w:rPr>
      </w:pPr>
      <w:r w:rsidRPr="00A11D13">
        <w:rPr>
          <w:rFonts w:ascii="Arial" w:hAnsi="Arial" w:cs="Arial"/>
          <w:color w:val="000000" w:themeColor="text1"/>
          <w:rPrChange w:id="124" w:author="Sam Lo" w:date="2017-01-26T15:23:00Z">
            <w:rPr>
              <w:rFonts w:ascii="Arial" w:hAnsi="Arial" w:cs="Arial"/>
              <w:color w:val="000000"/>
            </w:rPr>
          </w:rPrChange>
        </w:rPr>
        <w:br w:type="page"/>
      </w:r>
    </w:p>
    <w:p w14:paraId="5BEE5D86" w14:textId="77777777" w:rsidR="00EB3A5B" w:rsidRPr="00A11D13" w:rsidRDefault="00EB3A5B" w:rsidP="00EB3A5B">
      <w:pPr>
        <w:ind w:left="-360"/>
        <w:jc w:val="both"/>
        <w:rPr>
          <w:rFonts w:ascii="Times" w:hAnsi="Times" w:cs="Times New Roman"/>
          <w:color w:val="000000" w:themeColor="text1"/>
          <w:sz w:val="20"/>
          <w:szCs w:val="20"/>
          <w:rPrChange w:id="125" w:author="Sam Lo" w:date="2017-01-26T15:23:00Z">
            <w:rPr>
              <w:rFonts w:ascii="Times" w:hAnsi="Times" w:cs="Times New Roman"/>
              <w:sz w:val="20"/>
              <w:szCs w:val="20"/>
            </w:rPr>
          </w:rPrChange>
        </w:rPr>
      </w:pPr>
    </w:p>
    <w:p w14:paraId="6286D770" w14:textId="77777777" w:rsidR="00EB3A5B" w:rsidRPr="00A11D13" w:rsidRDefault="00EB3A5B" w:rsidP="00EB3A5B">
      <w:pPr>
        <w:spacing w:before="200"/>
        <w:ind w:left="-360"/>
        <w:jc w:val="both"/>
        <w:outlineLvl w:val="1"/>
        <w:rPr>
          <w:rFonts w:ascii="Times" w:eastAsia="Times New Roman" w:hAnsi="Times" w:cs="Times New Roman"/>
          <w:b/>
          <w:bCs/>
          <w:color w:val="000000" w:themeColor="text1"/>
          <w:sz w:val="36"/>
          <w:szCs w:val="36"/>
          <w:rPrChange w:id="126" w:author="Sam Lo" w:date="2017-01-26T15:23:00Z">
            <w:rPr>
              <w:rFonts w:ascii="Times" w:eastAsia="Times New Roman" w:hAnsi="Times" w:cs="Times New Roman"/>
              <w:b/>
              <w:bCs/>
              <w:sz w:val="36"/>
              <w:szCs w:val="36"/>
            </w:rPr>
          </w:rPrChange>
        </w:rPr>
      </w:pPr>
      <w:r w:rsidRPr="00A11D13">
        <w:rPr>
          <w:rFonts w:ascii="Arial" w:eastAsia="Times New Roman" w:hAnsi="Arial" w:cs="Arial"/>
          <w:b/>
          <w:bCs/>
          <w:color w:val="000000" w:themeColor="text1"/>
          <w:rPrChange w:id="127" w:author="Sam Lo" w:date="2017-01-26T15:23:00Z">
            <w:rPr>
              <w:rFonts w:ascii="Arial" w:eastAsia="Times New Roman" w:hAnsi="Arial" w:cs="Arial"/>
              <w:b/>
              <w:bCs/>
              <w:color w:val="000000"/>
            </w:rPr>
          </w:rPrChange>
        </w:rPr>
        <w:t>3.2. Aerosols Properties</w:t>
      </w:r>
    </w:p>
    <w:p w14:paraId="6A03C3E5" w14:textId="77777777" w:rsidR="00EB3A5B" w:rsidRPr="00A11D13" w:rsidRDefault="00EB3A5B" w:rsidP="00EB3A5B">
      <w:pPr>
        <w:rPr>
          <w:rFonts w:ascii="Times" w:eastAsia="Times New Roman" w:hAnsi="Times" w:cs="Times New Roman"/>
          <w:color w:val="000000" w:themeColor="text1"/>
          <w:sz w:val="20"/>
          <w:szCs w:val="20"/>
          <w:rPrChange w:id="128" w:author="Sam Lo" w:date="2017-01-26T15:23:00Z">
            <w:rPr>
              <w:rFonts w:ascii="Times" w:eastAsia="Times New Roman" w:hAnsi="Times" w:cs="Times New Roman"/>
              <w:sz w:val="20"/>
              <w:szCs w:val="20"/>
            </w:rPr>
          </w:rPrChange>
        </w:rPr>
      </w:pPr>
    </w:p>
    <w:p w14:paraId="2D7F0AB9" w14:textId="09996AD1" w:rsidR="00EB3A5B" w:rsidRPr="00A11D13" w:rsidRDefault="00EB3A5B" w:rsidP="00EF1F70">
      <w:pPr>
        <w:ind w:left="-360"/>
        <w:jc w:val="both"/>
        <w:rPr>
          <w:rFonts w:ascii="Times" w:hAnsi="Times" w:cs="Times New Roman"/>
          <w:color w:val="000000" w:themeColor="text1"/>
          <w:sz w:val="20"/>
          <w:szCs w:val="20"/>
          <w:rPrChange w:id="129" w:author="Sam Lo" w:date="2017-01-26T15:23:00Z">
            <w:rPr>
              <w:rFonts w:ascii="Times" w:hAnsi="Times" w:cs="Times New Roman"/>
              <w:sz w:val="20"/>
              <w:szCs w:val="20"/>
            </w:rPr>
          </w:rPrChange>
        </w:rPr>
      </w:pPr>
      <w:r w:rsidRPr="00A11D13">
        <w:rPr>
          <w:rFonts w:ascii="Arial" w:hAnsi="Arial" w:cs="Arial"/>
          <w:color w:val="000000" w:themeColor="text1"/>
          <w:rPrChange w:id="130" w:author="Sam Lo" w:date="2017-01-26T15:23:00Z">
            <w:rPr>
              <w:rFonts w:ascii="Arial" w:hAnsi="Arial" w:cs="Arial"/>
              <w:color w:val="000000"/>
            </w:rPr>
          </w:rPrChange>
        </w:rPr>
        <w:t>This section focuses on the aerosol</w:t>
      </w:r>
      <w:del w:id="131" w:author="Sam Lo" w:date="2017-01-26T11:49:00Z">
        <w:r w:rsidRPr="00A11D13" w:rsidDel="00EF1F70">
          <w:rPr>
            <w:rFonts w:ascii="Arial" w:hAnsi="Arial" w:cs="Arial"/>
            <w:color w:val="000000" w:themeColor="text1"/>
            <w:rPrChange w:id="132" w:author="Sam Lo" w:date="2017-01-26T15:23:00Z">
              <w:rPr>
                <w:rFonts w:ascii="Arial" w:hAnsi="Arial" w:cs="Arial"/>
                <w:color w:val="000000"/>
              </w:rPr>
            </w:rPrChange>
          </w:rPr>
          <w:delText xml:space="preserve"> properties and their chemical activity in the atmosphere</w:delText>
        </w:r>
      </w:del>
      <w:r w:rsidRPr="00A11D13">
        <w:rPr>
          <w:rFonts w:ascii="Arial" w:hAnsi="Arial" w:cs="Arial"/>
          <w:color w:val="000000" w:themeColor="text1"/>
          <w:rPrChange w:id="133" w:author="Sam Lo" w:date="2017-01-26T15:23:00Z">
            <w:rPr>
              <w:rFonts w:ascii="Arial" w:hAnsi="Arial" w:cs="Arial"/>
              <w:color w:val="000000"/>
            </w:rPr>
          </w:rPrChange>
        </w:rPr>
        <w:t>. Aerosols are particles</w:t>
      </w:r>
      <w:del w:id="134" w:author="Cathryn Mitchell" w:date="2017-01-26T09:42:00Z">
        <w:r w:rsidRPr="00A11D13" w:rsidDel="00D33413">
          <w:rPr>
            <w:rFonts w:ascii="Arial" w:hAnsi="Arial" w:cs="Arial"/>
            <w:color w:val="000000" w:themeColor="text1"/>
            <w:rPrChange w:id="135" w:author="Sam Lo" w:date="2017-01-26T15:23:00Z">
              <w:rPr>
                <w:rFonts w:ascii="Arial" w:hAnsi="Arial" w:cs="Arial"/>
                <w:color w:val="000000"/>
              </w:rPr>
            </w:rPrChange>
          </w:rPr>
          <w:delText>,</w:delText>
        </w:r>
      </w:del>
      <w:r w:rsidRPr="00A11D13">
        <w:rPr>
          <w:rFonts w:ascii="Arial" w:hAnsi="Arial" w:cs="Arial"/>
          <w:color w:val="000000" w:themeColor="text1"/>
          <w:rPrChange w:id="136" w:author="Sam Lo" w:date="2017-01-26T15:23:00Z">
            <w:rPr>
              <w:rFonts w:ascii="Arial" w:hAnsi="Arial" w:cs="Arial"/>
              <w:color w:val="000000"/>
            </w:rPr>
          </w:rPrChange>
        </w:rPr>
        <w:t xml:space="preserve"> which scatter or absorb optical wavelengths in air. They come from natural and man-made sources such as volcanic activities, Sahara dust storms, and fossil fuel combustion. There are various sizes and shapes of aerosols spreading from a range of nanometre to micrometre. </w:t>
      </w:r>
      <w:r w:rsidR="00E20275" w:rsidRPr="00A11D13">
        <w:rPr>
          <w:rFonts w:ascii="Arial" w:hAnsi="Arial" w:cs="Arial"/>
          <w:color w:val="000000" w:themeColor="text1"/>
          <w:rPrChange w:id="137"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138" w:author="Sam Lo" w:date="2017-01-26T15:23:00Z">
            <w:rPr>
              <w:rFonts w:ascii="Arial" w:hAnsi="Arial" w:cs="Arial"/>
              <w:color w:val="000000"/>
            </w:rPr>
          </w:rPrChange>
        </w:rPr>
        <w:instrText xml:space="preserve"> ADDIN ZOTERO_ITEM CSL_CITATION {"citationID":"2h4ved9vo9","properties":{"formattedCitation":"[2]","plainCitation":"[2]"},"citationItems":[{"id":2690,"uris":["http://zotero.org/users/1792213/items/6GHQU86U"],"uri":["http://zotero.org/users/1792213/items/6GHQU86U"],"itemData":{"id":2690,"type":"book","title":"Coastal sensitivity to sea-level rise: a focus on the mid-Atlantic region","publisher":"Government Printing Office","volume":"4","source":"Google Scholar","URL":"https://books.google.com/books?hl=en&amp;lr=&amp;id=3ex349Qvie0C&amp;oi=fnd&amp;pg=PR9&amp;dq=%22public+debate,+policy,+and+operational+decisions.+These+reports+are+also+intended+to+help%22+%22CCSP%E2%80%99s+guiding+vision+is+to+provide+the+Nation+and+the+global+community+with+the%22+&amp;ots=vwyhm_O5EW&amp;sig=RBHimo-6kgQ3RyqwJ3a_ghD37hY","shortTitle":"Coastal sensitivity to sea-level rise","author":[{"family":"Titus","given":"James G."},{"family":"Anderson","given":"K. Eric"}],"issued":{"date-parts":[["2009"]]},"accessed":{"date-parts":[["2016",4,23]]}}}],"schema":"https://github.com/citation-style-language/schema/raw/master/csl-citation.json"} </w:instrText>
      </w:r>
      <w:r w:rsidR="00E20275" w:rsidRPr="00A11D13">
        <w:rPr>
          <w:rFonts w:ascii="Arial" w:hAnsi="Arial" w:cs="Arial"/>
          <w:color w:val="000000" w:themeColor="text1"/>
          <w:rPrChange w:id="139"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140" w:author="Sam Lo" w:date="2017-01-26T15:23:00Z">
            <w:rPr>
              <w:rFonts w:ascii="Arial" w:hAnsi="Arial" w:cs="Arial"/>
              <w:noProof/>
              <w:color w:val="000000"/>
            </w:rPr>
          </w:rPrChange>
        </w:rPr>
        <w:t>[2]</w:t>
      </w:r>
      <w:r w:rsidR="00E20275" w:rsidRPr="00A11D13">
        <w:rPr>
          <w:rFonts w:ascii="Arial" w:hAnsi="Arial" w:cs="Arial"/>
          <w:color w:val="000000" w:themeColor="text1"/>
          <w:rPrChange w:id="141" w:author="Sam Lo" w:date="2017-01-26T15:23:00Z">
            <w:rPr>
              <w:rFonts w:ascii="Arial" w:hAnsi="Arial" w:cs="Arial"/>
              <w:color w:val="000000"/>
            </w:rPr>
          </w:rPrChange>
        </w:rPr>
        <w:fldChar w:fldCharType="end"/>
      </w:r>
      <w:r w:rsidR="00142887" w:rsidRPr="00A11D13">
        <w:rPr>
          <w:rFonts w:ascii="Arial" w:hAnsi="Arial" w:cs="Arial"/>
          <w:color w:val="000000" w:themeColor="text1"/>
          <w:rPrChange w:id="142" w:author="Sam Lo" w:date="2017-01-26T15:23:00Z">
            <w:rPr>
              <w:rFonts w:ascii="Arial" w:hAnsi="Arial" w:cs="Arial"/>
              <w:color w:val="000000"/>
            </w:rPr>
          </w:rPrChange>
        </w:rPr>
        <w:t xml:space="preserve">. </w:t>
      </w:r>
      <w:r w:rsidR="00280F39" w:rsidRPr="00A11D13">
        <w:rPr>
          <w:rFonts w:ascii="Arial" w:hAnsi="Arial" w:cs="Arial"/>
          <w:color w:val="000000" w:themeColor="text1"/>
          <w:rPrChange w:id="143" w:author="Sam Lo" w:date="2017-01-26T15:23:00Z">
            <w:rPr>
              <w:rFonts w:ascii="Arial" w:hAnsi="Arial" w:cs="Arial"/>
              <w:color w:val="000000"/>
            </w:rPr>
          </w:rPrChange>
        </w:rPr>
        <w:t>Figure 2</w:t>
      </w:r>
      <w:r w:rsidRPr="00A11D13">
        <w:rPr>
          <w:rFonts w:ascii="Arial" w:hAnsi="Arial" w:cs="Arial"/>
          <w:color w:val="000000" w:themeColor="text1"/>
          <w:rPrChange w:id="144" w:author="Sam Lo" w:date="2017-01-26T15:23:00Z">
            <w:rPr>
              <w:rFonts w:ascii="Arial" w:hAnsi="Arial" w:cs="Arial"/>
              <w:color w:val="000000"/>
            </w:rPr>
          </w:rPrChange>
        </w:rPr>
        <w:t xml:space="preserve"> shows that various physical and chemical conversion activities form different sizes of aerosols and they change both physical and chemical properties of the aerosols. For example, the physical mechanisms on the aerosols such as condensation and coagulation change the aerosols to accumulation mode. They can be removed by rain-wash or sedimentation depending on their sizes. </w:t>
      </w:r>
      <w:r w:rsidR="00E20275" w:rsidRPr="00A11D13">
        <w:rPr>
          <w:rFonts w:ascii="Arial" w:hAnsi="Arial" w:cs="Arial"/>
          <w:color w:val="000000" w:themeColor="text1"/>
          <w:rPrChange w:id="145"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146" w:author="Sam Lo" w:date="2017-01-26T15:23:00Z">
            <w:rPr>
              <w:rFonts w:ascii="Arial" w:hAnsi="Arial" w:cs="Arial"/>
              <w:color w:val="000000"/>
            </w:rPr>
          </w:rPrChange>
        </w:rPr>
        <w:instrText xml:space="preserve"> ADDIN ZOTERO_ITEM CSL_CITATION {"citationID":"2nuamkc24a","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00E20275" w:rsidRPr="00A11D13">
        <w:rPr>
          <w:rFonts w:ascii="Arial" w:hAnsi="Arial" w:cs="Arial"/>
          <w:color w:val="000000" w:themeColor="text1"/>
          <w:rPrChange w:id="147"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148" w:author="Sam Lo" w:date="2017-01-26T15:23:00Z">
            <w:rPr>
              <w:rFonts w:ascii="Arial" w:hAnsi="Arial" w:cs="Arial"/>
              <w:noProof/>
              <w:color w:val="000000"/>
            </w:rPr>
          </w:rPrChange>
        </w:rPr>
        <w:t>[3]</w:t>
      </w:r>
      <w:r w:rsidR="00E20275" w:rsidRPr="00A11D13">
        <w:rPr>
          <w:rFonts w:ascii="Arial" w:hAnsi="Arial" w:cs="Arial"/>
          <w:color w:val="000000" w:themeColor="text1"/>
          <w:rPrChange w:id="149" w:author="Sam Lo" w:date="2017-01-26T15:23:00Z">
            <w:rPr>
              <w:rFonts w:ascii="Arial" w:hAnsi="Arial" w:cs="Arial"/>
              <w:color w:val="000000"/>
            </w:rPr>
          </w:rPrChange>
        </w:rPr>
        <w:fldChar w:fldCharType="end"/>
      </w:r>
      <w:r w:rsidR="00142887" w:rsidRPr="00A11D13">
        <w:rPr>
          <w:rFonts w:ascii="Arial" w:hAnsi="Arial" w:cs="Arial"/>
          <w:color w:val="000000" w:themeColor="text1"/>
          <w:rPrChange w:id="150" w:author="Sam Lo" w:date="2017-01-26T15:23:00Z">
            <w:rPr>
              <w:rFonts w:ascii="Arial" w:hAnsi="Arial" w:cs="Arial"/>
              <w:color w:val="000000"/>
            </w:rPr>
          </w:rPrChange>
        </w:rPr>
        <w:t>.</w:t>
      </w:r>
      <w:r w:rsidR="00E20275" w:rsidRPr="00A11D13">
        <w:rPr>
          <w:rFonts w:ascii="Arial" w:hAnsi="Arial" w:cs="Arial"/>
          <w:color w:val="000000" w:themeColor="text1"/>
          <w:rPrChange w:id="151"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152" w:author="Sam Lo" w:date="2017-01-26T15:23:00Z">
            <w:rPr>
              <w:rFonts w:ascii="Arial" w:hAnsi="Arial" w:cs="Arial"/>
              <w:color w:val="000000"/>
            </w:rPr>
          </w:rPrChange>
        </w:rPr>
        <w:instrText xml:space="preserve"> ADDIN ZOTERO_ITEM CSL_CITATION {"citationID":"t7ea2iqe3","properties":{"formattedCitation":"[4]","plainCitation":"[4]"},"citationItems":[{"id":3628,"uris":["http://zotero.org/users/1792213/items/MTGS58JX"],"uri":["http://zotero.org/users/1792213/items/MTGS58JX"],"itemData":{"id":3628,"type":"chapter","title":"Introduction","container-title":"Ground-Based Aerosol Optical Depth Measurement Using Sunphotometers","publisher":"Springer","ISBN":"978-981-287-100-8","author":[{"literal":"Jedol Dayou"},{"literal":"Jackson Hian Wui Chang"},{"literal":"Justin Sentian"}]}}],"schema":"https://github.com/citation-style-language/schema/raw/master/csl-citation.json"} </w:instrText>
      </w:r>
      <w:r w:rsidR="00E20275" w:rsidRPr="00A11D13">
        <w:rPr>
          <w:rFonts w:ascii="Arial" w:hAnsi="Arial" w:cs="Arial"/>
          <w:color w:val="000000" w:themeColor="text1"/>
          <w:rPrChange w:id="153"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154" w:author="Sam Lo" w:date="2017-01-26T15:23:00Z">
            <w:rPr>
              <w:rFonts w:ascii="Arial" w:hAnsi="Arial" w:cs="Arial"/>
              <w:noProof/>
              <w:color w:val="000000"/>
            </w:rPr>
          </w:rPrChange>
        </w:rPr>
        <w:t>[4]</w:t>
      </w:r>
      <w:r w:rsidR="00E20275" w:rsidRPr="00A11D13">
        <w:rPr>
          <w:rFonts w:ascii="Arial" w:hAnsi="Arial" w:cs="Arial"/>
          <w:color w:val="000000" w:themeColor="text1"/>
          <w:rPrChange w:id="155" w:author="Sam Lo" w:date="2017-01-26T15:23:00Z">
            <w:rPr>
              <w:rFonts w:ascii="Arial" w:hAnsi="Arial" w:cs="Arial"/>
              <w:color w:val="000000"/>
            </w:rPr>
          </w:rPrChange>
        </w:rPr>
        <w:fldChar w:fldCharType="end"/>
      </w:r>
      <w:r w:rsidR="00142887" w:rsidRPr="00A11D13">
        <w:rPr>
          <w:rFonts w:ascii="Arial" w:hAnsi="Arial" w:cs="Arial"/>
          <w:color w:val="000000" w:themeColor="text1"/>
          <w:rPrChange w:id="156" w:author="Sam Lo" w:date="2017-01-26T15:23:00Z">
            <w:rPr>
              <w:rFonts w:ascii="Arial" w:hAnsi="Arial" w:cs="Arial"/>
              <w:color w:val="000000"/>
            </w:rPr>
          </w:rPrChange>
        </w:rPr>
        <w:t xml:space="preserve"> </w:t>
      </w:r>
      <w:r w:rsidRPr="00A11D13">
        <w:rPr>
          <w:rFonts w:ascii="Arial" w:hAnsi="Arial" w:cs="Arial"/>
          <w:color w:val="000000" w:themeColor="text1"/>
          <w:rPrChange w:id="157" w:author="Sam Lo" w:date="2017-01-26T15:23:00Z">
            <w:rPr>
              <w:rFonts w:ascii="Arial" w:hAnsi="Arial" w:cs="Arial"/>
              <w:color w:val="000000"/>
            </w:rPr>
          </w:rPrChange>
        </w:rPr>
        <w:t> </w:t>
      </w:r>
    </w:p>
    <w:p w14:paraId="3907A3F9" w14:textId="77777777" w:rsidR="00D57C78" w:rsidRPr="00A11D13" w:rsidRDefault="00EB3A5B" w:rsidP="00D57C78">
      <w:pPr>
        <w:keepNext/>
        <w:ind w:left="-360"/>
        <w:jc w:val="both"/>
        <w:rPr>
          <w:color w:val="000000" w:themeColor="text1"/>
          <w:rPrChange w:id="158" w:author="Sam Lo" w:date="2017-01-26T15:23:00Z">
            <w:rPr/>
          </w:rPrChange>
        </w:rPr>
      </w:pPr>
      <w:r w:rsidRPr="00A11D13">
        <w:rPr>
          <w:rFonts w:ascii="Arial" w:hAnsi="Arial" w:cs="Arial"/>
          <w:noProof/>
          <w:color w:val="000000" w:themeColor="text1"/>
          <w:lang w:eastAsia="zh-CN" w:bidi="he-IL"/>
          <w:rPrChange w:id="159" w:author="Sam Lo" w:date="2017-01-26T15:23:00Z">
            <w:rPr>
              <w:rFonts w:ascii="Arial" w:hAnsi="Arial" w:cs="Arial"/>
              <w:noProof/>
              <w:color w:val="000000"/>
              <w:lang w:eastAsia="zh-CN" w:bidi="he-IL"/>
            </w:rPr>
          </w:rPrChange>
        </w:rPr>
        <w:drawing>
          <wp:inline distT="0" distB="0" distL="0" distR="0" wp14:anchorId="31B98C33" wp14:editId="36445592">
            <wp:extent cx="4684395" cy="3457881"/>
            <wp:effectExtent l="0" t="0" r="0" b="0"/>
            <wp:docPr id="12" name="Picture 12" descr="https://lh5.googleusercontent.com/sIXa8G9wovq5DvJpekxDpozbnpzypQfrWqBVMyHzjnHP8AN8w1H4o1kIUSCmVb-WPKqx8eiaY_5Cd83gkHJXrlDx__gt4uQw7D5SCe01V-yn1tiP2PxP2w-8myd-SKwbehJ0Ug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IXa8G9wovq5DvJpekxDpozbnpzypQfrWqBVMyHzjnHP8AN8w1H4o1kIUSCmVb-WPKqx8eiaY_5Cd83gkHJXrlDx__gt4uQw7D5SCe01V-yn1tiP2PxP2w-8myd-SKwbehJ0Ugqb"/>
                    <pic:cNvPicPr>
                      <a:picLocks noChangeAspect="1" noChangeArrowheads="1"/>
                    </pic:cNvPicPr>
                  </pic:nvPicPr>
                  <pic:blipFill rotWithShape="1">
                    <a:blip r:embed="rId9">
                      <a:extLst>
                        <a:ext uri="{28A0092B-C50C-407E-A947-70E740481C1C}">
                          <a14:useLocalDpi xmlns:a14="http://schemas.microsoft.com/office/drawing/2010/main" val="0"/>
                        </a:ext>
                      </a:extLst>
                    </a:blip>
                    <a:srcRect l="39943" t="18967" r="24816" b="16882"/>
                    <a:stretch/>
                  </pic:blipFill>
                  <pic:spPr bwMode="auto">
                    <a:xfrm>
                      <a:off x="0" y="0"/>
                      <a:ext cx="4685642" cy="345880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F312359" w14:textId="77777777" w:rsidR="00D57C78" w:rsidRPr="00A11D13" w:rsidRDefault="00D57C78" w:rsidP="00D57C78">
      <w:pPr>
        <w:keepNext/>
        <w:ind w:left="-360"/>
        <w:jc w:val="both"/>
        <w:rPr>
          <w:color w:val="000000" w:themeColor="text1"/>
          <w:rPrChange w:id="160" w:author="Sam Lo" w:date="2017-01-26T15:23:00Z">
            <w:rPr/>
          </w:rPrChange>
        </w:rPr>
      </w:pPr>
    </w:p>
    <w:p w14:paraId="7DCB2F93" w14:textId="1C0EE29C" w:rsidR="00EB3A5B" w:rsidRPr="00A11D13" w:rsidRDefault="00D57C78" w:rsidP="00D57C78">
      <w:pPr>
        <w:pStyle w:val="Caption"/>
        <w:rPr>
          <w:rFonts w:ascii="Times" w:hAnsi="Times" w:cs="Times New Roman"/>
          <w:color w:val="000000" w:themeColor="text1"/>
          <w:sz w:val="22"/>
          <w:szCs w:val="20"/>
          <w:rPrChange w:id="161" w:author="Sam Lo" w:date="2017-01-26T15:23:00Z">
            <w:rPr>
              <w:rFonts w:ascii="Times" w:hAnsi="Times" w:cs="Times New Roman"/>
              <w:color w:val="auto"/>
              <w:sz w:val="22"/>
              <w:szCs w:val="20"/>
            </w:rPr>
          </w:rPrChange>
        </w:rPr>
      </w:pPr>
      <w:r w:rsidRPr="00A11D13">
        <w:rPr>
          <w:color w:val="000000" w:themeColor="text1"/>
          <w:sz w:val="20"/>
          <w:rPrChange w:id="162" w:author="Sam Lo" w:date="2017-01-26T15:23:00Z">
            <w:rPr>
              <w:color w:val="auto"/>
              <w:sz w:val="20"/>
            </w:rPr>
          </w:rPrChange>
        </w:rPr>
        <w:t xml:space="preserve">Figure </w:t>
      </w:r>
      <w:r w:rsidRPr="00A11D13">
        <w:rPr>
          <w:color w:val="000000" w:themeColor="text1"/>
          <w:sz w:val="20"/>
          <w:rPrChange w:id="163" w:author="Sam Lo" w:date="2017-01-26T15:23:00Z">
            <w:rPr>
              <w:color w:val="auto"/>
              <w:sz w:val="20"/>
            </w:rPr>
          </w:rPrChange>
        </w:rPr>
        <w:fldChar w:fldCharType="begin"/>
      </w:r>
      <w:r w:rsidRPr="00A11D13">
        <w:rPr>
          <w:color w:val="000000" w:themeColor="text1"/>
          <w:sz w:val="20"/>
          <w:rPrChange w:id="164" w:author="Sam Lo" w:date="2017-01-26T15:23:00Z">
            <w:rPr>
              <w:color w:val="auto"/>
              <w:sz w:val="20"/>
            </w:rPr>
          </w:rPrChange>
        </w:rPr>
        <w:instrText xml:space="preserve"> SEQ Figure \* ARABIC </w:instrText>
      </w:r>
      <w:r w:rsidRPr="00A11D13">
        <w:rPr>
          <w:color w:val="000000" w:themeColor="text1"/>
          <w:sz w:val="20"/>
          <w:rPrChange w:id="165" w:author="Sam Lo" w:date="2017-01-26T15:23:00Z">
            <w:rPr>
              <w:color w:val="auto"/>
              <w:sz w:val="20"/>
            </w:rPr>
          </w:rPrChange>
        </w:rPr>
        <w:fldChar w:fldCharType="separate"/>
      </w:r>
      <w:r w:rsidR="00253355" w:rsidRPr="00A11D13">
        <w:rPr>
          <w:noProof/>
          <w:color w:val="000000" w:themeColor="text1"/>
          <w:sz w:val="20"/>
          <w:rPrChange w:id="166" w:author="Sam Lo" w:date="2017-01-26T15:23:00Z">
            <w:rPr>
              <w:noProof/>
              <w:color w:val="auto"/>
              <w:sz w:val="20"/>
            </w:rPr>
          </w:rPrChange>
        </w:rPr>
        <w:t>2</w:t>
      </w:r>
      <w:r w:rsidRPr="00A11D13">
        <w:rPr>
          <w:color w:val="000000" w:themeColor="text1"/>
          <w:sz w:val="20"/>
          <w:rPrChange w:id="167" w:author="Sam Lo" w:date="2017-01-26T15:23:00Z">
            <w:rPr>
              <w:color w:val="auto"/>
              <w:sz w:val="20"/>
            </w:rPr>
          </w:rPrChange>
        </w:rPr>
        <w:fldChar w:fldCharType="end"/>
      </w:r>
      <w:r w:rsidRPr="00A11D13">
        <w:rPr>
          <w:color w:val="000000" w:themeColor="text1"/>
          <w:sz w:val="20"/>
          <w:rPrChange w:id="168" w:author="Sam Lo" w:date="2017-01-26T15:23:00Z">
            <w:rPr>
              <w:color w:val="auto"/>
              <w:sz w:val="20"/>
            </w:rPr>
          </w:rPrChange>
        </w:rPr>
        <w:t xml:space="preserve"> - </w:t>
      </w:r>
      <w:r w:rsidRPr="00A11D13">
        <w:rPr>
          <w:rFonts w:ascii="Arial" w:hAnsi="Arial" w:cs="Arial"/>
          <w:color w:val="000000" w:themeColor="text1"/>
          <w:sz w:val="20"/>
          <w:rPrChange w:id="169" w:author="Sam Lo" w:date="2017-01-26T15:23:00Z">
            <w:rPr>
              <w:rFonts w:ascii="Arial" w:hAnsi="Arial" w:cs="Arial"/>
              <w:color w:val="auto"/>
              <w:sz w:val="20"/>
            </w:rPr>
          </w:rPrChange>
        </w:rPr>
        <w:t xml:space="preserve">Idealised schematic of the sources and sink of primary and secondary aerosols. </w:t>
      </w:r>
      <w:r w:rsidR="00E20275" w:rsidRPr="00A11D13">
        <w:rPr>
          <w:rFonts w:ascii="Arial" w:hAnsi="Arial" w:cs="Arial"/>
          <w:color w:val="000000" w:themeColor="text1"/>
          <w:sz w:val="20"/>
          <w:rPrChange w:id="170" w:author="Sam Lo" w:date="2017-01-26T15:23:00Z">
            <w:rPr>
              <w:rFonts w:ascii="Arial" w:hAnsi="Arial" w:cs="Arial"/>
              <w:color w:val="auto"/>
              <w:sz w:val="20"/>
            </w:rPr>
          </w:rPrChange>
        </w:rPr>
        <w:fldChar w:fldCharType="begin"/>
      </w:r>
      <w:r w:rsidR="00EF22D3" w:rsidRPr="00A11D13">
        <w:rPr>
          <w:rFonts w:ascii="Arial" w:hAnsi="Arial" w:cs="Arial"/>
          <w:color w:val="000000" w:themeColor="text1"/>
          <w:sz w:val="20"/>
          <w:rPrChange w:id="171" w:author="Sam Lo" w:date="2017-01-26T15:23:00Z">
            <w:rPr>
              <w:rFonts w:ascii="Arial" w:hAnsi="Arial" w:cs="Arial"/>
              <w:color w:val="auto"/>
              <w:sz w:val="20"/>
            </w:rPr>
          </w:rPrChange>
        </w:rPr>
        <w:instrText xml:space="preserve"> ADDIN ZOTERO_ITEM CSL_CITATION {"citationID":"1amnnh1sja","properties":{"formattedCitation":"[5]","plainCitation":"[5]"},"citationItems":[{"id":3619,"uris":["http://zotero.org/users/1792213/items/Z2V87HJS"],"uri":["http://zotero.org/users/1792213/items/Z2V87HJS"],"itemData":{"id":3619,"type":"article-journal","title":"The aerosol size distribution of Los Angeles smog","container-title":"Journal of Colloid and Interface Science","page":"177-204","volume":"39","issue":"1","source":"CrossRef","DOI":"10.1016/0021-9797(72)90153-1","ISSN":"00219797","language":"en","author":[{"family":"Whitby","given":"K.T"},{"family":"Husar","given":"R.B"},{"family":"Liu","given":"B.Y.H"}],"issued":{"date-parts":[["1972",4]]}}}],"schema":"https://github.com/citation-style-language/schema/raw/master/csl-citation.json"} </w:instrText>
      </w:r>
      <w:r w:rsidR="00E20275" w:rsidRPr="00A11D13">
        <w:rPr>
          <w:rFonts w:ascii="Arial" w:hAnsi="Arial" w:cs="Arial"/>
          <w:color w:val="000000" w:themeColor="text1"/>
          <w:sz w:val="20"/>
          <w:rPrChange w:id="172" w:author="Sam Lo" w:date="2017-01-26T15:23:00Z">
            <w:rPr>
              <w:rFonts w:ascii="Arial" w:hAnsi="Arial" w:cs="Arial"/>
              <w:color w:val="auto"/>
              <w:sz w:val="20"/>
            </w:rPr>
          </w:rPrChange>
        </w:rPr>
        <w:fldChar w:fldCharType="separate"/>
      </w:r>
      <w:r w:rsidR="00EF22D3" w:rsidRPr="00A11D13">
        <w:rPr>
          <w:rFonts w:ascii="Arial" w:hAnsi="Arial" w:cs="Arial"/>
          <w:noProof/>
          <w:color w:val="000000" w:themeColor="text1"/>
          <w:sz w:val="20"/>
          <w:rPrChange w:id="173" w:author="Sam Lo" w:date="2017-01-26T15:23:00Z">
            <w:rPr>
              <w:rFonts w:ascii="Arial" w:hAnsi="Arial" w:cs="Arial"/>
              <w:noProof/>
              <w:color w:val="auto"/>
              <w:sz w:val="20"/>
            </w:rPr>
          </w:rPrChange>
        </w:rPr>
        <w:t>[5]</w:t>
      </w:r>
      <w:r w:rsidR="00E20275" w:rsidRPr="00A11D13">
        <w:rPr>
          <w:rFonts w:ascii="Arial" w:hAnsi="Arial" w:cs="Arial"/>
          <w:color w:val="000000" w:themeColor="text1"/>
          <w:sz w:val="20"/>
          <w:rPrChange w:id="174" w:author="Sam Lo" w:date="2017-01-26T15:23:00Z">
            <w:rPr>
              <w:rFonts w:ascii="Arial" w:hAnsi="Arial" w:cs="Arial"/>
              <w:color w:val="auto"/>
              <w:sz w:val="20"/>
            </w:rPr>
          </w:rPrChange>
        </w:rPr>
        <w:fldChar w:fldCharType="end"/>
      </w:r>
    </w:p>
    <w:p w14:paraId="7E6ADD59" w14:textId="77777777" w:rsidR="00EB3A5B" w:rsidRPr="00A11D13" w:rsidRDefault="00EB3A5B" w:rsidP="00EB3A5B">
      <w:pPr>
        <w:rPr>
          <w:rFonts w:ascii="Times" w:eastAsia="Times New Roman" w:hAnsi="Times" w:cs="Times New Roman"/>
          <w:color w:val="000000" w:themeColor="text1"/>
          <w:sz w:val="20"/>
          <w:szCs w:val="20"/>
          <w:rPrChange w:id="175" w:author="Sam Lo" w:date="2017-01-26T15:23:00Z">
            <w:rPr>
              <w:rFonts w:ascii="Times" w:eastAsia="Times New Roman" w:hAnsi="Times" w:cs="Times New Roman"/>
              <w:sz w:val="20"/>
              <w:szCs w:val="20"/>
            </w:rPr>
          </w:rPrChange>
        </w:rPr>
      </w:pPr>
    </w:p>
    <w:p w14:paraId="64BAA5FA" w14:textId="5DA3987C" w:rsidR="00EB3A5B" w:rsidRPr="00A11D13" w:rsidRDefault="00EB3A5B" w:rsidP="00EB3A5B">
      <w:pPr>
        <w:ind w:left="-360"/>
        <w:jc w:val="both"/>
        <w:rPr>
          <w:rFonts w:ascii="Times" w:hAnsi="Times" w:cs="Times New Roman"/>
          <w:color w:val="000000" w:themeColor="text1"/>
          <w:sz w:val="20"/>
          <w:szCs w:val="20"/>
          <w:rPrChange w:id="176" w:author="Sam Lo" w:date="2017-01-26T15:23:00Z">
            <w:rPr>
              <w:rFonts w:ascii="Times" w:hAnsi="Times" w:cs="Times New Roman"/>
              <w:sz w:val="20"/>
              <w:szCs w:val="20"/>
            </w:rPr>
          </w:rPrChange>
        </w:rPr>
      </w:pPr>
      <w:r w:rsidRPr="00A11D13">
        <w:rPr>
          <w:rFonts w:ascii="Arial" w:hAnsi="Arial" w:cs="Arial"/>
          <w:color w:val="000000" w:themeColor="text1"/>
          <w:rPrChange w:id="177" w:author="Sam Lo" w:date="2017-01-26T15:23:00Z">
            <w:rPr>
              <w:rFonts w:ascii="Arial" w:hAnsi="Arial" w:cs="Arial"/>
              <w:color w:val="000000"/>
            </w:rPr>
          </w:rPrChange>
        </w:rPr>
        <w:t xml:space="preserve">Aerosols have impact on changing </w:t>
      </w:r>
      <w:ins w:id="178" w:author="Sam Lo" w:date="2017-01-26T11:49:00Z">
        <w:r w:rsidR="00EF1F70" w:rsidRPr="00A11D13">
          <w:rPr>
            <w:rFonts w:ascii="Arial" w:hAnsi="Arial" w:cs="Arial"/>
            <w:color w:val="000000" w:themeColor="text1"/>
            <w:rPrChange w:id="179" w:author="Sam Lo" w:date="2017-01-26T15:23:00Z">
              <w:rPr>
                <w:rFonts w:ascii="Arial" w:hAnsi="Arial" w:cs="Arial"/>
                <w:color w:val="000000"/>
              </w:rPr>
            </w:rPrChange>
          </w:rPr>
          <w:t>the</w:t>
        </w:r>
      </w:ins>
      <w:ins w:id="180" w:author="Cathryn Mitchell" w:date="2017-01-26T09:42:00Z">
        <w:del w:id="181" w:author="Sam Lo" w:date="2017-01-26T11:49:00Z">
          <w:r w:rsidR="00D33413" w:rsidRPr="00A11D13" w:rsidDel="00EF1F70">
            <w:rPr>
              <w:rFonts w:ascii="Arial" w:hAnsi="Arial" w:cs="Arial"/>
              <w:color w:val="000000" w:themeColor="text1"/>
              <w:rPrChange w:id="182" w:author="Sam Lo" w:date="2017-01-26T15:23:00Z">
                <w:rPr>
                  <w:rFonts w:ascii="Arial" w:hAnsi="Arial" w:cs="Arial"/>
                  <w:color w:val="000000"/>
                </w:rPr>
              </w:rPrChange>
            </w:rPr>
            <w:delText>the</w:delText>
          </w:r>
        </w:del>
        <w:r w:rsidR="00D33413" w:rsidRPr="00A11D13">
          <w:rPr>
            <w:rFonts w:ascii="Arial" w:hAnsi="Arial" w:cs="Arial"/>
            <w:color w:val="000000" w:themeColor="text1"/>
            <w:rPrChange w:id="183" w:author="Sam Lo" w:date="2017-01-26T15:23:00Z">
              <w:rPr>
                <w:rFonts w:ascii="Arial" w:hAnsi="Arial" w:cs="Arial"/>
                <w:color w:val="000000"/>
              </w:rPr>
            </w:rPrChange>
          </w:rPr>
          <w:t xml:space="preserve"> </w:t>
        </w:r>
      </w:ins>
      <w:r w:rsidRPr="00A11D13">
        <w:rPr>
          <w:rFonts w:ascii="Arial" w:hAnsi="Arial" w:cs="Arial"/>
          <w:color w:val="000000" w:themeColor="text1"/>
          <w:rPrChange w:id="184" w:author="Sam Lo" w:date="2017-01-26T15:23:00Z">
            <w:rPr>
              <w:rFonts w:ascii="Arial" w:hAnsi="Arial" w:cs="Arial"/>
              <w:color w:val="000000"/>
            </w:rPr>
          </w:rPrChange>
        </w:rPr>
        <w:t xml:space="preserve">climate by absorbing or scattering optical wavelengths within the absorption spectrum. </w:t>
      </w:r>
      <w:proofErr w:type="spellStart"/>
      <w:r w:rsidRPr="00A11D13">
        <w:rPr>
          <w:rFonts w:ascii="Arial" w:hAnsi="Arial" w:cs="Arial"/>
          <w:color w:val="000000" w:themeColor="text1"/>
          <w:rPrChange w:id="185" w:author="Sam Lo" w:date="2017-01-26T15:23:00Z">
            <w:rPr>
              <w:rFonts w:ascii="Arial" w:hAnsi="Arial" w:cs="Arial"/>
              <w:color w:val="000000"/>
            </w:rPr>
          </w:rPrChange>
        </w:rPr>
        <w:t>Sulfate</w:t>
      </w:r>
      <w:proofErr w:type="spellEnd"/>
      <w:r w:rsidRPr="00A11D13">
        <w:rPr>
          <w:rFonts w:ascii="Arial" w:hAnsi="Arial" w:cs="Arial"/>
          <w:color w:val="000000" w:themeColor="text1"/>
          <w:rPrChange w:id="186" w:author="Sam Lo" w:date="2017-01-26T15:23:00Z">
            <w:rPr>
              <w:rFonts w:ascii="Arial" w:hAnsi="Arial" w:cs="Arial"/>
              <w:color w:val="000000"/>
            </w:rPr>
          </w:rPrChange>
        </w:rPr>
        <w:t>, dust, black carbon and nitrate are major aerosols scattering in the atmosphere.  We will now examine them each in turns in the next few sections.</w:t>
      </w:r>
    </w:p>
    <w:p w14:paraId="677E5164" w14:textId="77777777" w:rsidR="000948AD" w:rsidRPr="00A11D13" w:rsidRDefault="00EB3A5B" w:rsidP="00EB3A5B">
      <w:pPr>
        <w:spacing w:after="240"/>
        <w:rPr>
          <w:rFonts w:ascii="Times" w:eastAsia="Times New Roman" w:hAnsi="Times" w:cs="Times New Roman"/>
          <w:color w:val="000000" w:themeColor="text1"/>
          <w:sz w:val="20"/>
          <w:szCs w:val="20"/>
          <w:rPrChange w:id="187" w:author="Sam Lo" w:date="2017-01-26T15:23:00Z">
            <w:rPr>
              <w:rFonts w:ascii="Times" w:eastAsia="Times New Roman" w:hAnsi="Times" w:cs="Times New Roman"/>
              <w:sz w:val="20"/>
              <w:szCs w:val="20"/>
            </w:rPr>
          </w:rPrChange>
        </w:rPr>
      </w:pPr>
      <w:r w:rsidRPr="00A11D13">
        <w:rPr>
          <w:rFonts w:ascii="Times" w:eastAsia="Times New Roman" w:hAnsi="Times" w:cs="Times New Roman"/>
          <w:color w:val="000000" w:themeColor="text1"/>
          <w:sz w:val="20"/>
          <w:szCs w:val="20"/>
          <w:rPrChange w:id="188" w:author="Sam Lo" w:date="2017-01-26T15:23:00Z">
            <w:rPr>
              <w:rFonts w:ascii="Times" w:eastAsia="Times New Roman" w:hAnsi="Times" w:cs="Times New Roman"/>
              <w:sz w:val="20"/>
              <w:szCs w:val="20"/>
            </w:rPr>
          </w:rPrChange>
        </w:rPr>
        <w:br/>
      </w:r>
      <w:r w:rsidRPr="00A11D13">
        <w:rPr>
          <w:rFonts w:ascii="Times" w:eastAsia="Times New Roman" w:hAnsi="Times" w:cs="Times New Roman"/>
          <w:color w:val="000000" w:themeColor="text1"/>
          <w:sz w:val="20"/>
          <w:szCs w:val="20"/>
          <w:rPrChange w:id="189" w:author="Sam Lo" w:date="2017-01-26T15:23:00Z">
            <w:rPr>
              <w:rFonts w:ascii="Times" w:eastAsia="Times New Roman" w:hAnsi="Times" w:cs="Times New Roman"/>
              <w:sz w:val="20"/>
              <w:szCs w:val="20"/>
            </w:rPr>
          </w:rPrChange>
        </w:rPr>
        <w:br/>
      </w:r>
    </w:p>
    <w:p w14:paraId="740566E8" w14:textId="77777777" w:rsidR="000948AD" w:rsidRPr="00A11D13" w:rsidRDefault="000948AD" w:rsidP="00EB3A5B">
      <w:pPr>
        <w:spacing w:after="240"/>
        <w:rPr>
          <w:rFonts w:ascii="Times" w:eastAsia="Times New Roman" w:hAnsi="Times" w:cs="Times New Roman"/>
          <w:color w:val="000000" w:themeColor="text1"/>
          <w:sz w:val="20"/>
          <w:szCs w:val="20"/>
          <w:rPrChange w:id="190" w:author="Sam Lo" w:date="2017-01-26T15:23:00Z">
            <w:rPr>
              <w:rFonts w:ascii="Times" w:eastAsia="Times New Roman" w:hAnsi="Times" w:cs="Times New Roman"/>
              <w:sz w:val="20"/>
              <w:szCs w:val="20"/>
            </w:rPr>
          </w:rPrChange>
        </w:rPr>
      </w:pPr>
    </w:p>
    <w:p w14:paraId="0E49BC9C" w14:textId="77777777" w:rsidR="000948AD" w:rsidRPr="00A11D13" w:rsidRDefault="000948AD" w:rsidP="00EB3A5B">
      <w:pPr>
        <w:spacing w:after="240"/>
        <w:rPr>
          <w:rFonts w:ascii="Times" w:eastAsia="Times New Roman" w:hAnsi="Times" w:cs="Times New Roman"/>
          <w:color w:val="000000" w:themeColor="text1"/>
          <w:sz w:val="20"/>
          <w:szCs w:val="20"/>
          <w:rPrChange w:id="191" w:author="Sam Lo" w:date="2017-01-26T15:23:00Z">
            <w:rPr>
              <w:rFonts w:ascii="Times" w:eastAsia="Times New Roman" w:hAnsi="Times" w:cs="Times New Roman"/>
              <w:sz w:val="20"/>
              <w:szCs w:val="20"/>
            </w:rPr>
          </w:rPrChange>
        </w:rPr>
      </w:pPr>
    </w:p>
    <w:p w14:paraId="3DD5568F" w14:textId="77777777" w:rsidR="00EB3A5B" w:rsidRPr="00A11D13" w:rsidRDefault="00EB3A5B" w:rsidP="00EB3A5B">
      <w:pPr>
        <w:spacing w:after="240"/>
        <w:rPr>
          <w:rFonts w:ascii="Times" w:eastAsia="Times New Roman" w:hAnsi="Times" w:cs="Times New Roman"/>
          <w:color w:val="000000" w:themeColor="text1"/>
          <w:sz w:val="20"/>
          <w:szCs w:val="20"/>
          <w:rPrChange w:id="192" w:author="Sam Lo" w:date="2017-01-26T15:23:00Z">
            <w:rPr>
              <w:rFonts w:ascii="Times" w:eastAsia="Times New Roman" w:hAnsi="Times" w:cs="Times New Roman"/>
              <w:sz w:val="20"/>
              <w:szCs w:val="20"/>
            </w:rPr>
          </w:rPrChange>
        </w:rPr>
      </w:pPr>
      <w:r w:rsidRPr="00A11D13">
        <w:rPr>
          <w:rFonts w:ascii="Times" w:eastAsia="Times New Roman" w:hAnsi="Times" w:cs="Times New Roman"/>
          <w:color w:val="000000" w:themeColor="text1"/>
          <w:sz w:val="20"/>
          <w:szCs w:val="20"/>
          <w:rPrChange w:id="193" w:author="Sam Lo" w:date="2017-01-26T15:23:00Z">
            <w:rPr>
              <w:rFonts w:ascii="Times" w:eastAsia="Times New Roman" w:hAnsi="Times" w:cs="Times New Roman"/>
              <w:sz w:val="20"/>
              <w:szCs w:val="20"/>
            </w:rPr>
          </w:rPrChange>
        </w:rPr>
        <w:br/>
      </w:r>
      <w:r w:rsidRPr="00A11D13">
        <w:rPr>
          <w:rFonts w:ascii="Times" w:eastAsia="Times New Roman" w:hAnsi="Times" w:cs="Times New Roman"/>
          <w:color w:val="000000" w:themeColor="text1"/>
          <w:sz w:val="20"/>
          <w:szCs w:val="20"/>
          <w:rPrChange w:id="194" w:author="Sam Lo" w:date="2017-01-26T15:23:00Z">
            <w:rPr>
              <w:rFonts w:ascii="Times" w:eastAsia="Times New Roman" w:hAnsi="Times" w:cs="Times New Roman"/>
              <w:sz w:val="20"/>
              <w:szCs w:val="20"/>
            </w:rPr>
          </w:rPrChange>
        </w:rPr>
        <w:br/>
      </w:r>
    </w:p>
    <w:p w14:paraId="3C667408" w14:textId="77777777" w:rsidR="00EB3A5B" w:rsidRPr="00A11D13" w:rsidRDefault="00EB3A5B" w:rsidP="00EB3A5B">
      <w:pPr>
        <w:spacing w:before="200"/>
        <w:ind w:left="-360"/>
        <w:jc w:val="both"/>
        <w:outlineLvl w:val="2"/>
        <w:rPr>
          <w:rFonts w:ascii="Times" w:eastAsia="Times New Roman" w:hAnsi="Times" w:cs="Times New Roman"/>
          <w:b/>
          <w:bCs/>
          <w:color w:val="000000" w:themeColor="text1"/>
          <w:sz w:val="27"/>
          <w:szCs w:val="27"/>
          <w:rPrChange w:id="195" w:author="Sam Lo" w:date="2017-01-26T15:23:00Z">
            <w:rPr>
              <w:rFonts w:ascii="Times" w:eastAsia="Times New Roman" w:hAnsi="Times" w:cs="Times New Roman"/>
              <w:b/>
              <w:bCs/>
              <w:sz w:val="27"/>
              <w:szCs w:val="27"/>
            </w:rPr>
          </w:rPrChange>
        </w:rPr>
      </w:pPr>
      <w:r w:rsidRPr="00A11D13">
        <w:rPr>
          <w:rFonts w:ascii="Arial" w:eastAsia="Times New Roman" w:hAnsi="Arial" w:cs="Arial"/>
          <w:b/>
          <w:bCs/>
          <w:color w:val="000000" w:themeColor="text1"/>
          <w:rPrChange w:id="196" w:author="Sam Lo" w:date="2017-01-26T15:23:00Z">
            <w:rPr>
              <w:rFonts w:ascii="Arial" w:eastAsia="Times New Roman" w:hAnsi="Arial" w:cs="Arial"/>
              <w:b/>
              <w:bCs/>
              <w:color w:val="000000"/>
            </w:rPr>
          </w:rPrChange>
        </w:rPr>
        <w:t xml:space="preserve">3.2.1. </w:t>
      </w:r>
      <w:proofErr w:type="spellStart"/>
      <w:r w:rsidRPr="00A11D13">
        <w:rPr>
          <w:rFonts w:ascii="Arial" w:eastAsia="Times New Roman" w:hAnsi="Arial" w:cs="Arial"/>
          <w:b/>
          <w:bCs/>
          <w:color w:val="000000" w:themeColor="text1"/>
          <w:rPrChange w:id="197" w:author="Sam Lo" w:date="2017-01-26T15:23:00Z">
            <w:rPr>
              <w:rFonts w:ascii="Arial" w:eastAsia="Times New Roman" w:hAnsi="Arial" w:cs="Arial"/>
              <w:b/>
              <w:bCs/>
              <w:color w:val="000000"/>
            </w:rPr>
          </w:rPrChange>
        </w:rPr>
        <w:t>Sulfate</w:t>
      </w:r>
      <w:proofErr w:type="spellEnd"/>
    </w:p>
    <w:p w14:paraId="417E26B5" w14:textId="77777777" w:rsidR="00EB3A5B" w:rsidRPr="00A11D13" w:rsidRDefault="00EB3A5B" w:rsidP="00EB3A5B">
      <w:pPr>
        <w:spacing w:after="240"/>
        <w:rPr>
          <w:rFonts w:ascii="Times" w:eastAsia="Times New Roman" w:hAnsi="Times" w:cs="Times New Roman"/>
          <w:color w:val="000000" w:themeColor="text1"/>
          <w:sz w:val="20"/>
          <w:szCs w:val="20"/>
          <w:rPrChange w:id="198" w:author="Sam Lo" w:date="2017-01-26T15:23:00Z">
            <w:rPr>
              <w:rFonts w:ascii="Times" w:eastAsia="Times New Roman" w:hAnsi="Times" w:cs="Times New Roman"/>
              <w:sz w:val="20"/>
              <w:szCs w:val="20"/>
            </w:rPr>
          </w:rPrChange>
        </w:rPr>
      </w:pPr>
    </w:p>
    <w:p w14:paraId="2590A209" w14:textId="77777777" w:rsidR="00D57C78" w:rsidRPr="00A11D13" w:rsidRDefault="00EB3A5B" w:rsidP="00D57C78">
      <w:pPr>
        <w:keepNext/>
        <w:ind w:left="-360"/>
        <w:jc w:val="both"/>
        <w:rPr>
          <w:color w:val="000000" w:themeColor="text1"/>
          <w:rPrChange w:id="199" w:author="Sam Lo" w:date="2017-01-26T15:23:00Z">
            <w:rPr/>
          </w:rPrChange>
        </w:rPr>
      </w:pPr>
      <w:r w:rsidRPr="00A11D13">
        <w:rPr>
          <w:rFonts w:ascii="Arial" w:hAnsi="Arial" w:cs="Arial"/>
          <w:noProof/>
          <w:color w:val="000000" w:themeColor="text1"/>
          <w:lang w:eastAsia="zh-CN" w:bidi="he-IL"/>
          <w:rPrChange w:id="200" w:author="Sam Lo" w:date="2017-01-26T15:23:00Z">
            <w:rPr>
              <w:rFonts w:ascii="Arial" w:hAnsi="Arial" w:cs="Arial"/>
              <w:noProof/>
              <w:color w:val="000000"/>
              <w:lang w:eastAsia="zh-CN" w:bidi="he-IL"/>
            </w:rPr>
          </w:rPrChange>
        </w:rPr>
        <w:drawing>
          <wp:inline distT="0" distB="0" distL="0" distR="0" wp14:anchorId="7693A218" wp14:editId="18BE6DAE">
            <wp:extent cx="4912995" cy="4389023"/>
            <wp:effectExtent l="0" t="0" r="0" b="5715"/>
            <wp:docPr id="13" name="Picture 13" descr="ttp://www.nasa.gov/images/content/327054main_sulfatesoo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p://www.nasa.gov/images/content/327054main_sulfatesoot_fu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2995" cy="4389023"/>
                    </a:xfrm>
                    <a:prstGeom prst="rect">
                      <a:avLst/>
                    </a:prstGeom>
                    <a:noFill/>
                    <a:ln>
                      <a:noFill/>
                    </a:ln>
                  </pic:spPr>
                </pic:pic>
              </a:graphicData>
            </a:graphic>
          </wp:inline>
        </w:drawing>
      </w:r>
    </w:p>
    <w:p w14:paraId="6F7E86C8" w14:textId="77777777" w:rsidR="00D57C78" w:rsidRPr="00A11D13" w:rsidRDefault="00D57C78" w:rsidP="00D57C78">
      <w:pPr>
        <w:pStyle w:val="Caption"/>
        <w:rPr>
          <w:color w:val="000000" w:themeColor="text1"/>
          <w:rPrChange w:id="201" w:author="Sam Lo" w:date="2017-01-26T15:23:00Z">
            <w:rPr>
              <w:color w:val="auto"/>
            </w:rPr>
          </w:rPrChange>
        </w:rPr>
      </w:pPr>
    </w:p>
    <w:p w14:paraId="1F9FB264" w14:textId="1441D9FE" w:rsidR="00EB3A5B" w:rsidRPr="00A11D13" w:rsidRDefault="00D57C78" w:rsidP="00D57C78">
      <w:pPr>
        <w:pStyle w:val="Caption"/>
        <w:rPr>
          <w:rFonts w:ascii="Times" w:hAnsi="Times" w:cs="Times New Roman"/>
          <w:color w:val="000000" w:themeColor="text1"/>
          <w:sz w:val="22"/>
          <w:szCs w:val="20"/>
          <w:rPrChange w:id="202" w:author="Sam Lo" w:date="2017-01-26T15:23:00Z">
            <w:rPr>
              <w:rFonts w:ascii="Times" w:hAnsi="Times" w:cs="Times New Roman"/>
              <w:color w:val="auto"/>
              <w:sz w:val="22"/>
              <w:szCs w:val="20"/>
            </w:rPr>
          </w:rPrChange>
        </w:rPr>
      </w:pPr>
      <w:r w:rsidRPr="00A11D13">
        <w:rPr>
          <w:color w:val="000000" w:themeColor="text1"/>
          <w:sz w:val="20"/>
          <w:rPrChange w:id="203" w:author="Sam Lo" w:date="2017-01-26T15:23:00Z">
            <w:rPr>
              <w:color w:val="auto"/>
              <w:sz w:val="20"/>
            </w:rPr>
          </w:rPrChange>
        </w:rPr>
        <w:t xml:space="preserve">Figure </w:t>
      </w:r>
      <w:r w:rsidRPr="00A11D13">
        <w:rPr>
          <w:color w:val="000000" w:themeColor="text1"/>
          <w:sz w:val="20"/>
          <w:rPrChange w:id="204" w:author="Sam Lo" w:date="2017-01-26T15:23:00Z">
            <w:rPr>
              <w:color w:val="auto"/>
              <w:sz w:val="20"/>
            </w:rPr>
          </w:rPrChange>
        </w:rPr>
        <w:fldChar w:fldCharType="begin"/>
      </w:r>
      <w:r w:rsidRPr="00A11D13">
        <w:rPr>
          <w:color w:val="000000" w:themeColor="text1"/>
          <w:sz w:val="20"/>
          <w:rPrChange w:id="205" w:author="Sam Lo" w:date="2017-01-26T15:23:00Z">
            <w:rPr>
              <w:color w:val="auto"/>
              <w:sz w:val="20"/>
            </w:rPr>
          </w:rPrChange>
        </w:rPr>
        <w:instrText xml:space="preserve"> SEQ Figure \* ARABIC </w:instrText>
      </w:r>
      <w:r w:rsidRPr="00A11D13">
        <w:rPr>
          <w:color w:val="000000" w:themeColor="text1"/>
          <w:sz w:val="20"/>
          <w:rPrChange w:id="206" w:author="Sam Lo" w:date="2017-01-26T15:23:00Z">
            <w:rPr>
              <w:color w:val="auto"/>
              <w:sz w:val="20"/>
            </w:rPr>
          </w:rPrChange>
        </w:rPr>
        <w:fldChar w:fldCharType="separate"/>
      </w:r>
      <w:r w:rsidR="00253355" w:rsidRPr="00A11D13">
        <w:rPr>
          <w:noProof/>
          <w:color w:val="000000" w:themeColor="text1"/>
          <w:sz w:val="20"/>
          <w:rPrChange w:id="207" w:author="Sam Lo" w:date="2017-01-26T15:23:00Z">
            <w:rPr>
              <w:noProof/>
              <w:color w:val="auto"/>
              <w:sz w:val="20"/>
            </w:rPr>
          </w:rPrChange>
        </w:rPr>
        <w:t>3</w:t>
      </w:r>
      <w:r w:rsidRPr="00A11D13">
        <w:rPr>
          <w:color w:val="000000" w:themeColor="text1"/>
          <w:sz w:val="20"/>
          <w:rPrChange w:id="208" w:author="Sam Lo" w:date="2017-01-26T15:23:00Z">
            <w:rPr>
              <w:color w:val="auto"/>
              <w:sz w:val="20"/>
            </w:rPr>
          </w:rPrChange>
        </w:rPr>
        <w:fldChar w:fldCharType="end"/>
      </w:r>
      <w:r w:rsidRPr="00A11D13">
        <w:rPr>
          <w:rFonts w:ascii="Arial" w:hAnsi="Arial" w:cs="Arial"/>
          <w:b w:val="0"/>
          <w:bCs w:val="0"/>
          <w:color w:val="000000" w:themeColor="text1"/>
          <w:sz w:val="20"/>
          <w:rPrChange w:id="209" w:author="Sam Lo" w:date="2017-01-26T15:23:00Z">
            <w:rPr>
              <w:rFonts w:ascii="Arial" w:hAnsi="Arial" w:cs="Arial"/>
              <w:b w:val="0"/>
              <w:bCs w:val="0"/>
              <w:color w:val="auto"/>
              <w:sz w:val="20"/>
            </w:rPr>
          </w:rPrChange>
        </w:rPr>
        <w:t xml:space="preserve"> - Soot and </w:t>
      </w:r>
      <w:proofErr w:type="spellStart"/>
      <w:r w:rsidRPr="00A11D13">
        <w:rPr>
          <w:rFonts w:ascii="Arial" w:hAnsi="Arial" w:cs="Arial"/>
          <w:b w:val="0"/>
          <w:bCs w:val="0"/>
          <w:color w:val="000000" w:themeColor="text1"/>
          <w:sz w:val="20"/>
          <w:rPrChange w:id="210" w:author="Sam Lo" w:date="2017-01-26T15:23:00Z">
            <w:rPr>
              <w:rFonts w:ascii="Arial" w:hAnsi="Arial" w:cs="Arial"/>
              <w:b w:val="0"/>
              <w:bCs w:val="0"/>
              <w:color w:val="auto"/>
              <w:sz w:val="20"/>
            </w:rPr>
          </w:rPrChange>
        </w:rPr>
        <w:t>Sulfate</w:t>
      </w:r>
      <w:proofErr w:type="spellEnd"/>
      <w:r w:rsidRPr="00A11D13">
        <w:rPr>
          <w:rFonts w:ascii="Arial" w:hAnsi="Arial" w:cs="Arial"/>
          <w:b w:val="0"/>
          <w:bCs w:val="0"/>
          <w:color w:val="000000" w:themeColor="text1"/>
          <w:sz w:val="20"/>
          <w:rPrChange w:id="211" w:author="Sam Lo" w:date="2017-01-26T15:23:00Z">
            <w:rPr>
              <w:rFonts w:ascii="Arial" w:hAnsi="Arial" w:cs="Arial"/>
              <w:b w:val="0"/>
              <w:bCs w:val="0"/>
              <w:color w:val="auto"/>
              <w:sz w:val="20"/>
            </w:rPr>
          </w:rPrChange>
        </w:rPr>
        <w:t xml:space="preserve"> aerosol sizes (A) 1000nm (B) 50nm (C) 100nm </w:t>
      </w:r>
      <w:r w:rsidR="00E20275" w:rsidRPr="00A11D13">
        <w:rPr>
          <w:rFonts w:ascii="Arial" w:hAnsi="Arial" w:cs="Arial"/>
          <w:b w:val="0"/>
          <w:bCs w:val="0"/>
          <w:color w:val="000000" w:themeColor="text1"/>
          <w:sz w:val="20"/>
          <w:rPrChange w:id="212" w:author="Sam Lo" w:date="2017-01-26T15:23:00Z">
            <w:rPr>
              <w:rFonts w:ascii="Arial" w:hAnsi="Arial" w:cs="Arial"/>
              <w:b w:val="0"/>
              <w:bCs w:val="0"/>
              <w:color w:val="auto"/>
              <w:sz w:val="20"/>
            </w:rPr>
          </w:rPrChange>
        </w:rPr>
        <w:fldChar w:fldCharType="begin"/>
      </w:r>
      <w:r w:rsidR="00EF22D3" w:rsidRPr="00A11D13">
        <w:rPr>
          <w:rFonts w:ascii="Arial" w:hAnsi="Arial" w:cs="Arial"/>
          <w:b w:val="0"/>
          <w:bCs w:val="0"/>
          <w:color w:val="000000" w:themeColor="text1"/>
          <w:sz w:val="20"/>
          <w:rPrChange w:id="213" w:author="Sam Lo" w:date="2017-01-26T15:23:00Z">
            <w:rPr>
              <w:rFonts w:ascii="Arial" w:hAnsi="Arial" w:cs="Arial"/>
              <w:b w:val="0"/>
              <w:bCs w:val="0"/>
              <w:color w:val="auto"/>
              <w:sz w:val="20"/>
            </w:rPr>
          </w:rPrChange>
        </w:rPr>
        <w:instrText xml:space="preserve"> ADDIN ZOTERO_ITEM CSL_CITATION {"citationID":"1eb78v2u9c","properties":{"formattedCitation":"[6]","plainCitation":"[6]"},"citationItems":[{"id":3059,"uris":["http://zotero.org/users/1792213/items/8QFZUMBZ"],"uri":["http://zotero.org/users/1792213/items/8QFZUMBZ"],"itemData":{"id":3059,"type":"webpage","title":"Atmospheric Aerosols: What Are They, and Why Are They So Important?","container-title":"NASA","genre":"Text","abstract":"Aerosols are minute particles suspended in the atmosphere; they affect Earth's radiation budget and climate","URL":"http://www.nasa.gov/centers/langley/news/factsheets/Aerosols.html","shortTitle":"Atmospheric Aerosols","language":"und","author":[{"family":"Allen","given":"Bob"}],"issued":{"date-parts":[["2015",4,6]]},"accessed":{"date-parts":[["2016",7,18]]}}}],"schema":"https://github.com/citation-style-language/schema/raw/master/csl-citation.json"} </w:instrText>
      </w:r>
      <w:r w:rsidR="00E20275" w:rsidRPr="00A11D13">
        <w:rPr>
          <w:rFonts w:ascii="Arial" w:hAnsi="Arial" w:cs="Arial"/>
          <w:b w:val="0"/>
          <w:bCs w:val="0"/>
          <w:color w:val="000000" w:themeColor="text1"/>
          <w:sz w:val="20"/>
          <w:rPrChange w:id="214" w:author="Sam Lo" w:date="2017-01-26T15:23:00Z">
            <w:rPr>
              <w:rFonts w:ascii="Arial" w:hAnsi="Arial" w:cs="Arial"/>
              <w:b w:val="0"/>
              <w:bCs w:val="0"/>
              <w:color w:val="auto"/>
              <w:sz w:val="20"/>
            </w:rPr>
          </w:rPrChange>
        </w:rPr>
        <w:fldChar w:fldCharType="separate"/>
      </w:r>
      <w:r w:rsidR="00EF22D3" w:rsidRPr="00A11D13">
        <w:rPr>
          <w:rFonts w:ascii="Arial" w:hAnsi="Arial" w:cs="Arial"/>
          <w:b w:val="0"/>
          <w:bCs w:val="0"/>
          <w:noProof/>
          <w:color w:val="000000" w:themeColor="text1"/>
          <w:sz w:val="20"/>
          <w:rPrChange w:id="215" w:author="Sam Lo" w:date="2017-01-26T15:23:00Z">
            <w:rPr>
              <w:rFonts w:ascii="Arial" w:hAnsi="Arial" w:cs="Arial"/>
              <w:b w:val="0"/>
              <w:bCs w:val="0"/>
              <w:noProof/>
              <w:color w:val="auto"/>
              <w:sz w:val="20"/>
            </w:rPr>
          </w:rPrChange>
        </w:rPr>
        <w:t>[6]</w:t>
      </w:r>
      <w:r w:rsidR="00E20275" w:rsidRPr="00A11D13">
        <w:rPr>
          <w:rFonts w:ascii="Arial" w:hAnsi="Arial" w:cs="Arial"/>
          <w:b w:val="0"/>
          <w:bCs w:val="0"/>
          <w:color w:val="000000" w:themeColor="text1"/>
          <w:sz w:val="20"/>
          <w:rPrChange w:id="216" w:author="Sam Lo" w:date="2017-01-26T15:23:00Z">
            <w:rPr>
              <w:rFonts w:ascii="Arial" w:hAnsi="Arial" w:cs="Arial"/>
              <w:b w:val="0"/>
              <w:bCs w:val="0"/>
              <w:color w:val="auto"/>
              <w:sz w:val="20"/>
            </w:rPr>
          </w:rPrChange>
        </w:rPr>
        <w:fldChar w:fldCharType="end"/>
      </w:r>
    </w:p>
    <w:p w14:paraId="45263830" w14:textId="77777777" w:rsidR="00EB3A5B" w:rsidRPr="00A11D13" w:rsidRDefault="00EB3A5B" w:rsidP="00EB3A5B">
      <w:pPr>
        <w:rPr>
          <w:rFonts w:ascii="Times" w:eastAsia="Times New Roman" w:hAnsi="Times" w:cs="Times New Roman"/>
          <w:color w:val="000000" w:themeColor="text1"/>
          <w:sz w:val="20"/>
          <w:szCs w:val="20"/>
          <w:rPrChange w:id="217" w:author="Sam Lo" w:date="2017-01-26T15:23:00Z">
            <w:rPr>
              <w:rFonts w:ascii="Times" w:eastAsia="Times New Roman" w:hAnsi="Times" w:cs="Times New Roman"/>
              <w:sz w:val="20"/>
              <w:szCs w:val="20"/>
            </w:rPr>
          </w:rPrChange>
        </w:rPr>
      </w:pPr>
    </w:p>
    <w:p w14:paraId="61DA794B" w14:textId="0B991453" w:rsidR="00253355" w:rsidRPr="00A11D13" w:rsidRDefault="00EB3A5B" w:rsidP="00EF1F70">
      <w:pPr>
        <w:ind w:left="-360"/>
        <w:jc w:val="both"/>
        <w:rPr>
          <w:rFonts w:ascii="Arial" w:hAnsi="Arial" w:cs="Arial"/>
          <w:color w:val="000000" w:themeColor="text1"/>
          <w:rPrChange w:id="218" w:author="Sam Lo" w:date="2017-01-26T15:23:00Z">
            <w:rPr>
              <w:rFonts w:ascii="Arial" w:hAnsi="Arial" w:cs="Arial"/>
              <w:color w:val="000000"/>
            </w:rPr>
          </w:rPrChange>
        </w:rPr>
      </w:pPr>
      <w:r w:rsidRPr="00A11D13">
        <w:rPr>
          <w:rFonts w:ascii="Arial" w:hAnsi="Arial" w:cs="Arial"/>
          <w:color w:val="000000" w:themeColor="text1"/>
          <w:rPrChange w:id="219" w:author="Sam Lo" w:date="2017-01-26T15:23:00Z">
            <w:rPr>
              <w:rFonts w:ascii="Arial" w:hAnsi="Arial" w:cs="Arial"/>
              <w:color w:val="000000"/>
            </w:rPr>
          </w:rPrChange>
        </w:rPr>
        <w:t xml:space="preserve">Volcanic activities and man-made pollution such as </w:t>
      </w:r>
      <w:ins w:id="220" w:author="Cathryn Mitchell" w:date="2017-01-26T09:43:00Z">
        <w:del w:id="221" w:author="Sam Lo" w:date="2017-01-26T11:49:00Z">
          <w:r w:rsidR="00D33413" w:rsidRPr="00A11D13" w:rsidDel="00EF1F70">
            <w:rPr>
              <w:rFonts w:ascii="Arial" w:hAnsi="Arial" w:cs="Arial"/>
              <w:color w:val="000000" w:themeColor="text1"/>
              <w:rPrChange w:id="222" w:author="Sam Lo" w:date="2017-01-26T15:23:00Z">
                <w:rPr>
                  <w:rFonts w:ascii="Arial" w:hAnsi="Arial" w:cs="Arial"/>
                  <w:color w:val="000000"/>
                </w:rPr>
              </w:rPrChange>
            </w:rPr>
            <w:delText xml:space="preserve">those arising from </w:delText>
          </w:r>
        </w:del>
      </w:ins>
      <w:r w:rsidRPr="00A11D13">
        <w:rPr>
          <w:rFonts w:ascii="Arial" w:hAnsi="Arial" w:cs="Arial"/>
          <w:color w:val="000000" w:themeColor="text1"/>
          <w:rPrChange w:id="223" w:author="Sam Lo" w:date="2017-01-26T15:23:00Z">
            <w:rPr>
              <w:rFonts w:ascii="Arial" w:hAnsi="Arial" w:cs="Arial"/>
              <w:color w:val="000000"/>
            </w:rPr>
          </w:rPrChange>
        </w:rPr>
        <w:t xml:space="preserve">fossil fuel combustion release </w:t>
      </w:r>
      <w:proofErr w:type="spellStart"/>
      <w:r w:rsidRPr="00A11D13">
        <w:rPr>
          <w:rFonts w:ascii="Arial" w:hAnsi="Arial" w:cs="Arial"/>
          <w:color w:val="000000" w:themeColor="text1"/>
          <w:rPrChange w:id="224" w:author="Sam Lo" w:date="2017-01-26T15:23:00Z">
            <w:rPr>
              <w:rFonts w:ascii="Arial" w:hAnsi="Arial" w:cs="Arial"/>
              <w:color w:val="000000"/>
            </w:rPr>
          </w:rPrChange>
        </w:rPr>
        <w:t>sulfur</w:t>
      </w:r>
      <w:proofErr w:type="spellEnd"/>
      <w:r w:rsidRPr="00A11D13">
        <w:rPr>
          <w:rFonts w:ascii="Arial" w:hAnsi="Arial" w:cs="Arial"/>
          <w:color w:val="000000" w:themeColor="text1"/>
          <w:rPrChange w:id="225" w:author="Sam Lo" w:date="2017-01-26T15:23:00Z">
            <w:rPr>
              <w:rFonts w:ascii="Arial" w:hAnsi="Arial" w:cs="Arial"/>
              <w:color w:val="000000"/>
            </w:rPr>
          </w:rPrChange>
        </w:rPr>
        <w:t xml:space="preserve"> dioxide into the atmosphere. </w:t>
      </w:r>
      <w:ins w:id="226" w:author="Cathryn Mitchell" w:date="2017-01-26T09:43:00Z">
        <w:del w:id="227" w:author="Sam Lo" w:date="2017-01-26T11:49:00Z">
          <w:r w:rsidR="00D33413" w:rsidRPr="00A11D13" w:rsidDel="00EF1F70">
            <w:rPr>
              <w:rFonts w:ascii="Arial" w:hAnsi="Arial" w:cs="Arial"/>
              <w:color w:val="000000" w:themeColor="text1"/>
              <w:rPrChange w:id="228" w:author="Sam Lo" w:date="2017-01-26T15:23:00Z">
                <w:rPr>
                  <w:rFonts w:ascii="Arial" w:hAnsi="Arial" w:cs="Arial"/>
                  <w:color w:val="000000"/>
                </w:rPr>
              </w:rPrChange>
            </w:rPr>
            <w:delText xml:space="preserve">Sulfur dioxide </w:delText>
          </w:r>
        </w:del>
      </w:ins>
      <w:del w:id="229" w:author="Sam Lo" w:date="2017-01-26T11:49:00Z">
        <w:r w:rsidRPr="00A11D13" w:rsidDel="00EF1F70">
          <w:rPr>
            <w:rFonts w:ascii="Arial" w:hAnsi="Arial" w:cs="Arial"/>
            <w:color w:val="000000" w:themeColor="text1"/>
            <w:rPrChange w:id="230" w:author="Sam Lo" w:date="2017-01-26T15:23:00Z">
              <w:rPr>
                <w:rFonts w:ascii="Arial" w:hAnsi="Arial" w:cs="Arial"/>
                <w:color w:val="000000"/>
              </w:rPr>
            </w:rPrChange>
          </w:rPr>
          <w:delText xml:space="preserve">It </w:delText>
        </w:r>
      </w:del>
      <w:proofErr w:type="spellStart"/>
      <w:ins w:id="231" w:author="Sam Lo" w:date="2017-01-26T11:49:00Z">
        <w:r w:rsidR="00EF1F70" w:rsidRPr="00A11D13">
          <w:rPr>
            <w:rFonts w:ascii="Arial" w:hAnsi="Arial" w:cs="Arial"/>
            <w:color w:val="000000" w:themeColor="text1"/>
            <w:rPrChange w:id="232" w:author="Sam Lo" w:date="2017-01-26T15:23:00Z">
              <w:rPr>
                <w:rFonts w:ascii="Arial" w:hAnsi="Arial" w:cs="Arial"/>
                <w:color w:val="000000"/>
              </w:rPr>
            </w:rPrChange>
          </w:rPr>
          <w:t>Sulfur</w:t>
        </w:r>
        <w:proofErr w:type="spellEnd"/>
        <w:r w:rsidR="00EF1F70" w:rsidRPr="00A11D13">
          <w:rPr>
            <w:rFonts w:ascii="Arial" w:hAnsi="Arial" w:cs="Arial"/>
            <w:color w:val="000000" w:themeColor="text1"/>
            <w:rPrChange w:id="233" w:author="Sam Lo" w:date="2017-01-26T15:23:00Z">
              <w:rPr>
                <w:rFonts w:ascii="Arial" w:hAnsi="Arial" w:cs="Arial"/>
                <w:color w:val="000000"/>
              </w:rPr>
            </w:rPrChange>
          </w:rPr>
          <w:t xml:space="preserve"> dioxide </w:t>
        </w:r>
      </w:ins>
      <w:r w:rsidRPr="00A11D13">
        <w:rPr>
          <w:rFonts w:ascii="Arial" w:hAnsi="Arial" w:cs="Arial"/>
          <w:color w:val="000000" w:themeColor="text1"/>
          <w:rPrChange w:id="234" w:author="Sam Lo" w:date="2017-01-26T15:23:00Z">
            <w:rPr>
              <w:rFonts w:ascii="Arial" w:hAnsi="Arial" w:cs="Arial"/>
              <w:color w:val="000000"/>
            </w:rPr>
          </w:rPrChange>
        </w:rPr>
        <w:t xml:space="preserve">is a harmful aerosol </w:t>
      </w:r>
      <w:proofErr w:type="gramStart"/>
      <w:r w:rsidRPr="00A11D13">
        <w:rPr>
          <w:rFonts w:ascii="Arial" w:hAnsi="Arial" w:cs="Arial"/>
          <w:color w:val="000000" w:themeColor="text1"/>
          <w:rPrChange w:id="235" w:author="Sam Lo" w:date="2017-01-26T15:23:00Z">
            <w:rPr>
              <w:rFonts w:ascii="Arial" w:hAnsi="Arial" w:cs="Arial"/>
              <w:color w:val="000000"/>
            </w:rPr>
          </w:rPrChange>
        </w:rPr>
        <w:t>to</w:t>
      </w:r>
      <w:proofErr w:type="gramEnd"/>
      <w:r w:rsidRPr="00A11D13">
        <w:rPr>
          <w:rFonts w:ascii="Arial" w:hAnsi="Arial" w:cs="Arial"/>
          <w:color w:val="000000" w:themeColor="text1"/>
          <w:rPrChange w:id="236" w:author="Sam Lo" w:date="2017-01-26T15:23:00Z">
            <w:rPr>
              <w:rFonts w:ascii="Arial" w:hAnsi="Arial" w:cs="Arial"/>
              <w:color w:val="000000"/>
            </w:rPr>
          </w:rPrChange>
        </w:rPr>
        <w:t xml:space="preserve"> human and climate. It forms sulfuric gases through convection with warm air </w:t>
      </w:r>
      <w:r w:rsidR="00253355" w:rsidRPr="00A11D13">
        <w:rPr>
          <w:rFonts w:ascii="Arial" w:hAnsi="Arial" w:cs="Arial"/>
          <w:color w:val="000000" w:themeColor="text1"/>
          <w:rPrChange w:id="237" w:author="Sam Lo" w:date="2017-01-26T15:23:00Z">
            <w:rPr>
              <w:rFonts w:ascii="Arial" w:hAnsi="Arial" w:cs="Arial"/>
              <w:color w:val="000000"/>
            </w:rPr>
          </w:rPrChange>
        </w:rPr>
        <w:t xml:space="preserve">for </w:t>
      </w:r>
      <w:proofErr w:type="spellStart"/>
      <w:r w:rsidR="00253355" w:rsidRPr="00A11D13">
        <w:rPr>
          <w:rFonts w:ascii="Arial" w:hAnsi="Arial" w:cs="Arial"/>
          <w:color w:val="000000" w:themeColor="text1"/>
          <w:rPrChange w:id="238" w:author="Sam Lo" w:date="2017-01-26T15:23:00Z">
            <w:rPr>
              <w:rFonts w:ascii="Arial" w:hAnsi="Arial" w:cs="Arial"/>
              <w:color w:val="000000"/>
            </w:rPr>
          </w:rPrChange>
        </w:rPr>
        <w:t>sulfate</w:t>
      </w:r>
      <w:proofErr w:type="spellEnd"/>
      <w:r w:rsidR="00253355" w:rsidRPr="00A11D13">
        <w:rPr>
          <w:rFonts w:ascii="Arial" w:hAnsi="Arial" w:cs="Arial"/>
          <w:color w:val="000000" w:themeColor="text1"/>
          <w:rPrChange w:id="239" w:author="Sam Lo" w:date="2017-01-26T15:23:00Z">
            <w:rPr>
              <w:rFonts w:ascii="Arial" w:hAnsi="Arial" w:cs="Arial"/>
              <w:color w:val="000000"/>
            </w:rPr>
          </w:rPrChange>
        </w:rPr>
        <w:t xml:space="preserve"> aerosols in Figure 4</w:t>
      </w:r>
      <w:r w:rsidR="00EF22D3" w:rsidRPr="00A11D13">
        <w:rPr>
          <w:rFonts w:ascii="Arial" w:hAnsi="Arial" w:cs="Arial"/>
          <w:color w:val="000000" w:themeColor="text1"/>
          <w:rPrChange w:id="240" w:author="Sam Lo" w:date="2017-01-26T15:23:00Z">
            <w:rPr>
              <w:rFonts w:ascii="Arial" w:hAnsi="Arial" w:cs="Arial"/>
              <w:color w:val="000000"/>
            </w:rPr>
          </w:rPrChange>
        </w:rPr>
        <w:t>. Figure 3</w:t>
      </w:r>
      <w:r w:rsidRPr="00A11D13">
        <w:rPr>
          <w:rFonts w:ascii="Arial" w:hAnsi="Arial" w:cs="Arial"/>
          <w:color w:val="000000" w:themeColor="text1"/>
          <w:rPrChange w:id="241" w:author="Sam Lo" w:date="2017-01-26T15:23:00Z">
            <w:rPr>
              <w:rFonts w:ascii="Arial" w:hAnsi="Arial" w:cs="Arial"/>
              <w:color w:val="000000"/>
            </w:rPr>
          </w:rPrChange>
        </w:rPr>
        <w:t xml:space="preserve"> shows that the sizes of </w:t>
      </w:r>
      <w:proofErr w:type="spellStart"/>
      <w:r w:rsidRPr="00A11D13">
        <w:rPr>
          <w:rFonts w:ascii="Arial" w:hAnsi="Arial" w:cs="Arial"/>
          <w:color w:val="000000" w:themeColor="text1"/>
          <w:rPrChange w:id="242" w:author="Sam Lo" w:date="2017-01-26T15:23:00Z">
            <w:rPr>
              <w:rFonts w:ascii="Arial" w:hAnsi="Arial" w:cs="Arial"/>
              <w:color w:val="000000"/>
            </w:rPr>
          </w:rPrChange>
        </w:rPr>
        <w:t>sulfate</w:t>
      </w:r>
      <w:proofErr w:type="spellEnd"/>
      <w:r w:rsidRPr="00A11D13">
        <w:rPr>
          <w:rFonts w:ascii="Arial" w:hAnsi="Arial" w:cs="Arial"/>
          <w:color w:val="000000" w:themeColor="text1"/>
          <w:rPrChange w:id="243" w:author="Sam Lo" w:date="2017-01-26T15:23:00Z">
            <w:rPr>
              <w:rFonts w:ascii="Arial" w:hAnsi="Arial" w:cs="Arial"/>
              <w:color w:val="000000"/>
            </w:rPr>
          </w:rPrChange>
        </w:rPr>
        <w:t xml:space="preserve"> aerosols are varied from 50nm to 1000nm. </w:t>
      </w:r>
      <w:r w:rsidR="00280F39" w:rsidRPr="00A11D13">
        <w:rPr>
          <w:rFonts w:ascii="Arial" w:hAnsi="Arial" w:cs="Arial"/>
          <w:color w:val="000000" w:themeColor="text1"/>
          <w:rPrChange w:id="244" w:author="Sam Lo" w:date="2017-01-26T15:23:00Z">
            <w:rPr>
              <w:rFonts w:ascii="Arial" w:hAnsi="Arial" w:cs="Arial"/>
              <w:color w:val="000000"/>
            </w:rPr>
          </w:rPrChange>
        </w:rPr>
        <w:t xml:space="preserve">The aerosols in are fine particles that can be easily inhaled into the lungs, which causes lung cancer. They also have cooling effect to the climate with their scattering properties. </w:t>
      </w:r>
      <w:r w:rsidR="00280F39" w:rsidRPr="00A11D13">
        <w:rPr>
          <w:rFonts w:ascii="Arial" w:hAnsi="Arial" w:cs="Arial"/>
          <w:color w:val="000000" w:themeColor="text1"/>
          <w:rPrChange w:id="245"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246" w:author="Sam Lo" w:date="2017-01-26T15:23:00Z">
            <w:rPr>
              <w:rFonts w:ascii="Arial" w:hAnsi="Arial" w:cs="Arial"/>
              <w:color w:val="000000"/>
            </w:rPr>
          </w:rPrChange>
        </w:rPr>
        <w:instrText xml:space="preserve"> ADDIN ZOTERO_ITEM CSL_CITATION {"citationID":"2hp7d198g9","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00280F39" w:rsidRPr="00A11D13">
        <w:rPr>
          <w:rFonts w:ascii="Arial" w:hAnsi="Arial" w:cs="Arial"/>
          <w:color w:val="000000" w:themeColor="text1"/>
          <w:rPrChange w:id="247"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248" w:author="Sam Lo" w:date="2017-01-26T15:23:00Z">
            <w:rPr>
              <w:rFonts w:ascii="Arial" w:hAnsi="Arial" w:cs="Arial"/>
              <w:noProof/>
              <w:color w:val="000000"/>
            </w:rPr>
          </w:rPrChange>
        </w:rPr>
        <w:t>[3]</w:t>
      </w:r>
      <w:r w:rsidR="00280F39" w:rsidRPr="00A11D13">
        <w:rPr>
          <w:rFonts w:ascii="Arial" w:hAnsi="Arial" w:cs="Arial"/>
          <w:color w:val="000000" w:themeColor="text1"/>
          <w:rPrChange w:id="249" w:author="Sam Lo" w:date="2017-01-26T15:23:00Z">
            <w:rPr>
              <w:rFonts w:ascii="Arial" w:hAnsi="Arial" w:cs="Arial"/>
              <w:color w:val="000000"/>
            </w:rPr>
          </w:rPrChange>
        </w:rPr>
        <w:fldChar w:fldCharType="end"/>
      </w:r>
      <w:r w:rsidR="00280F39" w:rsidRPr="00A11D13">
        <w:rPr>
          <w:rFonts w:ascii="Times" w:hAnsi="Times" w:cs="Times New Roman"/>
          <w:color w:val="000000" w:themeColor="text1"/>
          <w:sz w:val="20"/>
          <w:szCs w:val="20"/>
          <w:rPrChange w:id="250" w:author="Sam Lo" w:date="2017-01-26T15:23:00Z">
            <w:rPr>
              <w:rFonts w:ascii="Times" w:hAnsi="Times" w:cs="Times New Roman"/>
              <w:sz w:val="20"/>
              <w:szCs w:val="20"/>
            </w:rPr>
          </w:rPrChange>
        </w:rPr>
        <w:t xml:space="preserve"> </w:t>
      </w:r>
      <w:r w:rsidR="00EF22D3" w:rsidRPr="00A11D13">
        <w:rPr>
          <w:rFonts w:ascii="Arial" w:hAnsi="Arial" w:cs="Arial"/>
          <w:color w:val="000000" w:themeColor="text1"/>
          <w:rPrChange w:id="251" w:author="Sam Lo" w:date="2017-01-26T15:23:00Z">
            <w:rPr>
              <w:rFonts w:ascii="Arial" w:hAnsi="Arial" w:cs="Arial"/>
              <w:color w:val="000000"/>
            </w:rPr>
          </w:rPrChange>
        </w:rPr>
        <w:t>It can scatter and absor</w:t>
      </w:r>
      <w:r w:rsidR="00280F39" w:rsidRPr="00A11D13">
        <w:rPr>
          <w:rFonts w:ascii="Arial" w:hAnsi="Arial" w:cs="Arial"/>
          <w:color w:val="000000" w:themeColor="text1"/>
          <w:rPrChange w:id="252" w:author="Sam Lo" w:date="2017-01-26T15:23:00Z">
            <w:rPr>
              <w:rFonts w:ascii="Arial" w:hAnsi="Arial" w:cs="Arial"/>
              <w:color w:val="000000"/>
            </w:rPr>
          </w:rPrChange>
        </w:rPr>
        <w:t>b wavelengths in the atmosphere ranged from 370nm to 880nm.</w:t>
      </w:r>
      <w:r w:rsidR="00280F39" w:rsidRPr="00A11D13">
        <w:rPr>
          <w:rFonts w:ascii="Arial" w:hAnsi="Arial" w:cs="Arial"/>
          <w:color w:val="000000" w:themeColor="text1"/>
          <w:rPrChange w:id="253"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254" w:author="Sam Lo" w:date="2017-01-26T15:23:00Z">
            <w:rPr>
              <w:rFonts w:ascii="Arial" w:hAnsi="Arial" w:cs="Arial"/>
              <w:color w:val="000000"/>
            </w:rPr>
          </w:rPrChange>
        </w:rPr>
        <w:instrText xml:space="preserve"> ADDIN ZOTERO_ITEM CSL_CITATION {"citationID":"fcotkvtrt","properties":{"formattedCitation":"[7]","plainCitation":"[7]"},"citationItems":[{"id":2731,"uris":["http://zotero.org/users/1792213/items/I8GFAEI3"],"uri":["http://zotero.org/users/1792213/items/I8GFAEI3"],"itemData":{"id":2731,"type":"article-journal","title":"Absorption and scattering properties of organic carbon versus sulfate dominant aerosols at Gosan climate observatory in Northeast Asia","container-title":"Atmospheric Chemistry and Physics","page":"7781-7793","volume":"14","issue":"15","source":"CrossRef","DOI":"10.5194/acp-14-7781-2014","ISSN":"1680-7324","language":"en","author":[{"family":"Lim","given":"S."},{"family":"Lee","given":"M."},{"family":"Kim","given":"S.-W."},{"family":"Yoon","given":"S.-C."},{"family":"Lee","given":"G."},{"family":"Lee","given":"Y. J."}],"issued":{"date-parts":[["2014",8,5]]}}}],"schema":"https://github.com/citation-style-language/schema/raw/master/csl-citation.json"} </w:instrText>
      </w:r>
      <w:r w:rsidR="00280F39" w:rsidRPr="00A11D13">
        <w:rPr>
          <w:rFonts w:ascii="Arial" w:hAnsi="Arial" w:cs="Arial"/>
          <w:color w:val="000000" w:themeColor="text1"/>
          <w:rPrChange w:id="255"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256" w:author="Sam Lo" w:date="2017-01-26T15:23:00Z">
            <w:rPr>
              <w:rFonts w:ascii="Arial" w:hAnsi="Arial" w:cs="Arial"/>
              <w:noProof/>
              <w:color w:val="000000"/>
            </w:rPr>
          </w:rPrChange>
        </w:rPr>
        <w:t>[7]</w:t>
      </w:r>
      <w:r w:rsidR="00280F39" w:rsidRPr="00A11D13">
        <w:rPr>
          <w:rFonts w:ascii="Arial" w:hAnsi="Arial" w:cs="Arial"/>
          <w:color w:val="000000" w:themeColor="text1"/>
          <w:rPrChange w:id="257" w:author="Sam Lo" w:date="2017-01-26T15:23:00Z">
            <w:rPr>
              <w:rFonts w:ascii="Arial" w:hAnsi="Arial" w:cs="Arial"/>
              <w:color w:val="000000"/>
            </w:rPr>
          </w:rPrChange>
        </w:rPr>
        <w:fldChar w:fldCharType="end"/>
      </w:r>
      <w:r w:rsidR="00EF22D3" w:rsidRPr="00A11D13">
        <w:rPr>
          <w:rFonts w:ascii="Arial" w:hAnsi="Arial" w:cs="Arial"/>
          <w:color w:val="000000" w:themeColor="text1"/>
          <w:rPrChange w:id="258" w:author="Sam Lo" w:date="2017-01-26T15:23:00Z">
            <w:rPr>
              <w:rFonts w:ascii="Arial" w:hAnsi="Arial" w:cs="Arial"/>
              <w:color w:val="000000"/>
            </w:rPr>
          </w:rPrChange>
        </w:rPr>
        <w:t xml:space="preserve"> </w:t>
      </w:r>
    </w:p>
    <w:p w14:paraId="0DB9E1F1" w14:textId="77777777" w:rsidR="00253355" w:rsidRPr="00A11D13" w:rsidRDefault="00253355">
      <w:pPr>
        <w:rPr>
          <w:rFonts w:ascii="Arial" w:hAnsi="Arial" w:cs="Arial"/>
          <w:color w:val="000000" w:themeColor="text1"/>
          <w:rPrChange w:id="259" w:author="Sam Lo" w:date="2017-01-26T15:23:00Z">
            <w:rPr>
              <w:rFonts w:ascii="Arial" w:hAnsi="Arial" w:cs="Arial"/>
              <w:color w:val="000000"/>
            </w:rPr>
          </w:rPrChange>
        </w:rPr>
      </w:pPr>
      <w:r w:rsidRPr="00A11D13">
        <w:rPr>
          <w:rFonts w:ascii="Arial" w:hAnsi="Arial" w:cs="Arial"/>
          <w:color w:val="000000" w:themeColor="text1"/>
          <w:rPrChange w:id="260" w:author="Sam Lo" w:date="2017-01-26T15:23:00Z">
            <w:rPr>
              <w:rFonts w:ascii="Arial" w:hAnsi="Arial" w:cs="Arial"/>
              <w:color w:val="000000"/>
            </w:rPr>
          </w:rPrChange>
        </w:rPr>
        <w:br w:type="page"/>
      </w:r>
    </w:p>
    <w:p w14:paraId="28D2995B" w14:textId="77777777" w:rsidR="00280F39" w:rsidRPr="00A11D13" w:rsidRDefault="00280F39" w:rsidP="00280F39">
      <w:pPr>
        <w:ind w:left="-360"/>
        <w:jc w:val="both"/>
        <w:rPr>
          <w:rFonts w:ascii="Arial" w:hAnsi="Arial" w:cs="Arial"/>
          <w:color w:val="000000" w:themeColor="text1"/>
          <w:rPrChange w:id="261" w:author="Sam Lo" w:date="2017-01-26T15:23:00Z">
            <w:rPr>
              <w:rFonts w:ascii="Arial" w:hAnsi="Arial" w:cs="Arial"/>
              <w:color w:val="000000"/>
            </w:rPr>
          </w:rPrChange>
        </w:rPr>
      </w:pPr>
    </w:p>
    <w:p w14:paraId="483FCD37" w14:textId="0AAD7E1C" w:rsidR="00280F39" w:rsidRPr="00A11D13" w:rsidRDefault="00EB3A5B" w:rsidP="00280F39">
      <w:pPr>
        <w:ind w:left="-360"/>
        <w:jc w:val="both"/>
        <w:rPr>
          <w:rFonts w:ascii="Times" w:hAnsi="Times" w:cs="Times New Roman"/>
          <w:color w:val="000000" w:themeColor="text1"/>
          <w:sz w:val="20"/>
          <w:szCs w:val="20"/>
          <w:rPrChange w:id="262" w:author="Sam Lo" w:date="2017-01-26T15:23:00Z">
            <w:rPr>
              <w:rFonts w:ascii="Times" w:hAnsi="Times" w:cs="Times New Roman"/>
              <w:sz w:val="20"/>
              <w:szCs w:val="20"/>
            </w:rPr>
          </w:rPrChange>
        </w:rPr>
      </w:pPr>
      <w:proofErr w:type="spellStart"/>
      <w:r w:rsidRPr="00A11D13">
        <w:rPr>
          <w:rFonts w:ascii="Arial" w:hAnsi="Arial" w:cs="Arial"/>
          <w:color w:val="000000" w:themeColor="text1"/>
          <w:rPrChange w:id="263" w:author="Sam Lo" w:date="2017-01-26T15:23:00Z">
            <w:rPr>
              <w:rFonts w:ascii="Arial" w:hAnsi="Arial" w:cs="Arial"/>
              <w:color w:val="000000"/>
            </w:rPr>
          </w:rPrChange>
        </w:rPr>
        <w:t>Sulfate</w:t>
      </w:r>
      <w:proofErr w:type="spellEnd"/>
      <w:r w:rsidRPr="00A11D13">
        <w:rPr>
          <w:rFonts w:ascii="Arial" w:hAnsi="Arial" w:cs="Arial"/>
          <w:color w:val="000000" w:themeColor="text1"/>
          <w:rPrChange w:id="264" w:author="Sam Lo" w:date="2017-01-26T15:23:00Z">
            <w:rPr>
              <w:rFonts w:ascii="Arial" w:hAnsi="Arial" w:cs="Arial"/>
              <w:color w:val="000000"/>
            </w:rPr>
          </w:rPrChange>
        </w:rPr>
        <w:t xml:space="preserve"> aerosols suspend in both the troposphere and stratosphere</w:t>
      </w:r>
      <w:del w:id="265" w:author="Cathryn Mitchell" w:date="2017-01-26T09:44:00Z">
        <w:r w:rsidRPr="00A11D13" w:rsidDel="00D33413">
          <w:rPr>
            <w:rFonts w:ascii="Arial" w:hAnsi="Arial" w:cs="Arial"/>
            <w:color w:val="000000" w:themeColor="text1"/>
            <w:rPrChange w:id="266" w:author="Sam Lo" w:date="2017-01-26T15:23:00Z">
              <w:rPr>
                <w:rFonts w:ascii="Arial" w:hAnsi="Arial" w:cs="Arial"/>
                <w:color w:val="000000"/>
              </w:rPr>
            </w:rPrChange>
          </w:rPr>
          <w:delText>.</w:delText>
        </w:r>
      </w:del>
      <w:r w:rsidRPr="00A11D13">
        <w:rPr>
          <w:rFonts w:ascii="Arial" w:hAnsi="Arial" w:cs="Arial"/>
          <w:color w:val="000000" w:themeColor="text1"/>
          <w:rPrChange w:id="267" w:author="Sam Lo" w:date="2017-01-26T15:23:00Z">
            <w:rPr>
              <w:rFonts w:ascii="Arial" w:hAnsi="Arial" w:cs="Arial"/>
              <w:color w:val="000000"/>
            </w:rPr>
          </w:rPrChange>
        </w:rPr>
        <w:t xml:space="preserve"> </w:t>
      </w:r>
      <w:r w:rsidR="00EF22D3" w:rsidRPr="00A11D13">
        <w:rPr>
          <w:rFonts w:ascii="Arial" w:hAnsi="Arial" w:cs="Arial"/>
          <w:color w:val="000000" w:themeColor="text1"/>
          <w:rPrChange w:id="268"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269" w:author="Sam Lo" w:date="2017-01-26T15:23:00Z">
            <w:rPr>
              <w:rFonts w:ascii="Arial" w:hAnsi="Arial" w:cs="Arial"/>
              <w:color w:val="000000"/>
            </w:rPr>
          </w:rPrChange>
        </w:rPr>
        <w:instrText xml:space="preserve"> ADDIN ZOTERO_ITEM CSL_CITATION {"citationID":"1sdkddbt5p","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00EF22D3" w:rsidRPr="00A11D13">
        <w:rPr>
          <w:rFonts w:ascii="Arial" w:hAnsi="Arial" w:cs="Arial"/>
          <w:color w:val="000000" w:themeColor="text1"/>
          <w:rPrChange w:id="270"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271" w:author="Sam Lo" w:date="2017-01-26T15:23:00Z">
            <w:rPr>
              <w:rFonts w:ascii="Arial" w:hAnsi="Arial" w:cs="Arial"/>
              <w:noProof/>
              <w:color w:val="000000"/>
            </w:rPr>
          </w:rPrChange>
        </w:rPr>
        <w:t>[3]</w:t>
      </w:r>
      <w:r w:rsidR="00EF22D3" w:rsidRPr="00A11D13">
        <w:rPr>
          <w:rFonts w:ascii="Arial" w:hAnsi="Arial" w:cs="Arial"/>
          <w:color w:val="000000" w:themeColor="text1"/>
          <w:rPrChange w:id="272" w:author="Sam Lo" w:date="2017-01-26T15:23:00Z">
            <w:rPr>
              <w:rFonts w:ascii="Arial" w:hAnsi="Arial" w:cs="Arial"/>
              <w:color w:val="000000"/>
            </w:rPr>
          </w:rPrChange>
        </w:rPr>
        <w:fldChar w:fldCharType="end"/>
      </w:r>
      <w:ins w:id="273" w:author="Sam Lo" w:date="2017-01-26T11:49:00Z">
        <w:r w:rsidR="00EF1F70" w:rsidRPr="00A11D13">
          <w:rPr>
            <w:rFonts w:ascii="Arial" w:hAnsi="Arial" w:cs="Arial"/>
            <w:color w:val="000000" w:themeColor="text1"/>
            <w:rPrChange w:id="274" w:author="Sam Lo" w:date="2017-01-26T15:23:00Z">
              <w:rPr>
                <w:rFonts w:ascii="Arial" w:hAnsi="Arial" w:cs="Arial"/>
                <w:color w:val="000000"/>
              </w:rPr>
            </w:rPrChange>
          </w:rPr>
          <w:t xml:space="preserve"> </w:t>
        </w:r>
      </w:ins>
      <w:ins w:id="275" w:author="Cathryn Mitchell" w:date="2017-01-26T09:44:00Z">
        <w:del w:id="276" w:author="Sam Lo" w:date="2017-01-26T11:49:00Z">
          <w:r w:rsidR="00D33413" w:rsidRPr="00A11D13" w:rsidDel="00EF1F70">
            <w:rPr>
              <w:rFonts w:ascii="Arial" w:hAnsi="Arial" w:cs="Arial"/>
              <w:color w:val="000000" w:themeColor="text1"/>
              <w:rPrChange w:id="277" w:author="Sam Lo" w:date="2017-01-26T15:23:00Z">
                <w:rPr>
                  <w:rFonts w:ascii="Arial" w:hAnsi="Arial" w:cs="Arial"/>
                  <w:color w:val="000000"/>
                </w:rPr>
              </w:rPrChange>
            </w:rPr>
            <w:delText xml:space="preserve">.  </w:delText>
          </w:r>
        </w:del>
      </w:ins>
      <w:r w:rsidRPr="00A11D13">
        <w:rPr>
          <w:rFonts w:ascii="Arial" w:hAnsi="Arial" w:cs="Arial"/>
          <w:color w:val="000000" w:themeColor="text1"/>
          <w:rPrChange w:id="278" w:author="Sam Lo" w:date="2017-01-26T15:23:00Z">
            <w:rPr>
              <w:rFonts w:ascii="Arial" w:hAnsi="Arial" w:cs="Arial"/>
              <w:color w:val="000000"/>
            </w:rPr>
          </w:rPrChange>
        </w:rPr>
        <w:t xml:space="preserve">They are reactive to water vapour and other gases such as nitrogen and chlorine. A chemical reaction that includes </w:t>
      </w:r>
      <w:proofErr w:type="spellStart"/>
      <w:r w:rsidRPr="00A11D13">
        <w:rPr>
          <w:rFonts w:ascii="Arial" w:hAnsi="Arial" w:cs="Arial"/>
          <w:color w:val="000000" w:themeColor="text1"/>
          <w:rPrChange w:id="279" w:author="Sam Lo" w:date="2017-01-26T15:23:00Z">
            <w:rPr>
              <w:rFonts w:ascii="Arial" w:hAnsi="Arial" w:cs="Arial"/>
              <w:color w:val="000000"/>
            </w:rPr>
          </w:rPrChange>
        </w:rPr>
        <w:t>sulfate</w:t>
      </w:r>
      <w:proofErr w:type="spellEnd"/>
      <w:r w:rsidRPr="00A11D13">
        <w:rPr>
          <w:rFonts w:ascii="Arial" w:hAnsi="Arial" w:cs="Arial"/>
          <w:color w:val="000000" w:themeColor="text1"/>
          <w:rPrChange w:id="280" w:author="Sam Lo" w:date="2017-01-26T15:23:00Z">
            <w:rPr>
              <w:rFonts w:ascii="Arial" w:hAnsi="Arial" w:cs="Arial"/>
              <w:color w:val="000000"/>
            </w:rPr>
          </w:rPrChange>
        </w:rPr>
        <w:t xml:space="preserve"> aerosols in the stratosphere is heterogeneous chemical reaction. </w:t>
      </w:r>
    </w:p>
    <w:p w14:paraId="5B50EF08" w14:textId="52B0837B" w:rsidR="00280F39" w:rsidRPr="00A11D13" w:rsidRDefault="00280F39" w:rsidP="00E20275">
      <w:pPr>
        <w:ind w:left="-360"/>
        <w:jc w:val="both"/>
        <w:rPr>
          <w:rFonts w:ascii="Arial" w:hAnsi="Arial" w:cs="Arial"/>
          <w:color w:val="000000" w:themeColor="text1"/>
          <w:rPrChange w:id="281" w:author="Sam Lo" w:date="2017-01-26T15:23:00Z">
            <w:rPr>
              <w:rFonts w:ascii="Arial" w:hAnsi="Arial" w:cs="Arial"/>
              <w:color w:val="000000"/>
            </w:rPr>
          </w:rPrChange>
        </w:rPr>
      </w:pPr>
      <w:r w:rsidRPr="00A11D13">
        <w:rPr>
          <w:rFonts w:ascii="Arial" w:eastAsia="Times New Roman" w:hAnsi="Arial" w:cs="Arial"/>
          <w:noProof/>
          <w:color w:val="000000" w:themeColor="text1"/>
          <w:lang w:eastAsia="zh-CN" w:bidi="he-IL"/>
          <w:rPrChange w:id="282" w:author="Sam Lo" w:date="2017-01-26T15:23:00Z">
            <w:rPr>
              <w:rFonts w:ascii="Arial" w:eastAsia="Times New Roman" w:hAnsi="Arial" w:cs="Arial"/>
              <w:noProof/>
              <w:color w:val="000000"/>
              <w:lang w:eastAsia="zh-CN" w:bidi="he-IL"/>
            </w:rPr>
          </w:rPrChange>
        </w:rPr>
        <w:drawing>
          <wp:inline distT="0" distB="0" distL="0" distR="0" wp14:anchorId="0ECD648A" wp14:editId="58B0F0FB">
            <wp:extent cx="5274945" cy="4032092"/>
            <wp:effectExtent l="0" t="0" r="8255" b="6985"/>
            <wp:docPr id="23" name="Picture 23" descr="ttps://upload.wikimedia.org/wikipedia/commons/thumb/2/26/Volcanic_injection.svg/1024px-Volcanic_injec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tps://upload.wikimedia.org/wikipedia/commons/thumb/2/26/Volcanic_injection.svg/1024px-Volcanic_injection.svg.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945" cy="4032092"/>
                    </a:xfrm>
                    <a:prstGeom prst="rect">
                      <a:avLst/>
                    </a:prstGeom>
                    <a:noFill/>
                    <a:ln>
                      <a:noFill/>
                    </a:ln>
                  </pic:spPr>
                </pic:pic>
              </a:graphicData>
            </a:graphic>
          </wp:inline>
        </w:drawing>
      </w:r>
    </w:p>
    <w:p w14:paraId="1719AB39" w14:textId="265D8304" w:rsidR="00280F39" w:rsidRPr="00A11D13" w:rsidRDefault="00280F39" w:rsidP="00280F39">
      <w:pPr>
        <w:pStyle w:val="Caption"/>
        <w:rPr>
          <w:rFonts w:ascii="Arial" w:hAnsi="Arial" w:cs="Arial"/>
          <w:color w:val="000000" w:themeColor="text1"/>
          <w:sz w:val="20"/>
          <w:rPrChange w:id="283" w:author="Sam Lo" w:date="2017-01-26T15:23:00Z">
            <w:rPr>
              <w:rFonts w:ascii="Arial" w:hAnsi="Arial" w:cs="Arial"/>
              <w:color w:val="auto"/>
              <w:sz w:val="20"/>
            </w:rPr>
          </w:rPrChange>
        </w:rPr>
      </w:pPr>
      <w:r w:rsidRPr="00A11D13">
        <w:rPr>
          <w:color w:val="000000" w:themeColor="text1"/>
          <w:sz w:val="20"/>
          <w:rPrChange w:id="284" w:author="Sam Lo" w:date="2017-01-26T15:23:00Z">
            <w:rPr>
              <w:color w:val="auto"/>
              <w:sz w:val="20"/>
            </w:rPr>
          </w:rPrChange>
        </w:rPr>
        <w:t xml:space="preserve">Figure </w:t>
      </w:r>
      <w:r w:rsidRPr="00A11D13">
        <w:rPr>
          <w:color w:val="000000" w:themeColor="text1"/>
          <w:sz w:val="20"/>
          <w:rPrChange w:id="285" w:author="Sam Lo" w:date="2017-01-26T15:23:00Z">
            <w:rPr>
              <w:color w:val="auto"/>
              <w:sz w:val="20"/>
            </w:rPr>
          </w:rPrChange>
        </w:rPr>
        <w:fldChar w:fldCharType="begin"/>
      </w:r>
      <w:r w:rsidRPr="00A11D13">
        <w:rPr>
          <w:color w:val="000000" w:themeColor="text1"/>
          <w:sz w:val="20"/>
          <w:rPrChange w:id="286" w:author="Sam Lo" w:date="2017-01-26T15:23:00Z">
            <w:rPr>
              <w:color w:val="auto"/>
              <w:sz w:val="20"/>
            </w:rPr>
          </w:rPrChange>
        </w:rPr>
        <w:instrText xml:space="preserve"> SEQ Figure \* ARABIC </w:instrText>
      </w:r>
      <w:r w:rsidRPr="00A11D13">
        <w:rPr>
          <w:color w:val="000000" w:themeColor="text1"/>
          <w:sz w:val="20"/>
          <w:rPrChange w:id="287" w:author="Sam Lo" w:date="2017-01-26T15:23:00Z">
            <w:rPr>
              <w:color w:val="auto"/>
              <w:sz w:val="20"/>
            </w:rPr>
          </w:rPrChange>
        </w:rPr>
        <w:fldChar w:fldCharType="separate"/>
      </w:r>
      <w:r w:rsidR="00253355" w:rsidRPr="00A11D13">
        <w:rPr>
          <w:noProof/>
          <w:color w:val="000000" w:themeColor="text1"/>
          <w:sz w:val="20"/>
          <w:rPrChange w:id="288" w:author="Sam Lo" w:date="2017-01-26T15:23:00Z">
            <w:rPr>
              <w:noProof/>
              <w:color w:val="auto"/>
              <w:sz w:val="20"/>
            </w:rPr>
          </w:rPrChange>
        </w:rPr>
        <w:t>4</w:t>
      </w:r>
      <w:r w:rsidRPr="00A11D13">
        <w:rPr>
          <w:color w:val="000000" w:themeColor="text1"/>
          <w:sz w:val="20"/>
          <w:rPrChange w:id="289" w:author="Sam Lo" w:date="2017-01-26T15:23:00Z">
            <w:rPr>
              <w:color w:val="auto"/>
              <w:sz w:val="20"/>
            </w:rPr>
          </w:rPrChange>
        </w:rPr>
        <w:fldChar w:fldCharType="end"/>
      </w:r>
      <w:r w:rsidRPr="00A11D13">
        <w:rPr>
          <w:color w:val="000000" w:themeColor="text1"/>
          <w:sz w:val="20"/>
          <w:rPrChange w:id="290" w:author="Sam Lo" w:date="2017-01-26T15:23:00Z">
            <w:rPr>
              <w:color w:val="auto"/>
              <w:sz w:val="20"/>
            </w:rPr>
          </w:rPrChange>
        </w:rPr>
        <w:t xml:space="preserve"> – </w:t>
      </w:r>
      <w:proofErr w:type="spellStart"/>
      <w:r w:rsidRPr="00A11D13">
        <w:rPr>
          <w:color w:val="000000" w:themeColor="text1"/>
          <w:sz w:val="20"/>
          <w:rPrChange w:id="291" w:author="Sam Lo" w:date="2017-01-26T15:23:00Z">
            <w:rPr>
              <w:color w:val="auto"/>
              <w:sz w:val="20"/>
            </w:rPr>
          </w:rPrChange>
        </w:rPr>
        <w:t>Sulfate</w:t>
      </w:r>
      <w:proofErr w:type="spellEnd"/>
      <w:r w:rsidRPr="00A11D13">
        <w:rPr>
          <w:color w:val="000000" w:themeColor="text1"/>
          <w:sz w:val="20"/>
          <w:rPrChange w:id="292" w:author="Sam Lo" w:date="2017-01-26T15:23:00Z">
            <w:rPr>
              <w:color w:val="auto"/>
              <w:sz w:val="20"/>
            </w:rPr>
          </w:rPrChange>
        </w:rPr>
        <w:t xml:space="preserve"> aerosol cycle from volcanic ash </w:t>
      </w:r>
      <w:r w:rsidRPr="00A11D13">
        <w:rPr>
          <w:color w:val="000000" w:themeColor="text1"/>
          <w:sz w:val="20"/>
          <w:rPrChange w:id="293" w:author="Sam Lo" w:date="2017-01-26T15:23:00Z">
            <w:rPr>
              <w:color w:val="auto"/>
              <w:sz w:val="20"/>
            </w:rPr>
          </w:rPrChange>
        </w:rPr>
        <w:fldChar w:fldCharType="begin"/>
      </w:r>
      <w:r w:rsidRPr="00A11D13">
        <w:rPr>
          <w:color w:val="000000" w:themeColor="text1"/>
          <w:sz w:val="20"/>
          <w:rPrChange w:id="294" w:author="Sam Lo" w:date="2017-01-26T15:23:00Z">
            <w:rPr>
              <w:color w:val="auto"/>
              <w:sz w:val="20"/>
            </w:rPr>
          </w:rPrChange>
        </w:rPr>
        <w:instrText xml:space="preserve"> ADDIN ZOTERO_ITEM CSL_CITATION {"citationID":"11loqoem3a","properties":{"formattedCitation":"[8]","plainCitation":"[8]"},"citationItems":[{"id":3586,"uris":["http://zotero.org/users/1792213/items/A8TSB7AU"],"uri":["http://zotero.org/users/1792213/items/A8TSB7AU"],"itemData":{"id":3586,"type":"webpage","title":"Impact of Volcanic Gases","URL":"https://pubs.usgs.gov/of/1997/of97-262/of97-262.html","author":[{"literal":"Kenneth A. McGee"},{"literal":"Michael P. Doukas"},{"literal":"Richard Kessler"},{"literal":"Terrence M. Gerlach"}],"accessed":{"date-parts":[["2017",1,18]]}}}],"schema":"https://github.com/citation-style-language/schema/raw/master/csl-citation.json"} </w:instrText>
      </w:r>
      <w:r w:rsidRPr="00A11D13">
        <w:rPr>
          <w:color w:val="000000" w:themeColor="text1"/>
          <w:sz w:val="20"/>
          <w:rPrChange w:id="295" w:author="Sam Lo" w:date="2017-01-26T15:23:00Z">
            <w:rPr>
              <w:color w:val="auto"/>
              <w:sz w:val="20"/>
            </w:rPr>
          </w:rPrChange>
        </w:rPr>
        <w:fldChar w:fldCharType="separate"/>
      </w:r>
      <w:r w:rsidRPr="00A11D13">
        <w:rPr>
          <w:noProof/>
          <w:color w:val="000000" w:themeColor="text1"/>
          <w:sz w:val="20"/>
          <w:rPrChange w:id="296" w:author="Sam Lo" w:date="2017-01-26T15:23:00Z">
            <w:rPr>
              <w:noProof/>
              <w:color w:val="auto"/>
              <w:sz w:val="20"/>
            </w:rPr>
          </w:rPrChange>
        </w:rPr>
        <w:t>[8]</w:t>
      </w:r>
      <w:r w:rsidRPr="00A11D13">
        <w:rPr>
          <w:color w:val="000000" w:themeColor="text1"/>
          <w:sz w:val="20"/>
          <w:rPrChange w:id="297" w:author="Sam Lo" w:date="2017-01-26T15:23:00Z">
            <w:rPr>
              <w:color w:val="auto"/>
              <w:sz w:val="20"/>
            </w:rPr>
          </w:rPrChange>
        </w:rPr>
        <w:fldChar w:fldCharType="end"/>
      </w:r>
    </w:p>
    <w:p w14:paraId="6A4F4BA2" w14:textId="21B1D4CE" w:rsidR="00EB3A5B" w:rsidRPr="00A11D13" w:rsidRDefault="00EB3A5B" w:rsidP="00253355">
      <w:pPr>
        <w:ind w:left="-360"/>
        <w:jc w:val="both"/>
        <w:rPr>
          <w:rFonts w:ascii="Arial" w:hAnsi="Arial" w:cs="Arial"/>
          <w:color w:val="000000" w:themeColor="text1"/>
          <w:rPrChange w:id="298" w:author="Sam Lo" w:date="2017-01-26T15:23:00Z">
            <w:rPr>
              <w:rFonts w:ascii="Arial" w:hAnsi="Arial" w:cs="Arial"/>
              <w:color w:val="000000"/>
            </w:rPr>
          </w:rPrChange>
        </w:rPr>
      </w:pPr>
      <w:r w:rsidRPr="00A11D13">
        <w:rPr>
          <w:rFonts w:ascii="Arial" w:hAnsi="Arial" w:cs="Arial"/>
          <w:color w:val="000000" w:themeColor="text1"/>
          <w:rPrChange w:id="299" w:author="Sam Lo" w:date="2017-01-26T15:23:00Z">
            <w:rPr>
              <w:rFonts w:ascii="Arial" w:hAnsi="Arial" w:cs="Arial"/>
              <w:color w:val="000000"/>
            </w:rPr>
          </w:rPrChange>
        </w:rPr>
        <w:t xml:space="preserve">This reaction is between nitrogen and chlorine gases, and it occurs on the surface of </w:t>
      </w:r>
      <w:proofErr w:type="spellStart"/>
      <w:r w:rsidRPr="00A11D13">
        <w:rPr>
          <w:rFonts w:ascii="Arial" w:hAnsi="Arial" w:cs="Arial"/>
          <w:color w:val="000000" w:themeColor="text1"/>
          <w:rPrChange w:id="300" w:author="Sam Lo" w:date="2017-01-26T15:23:00Z">
            <w:rPr>
              <w:rFonts w:ascii="Arial" w:hAnsi="Arial" w:cs="Arial"/>
              <w:color w:val="000000"/>
            </w:rPr>
          </w:rPrChange>
        </w:rPr>
        <w:t>sulfate</w:t>
      </w:r>
      <w:proofErr w:type="spellEnd"/>
      <w:r w:rsidRPr="00A11D13">
        <w:rPr>
          <w:rFonts w:ascii="Arial" w:hAnsi="Arial" w:cs="Arial"/>
          <w:color w:val="000000" w:themeColor="text1"/>
          <w:rPrChange w:id="301" w:author="Sam Lo" w:date="2017-01-26T15:23:00Z">
            <w:rPr>
              <w:rFonts w:ascii="Arial" w:hAnsi="Arial" w:cs="Arial"/>
              <w:color w:val="000000"/>
            </w:rPr>
          </w:rPrChange>
        </w:rPr>
        <w:t xml:space="preserve"> aerosols in the stratosphere. This will cause destruction to the ozone layer in the stratosphere. </w:t>
      </w:r>
      <w:proofErr w:type="spellStart"/>
      <w:r w:rsidR="00DD1530" w:rsidRPr="00A11D13">
        <w:rPr>
          <w:rFonts w:ascii="Arial" w:hAnsi="Arial" w:cs="Arial"/>
          <w:color w:val="000000" w:themeColor="text1"/>
          <w:rPrChange w:id="302" w:author="Sam Lo" w:date="2017-01-26T15:23:00Z">
            <w:rPr>
              <w:rFonts w:ascii="Arial" w:hAnsi="Arial" w:cs="Arial"/>
              <w:color w:val="000000"/>
            </w:rPr>
          </w:rPrChange>
        </w:rPr>
        <w:t>S</w:t>
      </w:r>
      <w:r w:rsidRPr="00A11D13">
        <w:rPr>
          <w:rFonts w:ascii="Arial" w:hAnsi="Arial" w:cs="Arial"/>
          <w:color w:val="000000" w:themeColor="text1"/>
          <w:rPrChange w:id="303" w:author="Sam Lo" w:date="2017-01-26T15:23:00Z">
            <w:rPr>
              <w:rFonts w:ascii="Arial" w:hAnsi="Arial" w:cs="Arial"/>
              <w:color w:val="000000"/>
            </w:rPr>
          </w:rPrChange>
        </w:rPr>
        <w:t>ulfate</w:t>
      </w:r>
      <w:proofErr w:type="spellEnd"/>
      <w:r w:rsidRPr="00A11D13">
        <w:rPr>
          <w:rFonts w:ascii="Arial" w:hAnsi="Arial" w:cs="Arial"/>
          <w:color w:val="000000" w:themeColor="text1"/>
          <w:rPrChange w:id="304" w:author="Sam Lo" w:date="2017-01-26T15:23:00Z">
            <w:rPr>
              <w:rFonts w:ascii="Arial" w:hAnsi="Arial" w:cs="Arial"/>
              <w:color w:val="000000"/>
            </w:rPr>
          </w:rPrChange>
        </w:rPr>
        <w:t xml:space="preserve"> aerosol can react with gases such as hydrochloric acid to form ozone layer, which causes ozone destruction. The level of chemical reaction is depending on the size of </w:t>
      </w:r>
      <w:proofErr w:type="spellStart"/>
      <w:r w:rsidRPr="00A11D13">
        <w:rPr>
          <w:rFonts w:ascii="Arial" w:hAnsi="Arial" w:cs="Arial"/>
          <w:color w:val="000000" w:themeColor="text1"/>
          <w:rPrChange w:id="305" w:author="Sam Lo" w:date="2017-01-26T15:23:00Z">
            <w:rPr>
              <w:rFonts w:ascii="Arial" w:hAnsi="Arial" w:cs="Arial"/>
              <w:color w:val="000000"/>
            </w:rPr>
          </w:rPrChange>
        </w:rPr>
        <w:t>sulfate</w:t>
      </w:r>
      <w:proofErr w:type="spellEnd"/>
      <w:r w:rsidRPr="00A11D13">
        <w:rPr>
          <w:rFonts w:ascii="Arial" w:hAnsi="Arial" w:cs="Arial"/>
          <w:color w:val="000000" w:themeColor="text1"/>
          <w:rPrChange w:id="306" w:author="Sam Lo" w:date="2017-01-26T15:23:00Z">
            <w:rPr>
              <w:rFonts w:ascii="Arial" w:hAnsi="Arial" w:cs="Arial"/>
              <w:color w:val="000000"/>
            </w:rPr>
          </w:rPrChange>
        </w:rPr>
        <w:t xml:space="preserve"> aerosol. </w:t>
      </w:r>
    </w:p>
    <w:p w14:paraId="476F8B75" w14:textId="3A56FD51" w:rsidR="00253355" w:rsidRPr="00A11D13" w:rsidRDefault="00253355">
      <w:pPr>
        <w:rPr>
          <w:rFonts w:ascii="Times" w:eastAsia="Times New Roman" w:hAnsi="Times" w:cs="Times New Roman"/>
          <w:color w:val="000000" w:themeColor="text1"/>
          <w:sz w:val="20"/>
          <w:szCs w:val="20"/>
          <w:rPrChange w:id="307" w:author="Sam Lo" w:date="2017-01-26T15:23:00Z">
            <w:rPr>
              <w:rFonts w:ascii="Times" w:eastAsia="Times New Roman" w:hAnsi="Times" w:cs="Times New Roman"/>
              <w:sz w:val="20"/>
              <w:szCs w:val="20"/>
            </w:rPr>
          </w:rPrChange>
        </w:rPr>
      </w:pPr>
      <w:r w:rsidRPr="00A11D13">
        <w:rPr>
          <w:rFonts w:ascii="Times" w:eastAsia="Times New Roman" w:hAnsi="Times" w:cs="Times New Roman"/>
          <w:color w:val="000000" w:themeColor="text1"/>
          <w:sz w:val="20"/>
          <w:szCs w:val="20"/>
          <w:rPrChange w:id="308" w:author="Sam Lo" w:date="2017-01-26T15:23:00Z">
            <w:rPr>
              <w:rFonts w:ascii="Times" w:eastAsia="Times New Roman" w:hAnsi="Times" w:cs="Times New Roman"/>
              <w:sz w:val="20"/>
              <w:szCs w:val="20"/>
            </w:rPr>
          </w:rPrChange>
        </w:rPr>
        <w:br w:type="page"/>
      </w:r>
    </w:p>
    <w:p w14:paraId="3640F15B" w14:textId="77777777" w:rsidR="00EF22D3" w:rsidRPr="00A11D13" w:rsidRDefault="00EF22D3" w:rsidP="00EB3A5B">
      <w:pPr>
        <w:rPr>
          <w:rFonts w:ascii="Times" w:eastAsia="Times New Roman" w:hAnsi="Times" w:cs="Times New Roman"/>
          <w:color w:val="000000" w:themeColor="text1"/>
          <w:sz w:val="20"/>
          <w:szCs w:val="20"/>
          <w:rPrChange w:id="309" w:author="Sam Lo" w:date="2017-01-26T15:23:00Z">
            <w:rPr>
              <w:rFonts w:ascii="Times" w:eastAsia="Times New Roman" w:hAnsi="Times" w:cs="Times New Roman"/>
              <w:sz w:val="20"/>
              <w:szCs w:val="20"/>
            </w:rPr>
          </w:rPrChange>
        </w:rPr>
      </w:pPr>
    </w:p>
    <w:p w14:paraId="7F15823B" w14:textId="77777777" w:rsidR="00EB3A5B" w:rsidRPr="00A11D13" w:rsidRDefault="00EB3A5B" w:rsidP="00EB3A5B">
      <w:pPr>
        <w:spacing w:before="200"/>
        <w:jc w:val="both"/>
        <w:outlineLvl w:val="1"/>
        <w:rPr>
          <w:rFonts w:ascii="Times" w:eastAsia="Times New Roman" w:hAnsi="Times" w:cs="Times New Roman"/>
          <w:b/>
          <w:bCs/>
          <w:color w:val="000000" w:themeColor="text1"/>
          <w:sz w:val="36"/>
          <w:szCs w:val="36"/>
          <w:rPrChange w:id="310" w:author="Sam Lo" w:date="2017-01-26T15:23:00Z">
            <w:rPr>
              <w:rFonts w:ascii="Times" w:eastAsia="Times New Roman" w:hAnsi="Times" w:cs="Times New Roman"/>
              <w:b/>
              <w:bCs/>
              <w:sz w:val="36"/>
              <w:szCs w:val="36"/>
            </w:rPr>
          </w:rPrChange>
        </w:rPr>
      </w:pPr>
      <w:r w:rsidRPr="00A11D13">
        <w:rPr>
          <w:rFonts w:ascii="Arial" w:eastAsia="Times New Roman" w:hAnsi="Arial" w:cs="Arial"/>
          <w:b/>
          <w:bCs/>
          <w:color w:val="000000" w:themeColor="text1"/>
          <w:rPrChange w:id="311" w:author="Sam Lo" w:date="2017-01-26T15:23:00Z">
            <w:rPr>
              <w:rFonts w:ascii="Arial" w:eastAsia="Times New Roman" w:hAnsi="Arial" w:cs="Arial"/>
              <w:b/>
              <w:bCs/>
              <w:color w:val="000000"/>
            </w:rPr>
          </w:rPrChange>
        </w:rPr>
        <w:t>3.2.2. Dust</w:t>
      </w:r>
    </w:p>
    <w:p w14:paraId="7731FF5A" w14:textId="77777777" w:rsidR="00EB3A5B" w:rsidRPr="00A11D13" w:rsidRDefault="00EB3A5B" w:rsidP="00EB3A5B">
      <w:pPr>
        <w:rPr>
          <w:rFonts w:ascii="Times" w:eastAsia="Times New Roman" w:hAnsi="Times" w:cs="Times New Roman"/>
          <w:color w:val="000000" w:themeColor="text1"/>
          <w:sz w:val="20"/>
          <w:szCs w:val="20"/>
          <w:rPrChange w:id="312" w:author="Sam Lo" w:date="2017-01-26T15:23:00Z">
            <w:rPr>
              <w:rFonts w:ascii="Times" w:eastAsia="Times New Roman" w:hAnsi="Times" w:cs="Times New Roman"/>
              <w:sz w:val="20"/>
              <w:szCs w:val="20"/>
            </w:rPr>
          </w:rPrChange>
        </w:rPr>
      </w:pPr>
    </w:p>
    <w:p w14:paraId="541E0B84" w14:textId="5779F380" w:rsidR="00EB3A5B" w:rsidRPr="00A11D13" w:rsidRDefault="00EB3A5B" w:rsidP="00EB3A5B">
      <w:pPr>
        <w:ind w:left="-360"/>
        <w:jc w:val="both"/>
        <w:rPr>
          <w:rFonts w:ascii="Times" w:hAnsi="Times" w:cs="Times New Roman"/>
          <w:color w:val="000000" w:themeColor="text1"/>
          <w:sz w:val="20"/>
          <w:szCs w:val="20"/>
          <w:rPrChange w:id="313" w:author="Sam Lo" w:date="2017-01-26T15:23:00Z">
            <w:rPr>
              <w:rFonts w:ascii="Times" w:hAnsi="Times" w:cs="Times New Roman"/>
              <w:sz w:val="20"/>
              <w:szCs w:val="20"/>
            </w:rPr>
          </w:rPrChange>
        </w:rPr>
      </w:pPr>
      <w:r w:rsidRPr="00A11D13">
        <w:rPr>
          <w:rFonts w:ascii="Arial" w:hAnsi="Arial" w:cs="Arial"/>
          <w:color w:val="000000" w:themeColor="text1"/>
          <w:rPrChange w:id="314" w:author="Sam Lo" w:date="2017-01-26T15:23:00Z">
            <w:rPr>
              <w:rFonts w:ascii="Arial" w:hAnsi="Arial" w:cs="Arial"/>
              <w:color w:val="000000"/>
            </w:rPr>
          </w:rPrChange>
        </w:rPr>
        <w:t xml:space="preserve">Natural events or man-made events can form dust, which is an aerosol harmful to human and climate. Dust mainly comes from deserts like Sahara desert but it can also come from man -made disasters or building </w:t>
      </w:r>
      <w:proofErr w:type="gramStart"/>
      <w:r w:rsidRPr="00A11D13">
        <w:rPr>
          <w:rFonts w:ascii="Arial" w:hAnsi="Arial" w:cs="Arial"/>
          <w:color w:val="000000" w:themeColor="text1"/>
          <w:rPrChange w:id="315" w:author="Sam Lo" w:date="2017-01-26T15:23:00Z">
            <w:rPr>
              <w:rFonts w:ascii="Arial" w:hAnsi="Arial" w:cs="Arial"/>
              <w:color w:val="000000"/>
            </w:rPr>
          </w:rPrChange>
        </w:rPr>
        <w:t>demolitions.[</w:t>
      </w:r>
      <w:proofErr w:type="gramEnd"/>
      <w:r w:rsidRPr="00A11D13">
        <w:rPr>
          <w:rFonts w:ascii="Arial" w:hAnsi="Arial" w:cs="Arial"/>
          <w:color w:val="000000" w:themeColor="text1"/>
          <w:rPrChange w:id="316" w:author="Sam Lo" w:date="2017-01-26T15:23:00Z">
            <w:rPr>
              <w:rFonts w:ascii="Arial" w:hAnsi="Arial" w:cs="Arial"/>
              <w:color w:val="000000"/>
            </w:rPr>
          </w:rPrChange>
        </w:rPr>
        <w:t xml:space="preserve">7] They can scatter </w:t>
      </w:r>
      <w:r w:rsidR="00E20275" w:rsidRPr="00A11D13">
        <w:rPr>
          <w:rFonts w:ascii="Arial" w:hAnsi="Arial" w:cs="Arial"/>
          <w:color w:val="000000" w:themeColor="text1"/>
          <w:rPrChange w:id="317" w:author="Sam Lo" w:date="2017-01-26T15:23:00Z">
            <w:rPr>
              <w:rFonts w:ascii="Arial" w:hAnsi="Arial" w:cs="Arial"/>
              <w:color w:val="000000"/>
            </w:rPr>
          </w:rPrChange>
        </w:rPr>
        <w:t xml:space="preserve">and absorb wavelengths within the visible range. The concentration of dust </w:t>
      </w:r>
      <w:r w:rsidRPr="00A11D13">
        <w:rPr>
          <w:rFonts w:ascii="Arial" w:hAnsi="Arial" w:cs="Arial"/>
          <w:color w:val="000000" w:themeColor="text1"/>
          <w:rPrChange w:id="318" w:author="Sam Lo" w:date="2017-01-26T15:23:00Z">
            <w:rPr>
              <w:rFonts w:ascii="Arial" w:hAnsi="Arial" w:cs="Arial"/>
              <w:color w:val="000000"/>
            </w:rPr>
          </w:rPrChange>
        </w:rPr>
        <w:t>can affect our visibility, and causing respiratory diseases such as asthma</w:t>
      </w:r>
      <w:r w:rsidR="00E20275" w:rsidRPr="00A11D13">
        <w:rPr>
          <w:rFonts w:ascii="Arial" w:hAnsi="Arial" w:cs="Arial"/>
          <w:color w:val="000000" w:themeColor="text1"/>
          <w:rPrChange w:id="319"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320" w:author="Sam Lo" w:date="2017-01-26T15:23:00Z">
            <w:rPr>
              <w:rFonts w:ascii="Arial" w:hAnsi="Arial" w:cs="Arial"/>
              <w:color w:val="000000"/>
            </w:rPr>
          </w:rPrChange>
        </w:rPr>
        <w:instrText xml:space="preserve"> ADDIN ZOTERO_ITEM CSL_CITATION {"citationID":"2jmluauusm","properties":{"formattedCitation":"[2]","plainCitation":"[2]"},"citationItems":[{"id":2690,"uris":["http://zotero.org/users/1792213/items/6GHQU86U"],"uri":["http://zotero.org/users/1792213/items/6GHQU86U"],"itemData":{"id":2690,"type":"book","title":"Coastal sensitivity to sea-level rise: a focus on the mid-Atlantic region","publisher":"Government Printing Office","volume":"4","source":"Google Scholar","URL":"https://books.google.com/books?hl=en&amp;lr=&amp;id=3ex349Qvie0C&amp;oi=fnd&amp;pg=PR9&amp;dq=%22public+debate,+policy,+and+operational+decisions.+These+reports+are+also+intended+to+help%22+%22CCSP%E2%80%99s+guiding+vision+is+to+provide+the+Nation+and+the+global+community+with+the%22+&amp;ots=vwyhm_O5EW&amp;sig=RBHimo-6kgQ3RyqwJ3a_ghD37hY","shortTitle":"Coastal sensitivity to sea-level rise","author":[{"family":"Titus","given":"James G."},{"family":"Anderson","given":"K. Eric"}],"issued":{"date-parts":[["2009"]]},"accessed":{"date-parts":[["2016",4,23]]}}}],"schema":"https://github.com/citation-style-language/schema/raw/master/csl-citation.json"} </w:instrText>
      </w:r>
      <w:r w:rsidR="00E20275" w:rsidRPr="00A11D13">
        <w:rPr>
          <w:rFonts w:ascii="Arial" w:hAnsi="Arial" w:cs="Arial"/>
          <w:color w:val="000000" w:themeColor="text1"/>
          <w:rPrChange w:id="321" w:author="Sam Lo" w:date="2017-01-26T15:23:00Z">
            <w:rPr>
              <w:rFonts w:ascii="Arial" w:hAnsi="Arial" w:cs="Arial"/>
              <w:color w:val="000000"/>
            </w:rPr>
          </w:rPrChange>
        </w:rPr>
        <w:fldChar w:fldCharType="separate"/>
      </w:r>
      <w:r w:rsidR="00EF22D3" w:rsidRPr="00A11D13">
        <w:rPr>
          <w:rFonts w:ascii="Arial" w:hAnsi="Arial" w:cs="Arial"/>
          <w:noProof/>
          <w:color w:val="000000" w:themeColor="text1"/>
          <w:rPrChange w:id="322" w:author="Sam Lo" w:date="2017-01-26T15:23:00Z">
            <w:rPr>
              <w:rFonts w:ascii="Arial" w:hAnsi="Arial" w:cs="Arial"/>
              <w:noProof/>
              <w:color w:val="000000"/>
            </w:rPr>
          </w:rPrChange>
        </w:rPr>
        <w:t>[2]</w:t>
      </w:r>
      <w:r w:rsidR="00E20275" w:rsidRPr="00A11D13">
        <w:rPr>
          <w:rFonts w:ascii="Arial" w:hAnsi="Arial" w:cs="Arial"/>
          <w:color w:val="000000" w:themeColor="text1"/>
          <w:rPrChange w:id="323" w:author="Sam Lo" w:date="2017-01-26T15:23:00Z">
            <w:rPr>
              <w:rFonts w:ascii="Arial" w:hAnsi="Arial" w:cs="Arial"/>
              <w:color w:val="000000"/>
            </w:rPr>
          </w:rPrChange>
        </w:rPr>
        <w:fldChar w:fldCharType="end"/>
      </w:r>
      <w:r w:rsidR="00E20275" w:rsidRPr="00A11D13">
        <w:rPr>
          <w:rFonts w:ascii="Arial" w:hAnsi="Arial" w:cs="Arial"/>
          <w:color w:val="000000" w:themeColor="text1"/>
          <w:rPrChange w:id="324" w:author="Sam Lo" w:date="2017-01-26T15:23:00Z">
            <w:rPr>
              <w:rFonts w:ascii="Arial" w:hAnsi="Arial" w:cs="Arial"/>
              <w:color w:val="000000"/>
            </w:rPr>
          </w:rPrChange>
        </w:rPr>
        <w:fldChar w:fldCharType="begin"/>
      </w:r>
      <w:r w:rsidR="00E20275" w:rsidRPr="00A11D13">
        <w:rPr>
          <w:rFonts w:ascii="Arial" w:hAnsi="Arial" w:cs="Arial"/>
          <w:color w:val="000000" w:themeColor="text1"/>
          <w:rPrChange w:id="325" w:author="Sam Lo" w:date="2017-01-26T15:23:00Z">
            <w:rPr>
              <w:rFonts w:ascii="Arial" w:hAnsi="Arial" w:cs="Arial"/>
              <w:color w:val="000000"/>
            </w:rPr>
          </w:rPrChange>
        </w:rPr>
        <w:instrText xml:space="preserve"> PRINTDATE  \* MERGEFORMAT </w:instrText>
      </w:r>
      <w:r w:rsidR="00E20275" w:rsidRPr="00A11D13">
        <w:rPr>
          <w:rFonts w:ascii="Arial" w:hAnsi="Arial" w:cs="Arial"/>
          <w:color w:val="000000" w:themeColor="text1"/>
          <w:rPrChange w:id="326" w:author="Sam Lo" w:date="2017-01-26T15:23:00Z">
            <w:rPr>
              <w:rFonts w:ascii="Arial" w:hAnsi="Arial" w:cs="Arial"/>
              <w:color w:val="000000"/>
            </w:rPr>
          </w:rPrChange>
        </w:rPr>
        <w:fldChar w:fldCharType="end"/>
      </w:r>
      <w:r w:rsidRPr="00A11D13">
        <w:rPr>
          <w:rFonts w:ascii="Arial" w:hAnsi="Arial" w:cs="Arial"/>
          <w:color w:val="000000" w:themeColor="text1"/>
          <w:rPrChange w:id="327" w:author="Sam Lo" w:date="2017-01-26T15:23:00Z">
            <w:rPr>
              <w:rFonts w:ascii="Arial" w:hAnsi="Arial" w:cs="Arial"/>
              <w:color w:val="000000"/>
            </w:rPr>
          </w:rPrChange>
        </w:rPr>
        <w:t xml:space="preserve">. Coarse dust particles and fine dust particles are two categories of dust particles, and they are depending on its sizes. Coarse dust particles have sizes from 2.5µm to 10µm, and fine dust particles have sizes with less than 2.5µm. </w:t>
      </w:r>
      <w:r w:rsidR="00E20275" w:rsidRPr="00A11D13">
        <w:rPr>
          <w:rFonts w:ascii="Arial" w:hAnsi="Arial" w:cs="Arial"/>
          <w:color w:val="000000" w:themeColor="text1"/>
          <w:rPrChange w:id="328"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329" w:author="Sam Lo" w:date="2017-01-26T15:23:00Z">
            <w:rPr>
              <w:rFonts w:ascii="Arial" w:hAnsi="Arial" w:cs="Arial"/>
              <w:color w:val="000000"/>
            </w:rPr>
          </w:rPrChange>
        </w:rPr>
        <w:instrText xml:space="preserve"> ADDIN ZOTERO_ITEM CSL_CITATION {"citationID":"2g8r41q0m3","properties":{"formattedCitation":"[9]","plainCitation":"[9]"},"citationItems":[{"id":3639,"uris":["http://zotero.org/users/1792213/items/Z9MQD5W4"],"uri":["http://zotero.org/users/1792213/items/Z9MQD5W4"],"itemData":{"id":3639,"type":"article-journal","title":"Theoretical investigation on the role of mineral dust aerosol in atmospheric reaction: A case of the heterogeneous reaction of formaldehyde with NO2 onto SiO2 dust surface","container-title":"Atmospheric Environment","page":"207-214","volume":"103","source":"CrossRef","DOI":"10.1016/j.atmosenv.2014.12.044","ISSN":"13522310","shortTitle":"Theoretical investigation on the role of mineral dust aerosol in atmospheric reaction","language":"en","author":[{"family":"Ji","given":"Yuemeng"},{"family":"Wang","given":"Honghong"},{"family":"Li","given":"Guiying"},{"family":"An","given":"Taicheng"}],"issued":{"date-parts":[["2015",2]]}}}],"schema":"https://github.com/citation-style-language/schema/raw/master/csl-citation.json"} </w:instrText>
      </w:r>
      <w:r w:rsidR="00E20275" w:rsidRPr="00A11D13">
        <w:rPr>
          <w:rFonts w:ascii="Arial" w:hAnsi="Arial" w:cs="Arial"/>
          <w:color w:val="000000" w:themeColor="text1"/>
          <w:rPrChange w:id="330"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331" w:author="Sam Lo" w:date="2017-01-26T15:23:00Z">
            <w:rPr>
              <w:rFonts w:ascii="Arial" w:hAnsi="Arial" w:cs="Arial"/>
              <w:noProof/>
              <w:color w:val="000000"/>
            </w:rPr>
          </w:rPrChange>
        </w:rPr>
        <w:t>[9]</w:t>
      </w:r>
      <w:r w:rsidR="00E20275" w:rsidRPr="00A11D13">
        <w:rPr>
          <w:rFonts w:ascii="Arial" w:hAnsi="Arial" w:cs="Arial"/>
          <w:color w:val="000000" w:themeColor="text1"/>
          <w:rPrChange w:id="332" w:author="Sam Lo" w:date="2017-01-26T15:23:00Z">
            <w:rPr>
              <w:rFonts w:ascii="Arial" w:hAnsi="Arial" w:cs="Arial"/>
              <w:color w:val="000000"/>
            </w:rPr>
          </w:rPrChange>
        </w:rPr>
        <w:fldChar w:fldCharType="end"/>
      </w:r>
      <w:r w:rsidR="00253355" w:rsidRPr="00A11D13">
        <w:rPr>
          <w:rFonts w:ascii="Arial" w:hAnsi="Arial" w:cs="Arial"/>
          <w:color w:val="000000" w:themeColor="text1"/>
          <w:rPrChange w:id="333" w:author="Sam Lo" w:date="2017-01-26T15:23:00Z">
            <w:rPr>
              <w:rFonts w:ascii="Arial" w:hAnsi="Arial" w:cs="Arial"/>
              <w:color w:val="000000"/>
            </w:rPr>
          </w:rPrChange>
        </w:rPr>
        <w:t xml:space="preserve">. </w:t>
      </w:r>
    </w:p>
    <w:p w14:paraId="3ED4C412" w14:textId="77777777" w:rsidR="00950573" w:rsidRPr="00A11D13" w:rsidRDefault="00950573" w:rsidP="00EB3A5B">
      <w:pPr>
        <w:ind w:left="-360"/>
        <w:jc w:val="both"/>
        <w:rPr>
          <w:rFonts w:ascii="Arial" w:hAnsi="Arial" w:cs="Arial"/>
          <w:noProof/>
          <w:color w:val="000000" w:themeColor="text1"/>
          <w:lang w:val="en-US"/>
          <w:rPrChange w:id="334" w:author="Sam Lo" w:date="2017-01-26T15:23:00Z">
            <w:rPr>
              <w:rFonts w:ascii="Arial" w:hAnsi="Arial" w:cs="Arial"/>
              <w:noProof/>
              <w:color w:val="000000"/>
              <w:lang w:val="en-US"/>
            </w:rPr>
          </w:rPrChange>
        </w:rPr>
      </w:pPr>
    </w:p>
    <w:p w14:paraId="0C88C08F" w14:textId="77777777" w:rsidR="00D57C78" w:rsidRPr="00A11D13" w:rsidRDefault="00D57C78" w:rsidP="00D57C78">
      <w:pPr>
        <w:keepNext/>
        <w:ind w:left="-360"/>
        <w:jc w:val="both"/>
        <w:rPr>
          <w:color w:val="000000" w:themeColor="text1"/>
          <w:rPrChange w:id="335" w:author="Sam Lo" w:date="2017-01-26T15:23:00Z">
            <w:rPr/>
          </w:rPrChange>
        </w:rPr>
      </w:pPr>
      <w:r w:rsidRPr="00A11D13">
        <w:rPr>
          <w:rFonts w:ascii="Arial" w:eastAsia="Times New Roman" w:hAnsi="Arial" w:cs="Arial"/>
          <w:b/>
          <w:bCs/>
          <w:noProof/>
          <w:color w:val="000000" w:themeColor="text1"/>
          <w:lang w:eastAsia="zh-CN" w:bidi="he-IL"/>
          <w:rPrChange w:id="336" w:author="Sam Lo" w:date="2017-01-26T15:23:00Z">
            <w:rPr>
              <w:rFonts w:ascii="Arial" w:eastAsia="Times New Roman" w:hAnsi="Arial" w:cs="Arial"/>
              <w:b/>
              <w:bCs/>
              <w:noProof/>
              <w:color w:val="000000"/>
              <w:lang w:eastAsia="zh-CN" w:bidi="he-IL"/>
            </w:rPr>
          </w:rPrChange>
        </w:rPr>
        <w:drawing>
          <wp:inline distT="0" distB="0" distL="0" distR="0" wp14:anchorId="07FF901E" wp14:editId="7BE925AB">
            <wp:extent cx="5255895" cy="3782549"/>
            <wp:effectExtent l="0" t="0" r="1905" b="2540"/>
            <wp:docPr id="21" name="Picture 21" descr="https://lh6.googleusercontent.com/Jqbu2ln9gWmu1q558VB69yebKpg9WnNAiDquvlNer29HOB9ZVHyG-las8nhEw0Igz_QRIFaEVamrSEwLD-zvuAkcGtLLnzaiSTFrnwqw7eSHYApkVJsUkd_inqhatLdsevebt5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qbu2ln9gWmu1q558VB69yebKpg9WnNAiDquvlNer29HOB9ZVHyG-las8nhEw0Igz_QRIFaEVamrSEwLD-zvuAkcGtLLnzaiSTFrnwqw7eSHYApkVJsUkd_inqhatLdsevebt5xR"/>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56740" cy="3783157"/>
                    </a:xfrm>
                    <a:prstGeom prst="rect">
                      <a:avLst/>
                    </a:prstGeom>
                    <a:noFill/>
                    <a:ln>
                      <a:noFill/>
                    </a:ln>
                  </pic:spPr>
                </pic:pic>
              </a:graphicData>
            </a:graphic>
          </wp:inline>
        </w:drawing>
      </w:r>
    </w:p>
    <w:p w14:paraId="4ABD1303" w14:textId="45119177" w:rsidR="00D57C78" w:rsidRPr="00A11D13" w:rsidRDefault="00D57C78" w:rsidP="00D57C78">
      <w:pPr>
        <w:pStyle w:val="Caption"/>
        <w:rPr>
          <w:rFonts w:ascii="Arial" w:hAnsi="Arial" w:cs="Arial"/>
          <w:noProof/>
          <w:color w:val="000000" w:themeColor="text1"/>
          <w:sz w:val="24"/>
          <w:lang w:val="en-US"/>
          <w:rPrChange w:id="337" w:author="Sam Lo" w:date="2017-01-26T15:23:00Z">
            <w:rPr>
              <w:rFonts w:ascii="Arial" w:hAnsi="Arial" w:cs="Arial"/>
              <w:noProof/>
              <w:color w:val="auto"/>
              <w:sz w:val="24"/>
              <w:lang w:val="en-US"/>
            </w:rPr>
          </w:rPrChange>
        </w:rPr>
      </w:pPr>
      <w:r w:rsidRPr="00A11D13">
        <w:rPr>
          <w:color w:val="000000" w:themeColor="text1"/>
          <w:sz w:val="24"/>
          <w:rPrChange w:id="338" w:author="Sam Lo" w:date="2017-01-26T15:23:00Z">
            <w:rPr>
              <w:color w:val="auto"/>
              <w:sz w:val="24"/>
            </w:rPr>
          </w:rPrChange>
        </w:rPr>
        <w:t xml:space="preserve">Figure </w:t>
      </w:r>
      <w:r w:rsidRPr="00A11D13">
        <w:rPr>
          <w:color w:val="000000" w:themeColor="text1"/>
          <w:sz w:val="24"/>
          <w:rPrChange w:id="339" w:author="Sam Lo" w:date="2017-01-26T15:23:00Z">
            <w:rPr>
              <w:color w:val="auto"/>
              <w:sz w:val="24"/>
            </w:rPr>
          </w:rPrChange>
        </w:rPr>
        <w:fldChar w:fldCharType="begin"/>
      </w:r>
      <w:r w:rsidRPr="00A11D13">
        <w:rPr>
          <w:color w:val="000000" w:themeColor="text1"/>
          <w:sz w:val="24"/>
          <w:rPrChange w:id="340" w:author="Sam Lo" w:date="2017-01-26T15:23:00Z">
            <w:rPr>
              <w:color w:val="auto"/>
              <w:sz w:val="24"/>
            </w:rPr>
          </w:rPrChange>
        </w:rPr>
        <w:instrText xml:space="preserve"> SEQ Figure \* ARABIC </w:instrText>
      </w:r>
      <w:r w:rsidRPr="00A11D13">
        <w:rPr>
          <w:color w:val="000000" w:themeColor="text1"/>
          <w:sz w:val="24"/>
          <w:rPrChange w:id="341" w:author="Sam Lo" w:date="2017-01-26T15:23:00Z">
            <w:rPr>
              <w:color w:val="auto"/>
              <w:sz w:val="24"/>
            </w:rPr>
          </w:rPrChange>
        </w:rPr>
        <w:fldChar w:fldCharType="separate"/>
      </w:r>
      <w:r w:rsidR="00253355" w:rsidRPr="00A11D13">
        <w:rPr>
          <w:noProof/>
          <w:color w:val="000000" w:themeColor="text1"/>
          <w:sz w:val="24"/>
          <w:rPrChange w:id="342" w:author="Sam Lo" w:date="2017-01-26T15:23:00Z">
            <w:rPr>
              <w:noProof/>
              <w:color w:val="auto"/>
              <w:sz w:val="24"/>
            </w:rPr>
          </w:rPrChange>
        </w:rPr>
        <w:t>5</w:t>
      </w:r>
      <w:r w:rsidRPr="00A11D13">
        <w:rPr>
          <w:color w:val="000000" w:themeColor="text1"/>
          <w:sz w:val="24"/>
          <w:rPrChange w:id="343" w:author="Sam Lo" w:date="2017-01-26T15:23:00Z">
            <w:rPr>
              <w:color w:val="auto"/>
              <w:sz w:val="24"/>
            </w:rPr>
          </w:rPrChange>
        </w:rPr>
        <w:fldChar w:fldCharType="end"/>
      </w:r>
      <w:r w:rsidRPr="00A11D13">
        <w:rPr>
          <w:color w:val="000000" w:themeColor="text1"/>
          <w:sz w:val="24"/>
          <w:rPrChange w:id="344" w:author="Sam Lo" w:date="2017-01-26T15:23:00Z">
            <w:rPr>
              <w:color w:val="auto"/>
              <w:sz w:val="24"/>
            </w:rPr>
          </w:rPrChange>
        </w:rPr>
        <w:t xml:space="preserve"> – Interactions between dust and the atmosphere </w:t>
      </w:r>
      <w:r w:rsidR="00E20275" w:rsidRPr="00A11D13">
        <w:rPr>
          <w:color w:val="000000" w:themeColor="text1"/>
          <w:sz w:val="24"/>
          <w:rPrChange w:id="345" w:author="Sam Lo" w:date="2017-01-26T15:23:00Z">
            <w:rPr>
              <w:color w:val="auto"/>
              <w:sz w:val="24"/>
            </w:rPr>
          </w:rPrChange>
        </w:rPr>
        <w:fldChar w:fldCharType="begin"/>
      </w:r>
      <w:r w:rsidR="00280F39" w:rsidRPr="00A11D13">
        <w:rPr>
          <w:color w:val="000000" w:themeColor="text1"/>
          <w:sz w:val="24"/>
          <w:rPrChange w:id="346" w:author="Sam Lo" w:date="2017-01-26T15:23:00Z">
            <w:rPr>
              <w:color w:val="auto"/>
              <w:sz w:val="24"/>
            </w:rPr>
          </w:rPrChange>
        </w:rPr>
        <w:instrText xml:space="preserve"> ADDIN ZOTERO_ITEM CSL_CITATION {"citationID":"2900dk1k6m","properties":{"formattedCitation":"[10]","plainCitation":"[10]"},"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instrText>
      </w:r>
      <w:r w:rsidR="00E20275" w:rsidRPr="00A11D13">
        <w:rPr>
          <w:color w:val="000000" w:themeColor="text1"/>
          <w:sz w:val="24"/>
          <w:rPrChange w:id="347" w:author="Sam Lo" w:date="2017-01-26T15:23:00Z">
            <w:rPr>
              <w:color w:val="auto"/>
              <w:sz w:val="24"/>
            </w:rPr>
          </w:rPrChange>
        </w:rPr>
        <w:fldChar w:fldCharType="separate"/>
      </w:r>
      <w:r w:rsidR="00280F39" w:rsidRPr="00A11D13">
        <w:rPr>
          <w:noProof/>
          <w:color w:val="000000" w:themeColor="text1"/>
          <w:sz w:val="24"/>
          <w:rPrChange w:id="348" w:author="Sam Lo" w:date="2017-01-26T15:23:00Z">
            <w:rPr>
              <w:noProof/>
              <w:color w:val="auto"/>
              <w:sz w:val="24"/>
            </w:rPr>
          </w:rPrChange>
        </w:rPr>
        <w:t>[10]</w:t>
      </w:r>
      <w:r w:rsidR="00E20275" w:rsidRPr="00A11D13">
        <w:rPr>
          <w:color w:val="000000" w:themeColor="text1"/>
          <w:sz w:val="24"/>
          <w:rPrChange w:id="349" w:author="Sam Lo" w:date="2017-01-26T15:23:00Z">
            <w:rPr>
              <w:color w:val="auto"/>
              <w:sz w:val="24"/>
            </w:rPr>
          </w:rPrChange>
        </w:rPr>
        <w:fldChar w:fldCharType="end"/>
      </w:r>
    </w:p>
    <w:p w14:paraId="2126D744" w14:textId="77777777" w:rsidR="00D57C78" w:rsidRPr="00A11D13" w:rsidRDefault="00D57C78" w:rsidP="00EB3A5B">
      <w:pPr>
        <w:ind w:left="-360"/>
        <w:jc w:val="both"/>
        <w:rPr>
          <w:rFonts w:ascii="Arial" w:hAnsi="Arial" w:cs="Arial"/>
          <w:noProof/>
          <w:color w:val="000000" w:themeColor="text1"/>
          <w:lang w:val="en-US"/>
          <w:rPrChange w:id="350" w:author="Sam Lo" w:date="2017-01-26T15:23:00Z">
            <w:rPr>
              <w:rFonts w:ascii="Arial" w:hAnsi="Arial" w:cs="Arial"/>
              <w:noProof/>
              <w:color w:val="000000"/>
              <w:lang w:val="en-US"/>
            </w:rPr>
          </w:rPrChange>
        </w:rPr>
      </w:pPr>
    </w:p>
    <w:p w14:paraId="5C8459D8" w14:textId="07E601D9" w:rsidR="00253355" w:rsidRPr="00A11D13" w:rsidRDefault="00D57C78" w:rsidP="00E20275">
      <w:pPr>
        <w:ind w:left="-360"/>
        <w:jc w:val="both"/>
        <w:rPr>
          <w:rFonts w:ascii="Arial" w:hAnsi="Arial" w:cs="Arial"/>
          <w:color w:val="000000" w:themeColor="text1"/>
          <w:rPrChange w:id="351" w:author="Sam Lo" w:date="2017-01-26T15:23:00Z">
            <w:rPr>
              <w:rFonts w:ascii="Arial" w:hAnsi="Arial" w:cs="Arial"/>
              <w:color w:val="000000"/>
            </w:rPr>
          </w:rPrChange>
        </w:rPr>
      </w:pPr>
      <w:r w:rsidRPr="00A11D13">
        <w:rPr>
          <w:rFonts w:ascii="Arial" w:hAnsi="Arial" w:cs="Arial"/>
          <w:color w:val="000000" w:themeColor="text1"/>
          <w:rPrChange w:id="352" w:author="Sam Lo" w:date="2017-01-26T15:23:00Z">
            <w:rPr>
              <w:rFonts w:ascii="Arial" w:hAnsi="Arial" w:cs="Arial"/>
              <w:color w:val="000000"/>
            </w:rPr>
          </w:rPrChange>
        </w:rPr>
        <w:t>They also can cause modifications on other atmospheric gases and pollutants such as nitrogen dioxide, hydrogen, and ozone. Water vapo</w:t>
      </w:r>
      <w:ins w:id="353" w:author="Cathryn Mitchell" w:date="2017-01-26T09:44:00Z">
        <w:r w:rsidR="00D33413" w:rsidRPr="00A11D13">
          <w:rPr>
            <w:rFonts w:ascii="Arial" w:hAnsi="Arial" w:cs="Arial"/>
            <w:color w:val="000000" w:themeColor="text1"/>
            <w:rPrChange w:id="354" w:author="Sam Lo" w:date="2017-01-26T15:23:00Z">
              <w:rPr>
                <w:rFonts w:ascii="Arial" w:hAnsi="Arial" w:cs="Arial"/>
                <w:color w:val="000000"/>
              </w:rPr>
            </w:rPrChange>
          </w:rPr>
          <w:t>u</w:t>
        </w:r>
      </w:ins>
      <w:r w:rsidRPr="00A11D13">
        <w:rPr>
          <w:rFonts w:ascii="Arial" w:hAnsi="Arial" w:cs="Arial"/>
          <w:color w:val="000000" w:themeColor="text1"/>
          <w:rPrChange w:id="355" w:author="Sam Lo" w:date="2017-01-26T15:23:00Z">
            <w:rPr>
              <w:rFonts w:ascii="Arial" w:hAnsi="Arial" w:cs="Arial"/>
              <w:color w:val="000000"/>
            </w:rPr>
          </w:rPrChange>
        </w:rPr>
        <w:t xml:space="preserve">r molecules, and hydrogen ions attach at the peripheral round of the dust particle surface. Heterogeneous reaction is the name of the modification process. </w:t>
      </w:r>
      <w:r w:rsidR="00E20275" w:rsidRPr="00A11D13">
        <w:rPr>
          <w:rFonts w:ascii="Arial" w:hAnsi="Arial" w:cs="Arial"/>
          <w:color w:val="000000" w:themeColor="text1"/>
          <w:rPrChange w:id="356"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357" w:author="Sam Lo" w:date="2017-01-26T15:23:00Z">
            <w:rPr>
              <w:rFonts w:ascii="Arial" w:hAnsi="Arial" w:cs="Arial"/>
              <w:color w:val="000000"/>
            </w:rPr>
          </w:rPrChange>
        </w:rPr>
        <w:instrText xml:space="preserve"> ADDIN ZOTERO_ITEM CSL_CITATION {"citationID":"2h8kgfhv12","properties":{"formattedCitation":"[9]","plainCitation":"[9]"},"citationItems":[{"id":3639,"uris":["http://zotero.org/users/1792213/items/Z9MQD5W4"],"uri":["http://zotero.org/users/1792213/items/Z9MQD5W4"],"itemData":{"id":3639,"type":"article-journal","title":"Theoretical investigation on the role of mineral dust aerosol in atmospheric reaction: A case of the heterogeneous reaction of formaldehyde with NO2 onto SiO2 dust surface","container-title":"Atmospheric Environment","page":"207-214","volume":"103","source":"CrossRef","DOI":"10.1016/j.atmosenv.2014.12.044","ISSN":"13522310","shortTitle":"Theoretical investigation on the role of mineral dust aerosol in atmospheric reaction","language":"en","author":[{"family":"Ji","given":"Yuemeng"},{"family":"Wang","given":"Honghong"},{"family":"Li","given":"Guiying"},{"family":"An","given":"Taicheng"}],"issued":{"date-parts":[["2015",2]]}}}],"schema":"https://github.com/citation-style-language/schema/raw/master/csl-citation.json"} </w:instrText>
      </w:r>
      <w:r w:rsidR="00E20275" w:rsidRPr="00A11D13">
        <w:rPr>
          <w:rFonts w:ascii="Arial" w:hAnsi="Arial" w:cs="Arial"/>
          <w:color w:val="000000" w:themeColor="text1"/>
          <w:rPrChange w:id="358"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359" w:author="Sam Lo" w:date="2017-01-26T15:23:00Z">
            <w:rPr>
              <w:rFonts w:ascii="Arial" w:hAnsi="Arial" w:cs="Arial"/>
              <w:noProof/>
              <w:color w:val="000000"/>
            </w:rPr>
          </w:rPrChange>
        </w:rPr>
        <w:t>[9]</w:t>
      </w:r>
      <w:r w:rsidR="00E20275" w:rsidRPr="00A11D13">
        <w:rPr>
          <w:rFonts w:ascii="Arial" w:hAnsi="Arial" w:cs="Arial"/>
          <w:color w:val="000000" w:themeColor="text1"/>
          <w:rPrChange w:id="360" w:author="Sam Lo" w:date="2017-01-26T15:23:00Z">
            <w:rPr>
              <w:rFonts w:ascii="Arial" w:hAnsi="Arial" w:cs="Arial"/>
              <w:color w:val="000000"/>
            </w:rPr>
          </w:rPrChange>
        </w:rPr>
        <w:fldChar w:fldCharType="end"/>
      </w:r>
      <w:r w:rsidR="00253355" w:rsidRPr="00A11D13">
        <w:rPr>
          <w:rFonts w:ascii="Arial" w:hAnsi="Arial" w:cs="Arial"/>
          <w:color w:val="000000" w:themeColor="text1"/>
          <w:rPrChange w:id="361" w:author="Sam Lo" w:date="2017-01-26T15:23:00Z">
            <w:rPr>
              <w:rFonts w:ascii="Arial" w:hAnsi="Arial" w:cs="Arial"/>
              <w:color w:val="000000"/>
            </w:rPr>
          </w:rPrChange>
        </w:rPr>
        <w:t xml:space="preserve"> Figure 5 shows that the dust can travel with wind current and react with water vapour to form aerosols. </w:t>
      </w:r>
    </w:p>
    <w:p w14:paraId="27750AB3" w14:textId="77777777" w:rsidR="00253355" w:rsidRPr="00A11D13" w:rsidRDefault="00253355" w:rsidP="00253355">
      <w:pPr>
        <w:keepNext/>
        <w:ind w:left="-360"/>
        <w:jc w:val="both"/>
        <w:rPr>
          <w:color w:val="000000" w:themeColor="text1"/>
          <w:rPrChange w:id="362" w:author="Sam Lo" w:date="2017-01-26T15:23:00Z">
            <w:rPr/>
          </w:rPrChange>
        </w:rPr>
      </w:pPr>
      <w:r w:rsidRPr="00A11D13">
        <w:rPr>
          <w:rFonts w:eastAsia="Times New Roman" w:cs="Times New Roman"/>
          <w:noProof/>
          <w:color w:val="000000" w:themeColor="text1"/>
          <w:lang w:eastAsia="zh-CN" w:bidi="he-IL"/>
          <w:rPrChange w:id="363" w:author="Sam Lo" w:date="2017-01-26T15:23:00Z">
            <w:rPr>
              <w:rFonts w:eastAsia="Times New Roman" w:cs="Times New Roman"/>
              <w:noProof/>
              <w:lang w:eastAsia="zh-CN" w:bidi="he-IL"/>
            </w:rPr>
          </w:rPrChange>
        </w:rPr>
        <w:drawing>
          <wp:inline distT="0" distB="0" distL="0" distR="0" wp14:anchorId="0EDD3962" wp14:editId="5B1865C4">
            <wp:extent cx="3070225" cy="3112135"/>
            <wp:effectExtent l="0" t="0" r="3175" b="12065"/>
            <wp:docPr id="25" name="Picture 25" descr="ttp://ars.els-cdn.com/content/image/1-s2.0-S1352231014009923-f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tp://ars.els-cdn.com/content/image/1-s2.0-S1352231014009923-fx1.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70225" cy="3112135"/>
                    </a:xfrm>
                    <a:prstGeom prst="rect">
                      <a:avLst/>
                    </a:prstGeom>
                    <a:noFill/>
                    <a:ln>
                      <a:noFill/>
                    </a:ln>
                  </pic:spPr>
                </pic:pic>
              </a:graphicData>
            </a:graphic>
          </wp:inline>
        </w:drawing>
      </w:r>
    </w:p>
    <w:p w14:paraId="50282A00" w14:textId="4984DB6A" w:rsidR="00253355" w:rsidRPr="00A11D13" w:rsidRDefault="00253355" w:rsidP="00253355">
      <w:pPr>
        <w:pStyle w:val="Caption"/>
        <w:rPr>
          <w:color w:val="000000" w:themeColor="text1"/>
          <w:sz w:val="20"/>
          <w:rPrChange w:id="364" w:author="Sam Lo" w:date="2017-01-26T15:23:00Z">
            <w:rPr>
              <w:color w:val="auto"/>
              <w:sz w:val="20"/>
            </w:rPr>
          </w:rPrChange>
        </w:rPr>
      </w:pPr>
      <w:r w:rsidRPr="00A11D13">
        <w:rPr>
          <w:color w:val="000000" w:themeColor="text1"/>
          <w:sz w:val="20"/>
          <w:rPrChange w:id="365" w:author="Sam Lo" w:date="2017-01-26T15:23:00Z">
            <w:rPr>
              <w:color w:val="auto"/>
              <w:sz w:val="20"/>
            </w:rPr>
          </w:rPrChange>
        </w:rPr>
        <w:t xml:space="preserve">Figure </w:t>
      </w:r>
      <w:r w:rsidRPr="00A11D13">
        <w:rPr>
          <w:color w:val="000000" w:themeColor="text1"/>
          <w:sz w:val="20"/>
          <w:rPrChange w:id="366" w:author="Sam Lo" w:date="2017-01-26T15:23:00Z">
            <w:rPr>
              <w:color w:val="auto"/>
              <w:sz w:val="20"/>
            </w:rPr>
          </w:rPrChange>
        </w:rPr>
        <w:fldChar w:fldCharType="begin"/>
      </w:r>
      <w:r w:rsidRPr="00A11D13">
        <w:rPr>
          <w:color w:val="000000" w:themeColor="text1"/>
          <w:sz w:val="20"/>
          <w:rPrChange w:id="367" w:author="Sam Lo" w:date="2017-01-26T15:23:00Z">
            <w:rPr>
              <w:color w:val="auto"/>
              <w:sz w:val="20"/>
            </w:rPr>
          </w:rPrChange>
        </w:rPr>
        <w:instrText xml:space="preserve"> SEQ Figure \* ARABIC </w:instrText>
      </w:r>
      <w:r w:rsidRPr="00A11D13">
        <w:rPr>
          <w:color w:val="000000" w:themeColor="text1"/>
          <w:sz w:val="20"/>
          <w:rPrChange w:id="368" w:author="Sam Lo" w:date="2017-01-26T15:23:00Z">
            <w:rPr>
              <w:color w:val="auto"/>
              <w:sz w:val="20"/>
            </w:rPr>
          </w:rPrChange>
        </w:rPr>
        <w:fldChar w:fldCharType="separate"/>
      </w:r>
      <w:r w:rsidRPr="00A11D13">
        <w:rPr>
          <w:noProof/>
          <w:color w:val="000000" w:themeColor="text1"/>
          <w:sz w:val="20"/>
          <w:rPrChange w:id="369" w:author="Sam Lo" w:date="2017-01-26T15:23:00Z">
            <w:rPr>
              <w:noProof/>
              <w:color w:val="auto"/>
              <w:sz w:val="20"/>
            </w:rPr>
          </w:rPrChange>
        </w:rPr>
        <w:t>6</w:t>
      </w:r>
      <w:r w:rsidRPr="00A11D13">
        <w:rPr>
          <w:color w:val="000000" w:themeColor="text1"/>
          <w:sz w:val="20"/>
          <w:rPrChange w:id="370" w:author="Sam Lo" w:date="2017-01-26T15:23:00Z">
            <w:rPr>
              <w:color w:val="auto"/>
              <w:sz w:val="20"/>
            </w:rPr>
          </w:rPrChange>
        </w:rPr>
        <w:fldChar w:fldCharType="end"/>
      </w:r>
      <w:r w:rsidRPr="00A11D13">
        <w:rPr>
          <w:color w:val="000000" w:themeColor="text1"/>
          <w:sz w:val="20"/>
          <w:rPrChange w:id="371" w:author="Sam Lo" w:date="2017-01-26T15:23:00Z">
            <w:rPr>
              <w:color w:val="auto"/>
              <w:sz w:val="20"/>
            </w:rPr>
          </w:rPrChange>
        </w:rPr>
        <w:t xml:space="preserve"> – Heterogeneous chemical reaction of dust with nitrogen dioxide </w:t>
      </w:r>
      <w:r w:rsidRPr="00A11D13">
        <w:rPr>
          <w:color w:val="000000" w:themeColor="text1"/>
          <w:sz w:val="20"/>
          <w:rPrChange w:id="372" w:author="Sam Lo" w:date="2017-01-26T15:23:00Z">
            <w:rPr>
              <w:color w:val="auto"/>
              <w:sz w:val="20"/>
            </w:rPr>
          </w:rPrChange>
        </w:rPr>
        <w:fldChar w:fldCharType="begin"/>
      </w:r>
      <w:r w:rsidRPr="00A11D13">
        <w:rPr>
          <w:color w:val="000000" w:themeColor="text1"/>
          <w:sz w:val="20"/>
          <w:rPrChange w:id="373" w:author="Sam Lo" w:date="2017-01-26T15:23:00Z">
            <w:rPr>
              <w:color w:val="auto"/>
              <w:sz w:val="20"/>
            </w:rPr>
          </w:rPrChange>
        </w:rPr>
        <w:instrText xml:space="preserve"> ADDIN ZOTERO_ITEM CSL_CITATION {"citationID":"27sjutf0a3","properties":{"formattedCitation":"[10]","plainCitation":"[10]"},"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instrText>
      </w:r>
      <w:r w:rsidRPr="00A11D13">
        <w:rPr>
          <w:color w:val="000000" w:themeColor="text1"/>
          <w:sz w:val="20"/>
          <w:rPrChange w:id="374" w:author="Sam Lo" w:date="2017-01-26T15:23:00Z">
            <w:rPr>
              <w:color w:val="auto"/>
              <w:sz w:val="20"/>
            </w:rPr>
          </w:rPrChange>
        </w:rPr>
        <w:fldChar w:fldCharType="separate"/>
      </w:r>
      <w:r w:rsidRPr="00A11D13">
        <w:rPr>
          <w:noProof/>
          <w:color w:val="000000" w:themeColor="text1"/>
          <w:sz w:val="20"/>
          <w:rPrChange w:id="375" w:author="Sam Lo" w:date="2017-01-26T15:23:00Z">
            <w:rPr>
              <w:noProof/>
              <w:color w:val="auto"/>
              <w:sz w:val="20"/>
            </w:rPr>
          </w:rPrChange>
        </w:rPr>
        <w:t>[10]</w:t>
      </w:r>
      <w:r w:rsidRPr="00A11D13">
        <w:rPr>
          <w:color w:val="000000" w:themeColor="text1"/>
          <w:sz w:val="20"/>
          <w:rPrChange w:id="376" w:author="Sam Lo" w:date="2017-01-26T15:23:00Z">
            <w:rPr>
              <w:color w:val="auto"/>
              <w:sz w:val="20"/>
            </w:rPr>
          </w:rPrChange>
        </w:rPr>
        <w:fldChar w:fldCharType="end"/>
      </w:r>
    </w:p>
    <w:p w14:paraId="5204E9AB" w14:textId="7B813902" w:rsidR="00253355" w:rsidRPr="00A11D13" w:rsidRDefault="00253355" w:rsidP="00E20275">
      <w:pPr>
        <w:ind w:left="-360"/>
        <w:jc w:val="both"/>
        <w:rPr>
          <w:rFonts w:ascii="Arial" w:hAnsi="Arial" w:cs="Arial"/>
          <w:color w:val="000000" w:themeColor="text1"/>
          <w:rPrChange w:id="377" w:author="Sam Lo" w:date="2017-01-26T15:23:00Z">
            <w:rPr>
              <w:rFonts w:ascii="Arial" w:hAnsi="Arial" w:cs="Arial"/>
              <w:color w:val="000000"/>
            </w:rPr>
          </w:rPrChange>
        </w:rPr>
      </w:pPr>
      <w:r w:rsidRPr="00A11D13">
        <w:rPr>
          <w:rFonts w:ascii="Arial" w:hAnsi="Arial" w:cs="Arial"/>
          <w:color w:val="000000" w:themeColor="text1"/>
          <w:rPrChange w:id="378" w:author="Sam Lo" w:date="2017-01-26T15:23:00Z">
            <w:rPr>
              <w:rFonts w:ascii="Arial" w:hAnsi="Arial" w:cs="Arial"/>
              <w:color w:val="000000"/>
            </w:rPr>
          </w:rPrChange>
        </w:rPr>
        <w:t xml:space="preserve"> </w:t>
      </w:r>
    </w:p>
    <w:p w14:paraId="0A4F5D10" w14:textId="77777777" w:rsidR="00253355" w:rsidRPr="00A11D13" w:rsidRDefault="00253355" w:rsidP="00E20275">
      <w:pPr>
        <w:ind w:left="-360"/>
        <w:jc w:val="both"/>
        <w:rPr>
          <w:rFonts w:ascii="Arial" w:hAnsi="Arial" w:cs="Arial"/>
          <w:color w:val="000000" w:themeColor="text1"/>
          <w:rPrChange w:id="379" w:author="Sam Lo" w:date="2017-01-26T15:23:00Z">
            <w:rPr>
              <w:rFonts w:ascii="Arial" w:hAnsi="Arial" w:cs="Arial"/>
              <w:color w:val="000000"/>
            </w:rPr>
          </w:rPrChange>
        </w:rPr>
      </w:pPr>
    </w:p>
    <w:p w14:paraId="63E95F4E" w14:textId="0AD8C6BC" w:rsidR="000948AD" w:rsidRPr="00A11D13" w:rsidRDefault="00253355" w:rsidP="00E20275">
      <w:pPr>
        <w:ind w:left="-360"/>
        <w:jc w:val="both"/>
        <w:rPr>
          <w:rFonts w:ascii="Times" w:hAnsi="Times" w:cs="Times New Roman"/>
          <w:color w:val="000000" w:themeColor="text1"/>
          <w:sz w:val="20"/>
          <w:szCs w:val="20"/>
          <w:rPrChange w:id="380" w:author="Sam Lo" w:date="2017-01-26T15:23:00Z">
            <w:rPr>
              <w:rFonts w:ascii="Times" w:hAnsi="Times" w:cs="Times New Roman"/>
              <w:sz w:val="20"/>
              <w:szCs w:val="20"/>
            </w:rPr>
          </w:rPrChange>
        </w:rPr>
      </w:pPr>
      <w:r w:rsidRPr="00A11D13">
        <w:rPr>
          <w:rFonts w:ascii="Arial" w:hAnsi="Arial" w:cs="Arial"/>
          <w:color w:val="000000" w:themeColor="text1"/>
          <w:rPrChange w:id="381" w:author="Sam Lo" w:date="2017-01-26T15:23:00Z">
            <w:rPr>
              <w:rFonts w:ascii="Arial" w:hAnsi="Arial" w:cs="Arial"/>
              <w:color w:val="000000"/>
            </w:rPr>
          </w:rPrChange>
        </w:rPr>
        <w:t>Figure 6</w:t>
      </w:r>
      <w:r w:rsidR="00D57C78" w:rsidRPr="00A11D13">
        <w:rPr>
          <w:rFonts w:ascii="Arial" w:hAnsi="Arial" w:cs="Arial"/>
          <w:color w:val="000000" w:themeColor="text1"/>
          <w:rPrChange w:id="382" w:author="Sam Lo" w:date="2017-01-26T15:23:00Z">
            <w:rPr>
              <w:rFonts w:ascii="Arial" w:hAnsi="Arial" w:cs="Arial"/>
              <w:color w:val="000000"/>
            </w:rPr>
          </w:rPrChange>
        </w:rPr>
        <w:t xml:space="preserve"> shows that dust can react with nitrogen dioxide, and the reactive product undergoes photochemical reactions to change the physicochemical properties of the dust particle. Dust can also spread from the source region to remote locations through wind currents. </w:t>
      </w:r>
      <w:r w:rsidR="00E20275" w:rsidRPr="00A11D13">
        <w:rPr>
          <w:rFonts w:ascii="Arial" w:hAnsi="Arial" w:cs="Arial"/>
          <w:color w:val="000000" w:themeColor="text1"/>
          <w:rPrChange w:id="383"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384" w:author="Sam Lo" w:date="2017-01-26T15:23:00Z">
            <w:rPr>
              <w:rFonts w:ascii="Arial" w:hAnsi="Arial" w:cs="Arial"/>
              <w:color w:val="000000"/>
            </w:rPr>
          </w:rPrChange>
        </w:rPr>
        <w:instrText xml:space="preserve"> ADDIN ZOTERO_ITEM CSL_CITATION {"citationID":"917655s5p","properties":{"formattedCitation":"[11]","plainCitation":"[11]"},"citationItems":[{"id":3624,"uris":["http://zotero.org/users/1792213/items/BR7RDEM5"],"uri":["http://zotero.org/users/1792213/items/BR7RDEM5"],"itemData":{"id":3624,"type":"article-journal","title":"Heterogeneous Photochemistry of Trace Atmospheric Gases with Components of Mineral Dust Aerosol","container-title":"The Journal of Physical Chemistry A","page":"490-499","volume":"115","issue":"4","source":"CrossRef","DOI":"10.1021/jp110164j","ISSN":"1089-5639, 1520-5215","language":"en","author":[{"family":"Chen","given":"Haihan"},{"family":"Navea","given":"Juan G."},{"family":"Young","given":"Mark A."},{"family":"Grassian","given":"Vicki H."}],"issued":{"date-parts":[["2011",2,3]]}}}],"schema":"https://github.com/citation-style-language/schema/raw/master/csl-citation.json"} </w:instrText>
      </w:r>
      <w:r w:rsidR="00E20275" w:rsidRPr="00A11D13">
        <w:rPr>
          <w:rFonts w:ascii="Arial" w:hAnsi="Arial" w:cs="Arial"/>
          <w:color w:val="000000" w:themeColor="text1"/>
          <w:rPrChange w:id="385"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386" w:author="Sam Lo" w:date="2017-01-26T15:23:00Z">
            <w:rPr>
              <w:rFonts w:ascii="Arial" w:hAnsi="Arial" w:cs="Arial"/>
              <w:noProof/>
              <w:color w:val="000000"/>
            </w:rPr>
          </w:rPrChange>
        </w:rPr>
        <w:t>[11]</w:t>
      </w:r>
      <w:r w:rsidR="00E20275" w:rsidRPr="00A11D13">
        <w:rPr>
          <w:rFonts w:ascii="Arial" w:hAnsi="Arial" w:cs="Arial"/>
          <w:color w:val="000000" w:themeColor="text1"/>
          <w:rPrChange w:id="387" w:author="Sam Lo" w:date="2017-01-26T15:23:00Z">
            <w:rPr>
              <w:rFonts w:ascii="Arial" w:hAnsi="Arial" w:cs="Arial"/>
              <w:color w:val="000000"/>
            </w:rPr>
          </w:rPrChange>
        </w:rPr>
        <w:fldChar w:fldCharType="end"/>
      </w:r>
      <w:r w:rsidR="00E20275" w:rsidRPr="00A11D13">
        <w:rPr>
          <w:rFonts w:ascii="Arial" w:hAnsi="Arial" w:cs="Arial"/>
          <w:color w:val="000000" w:themeColor="text1"/>
          <w:rPrChange w:id="388" w:author="Sam Lo" w:date="2017-01-26T15:23:00Z">
            <w:rPr>
              <w:rFonts w:ascii="Arial" w:hAnsi="Arial" w:cs="Arial"/>
              <w:color w:val="000000"/>
            </w:rPr>
          </w:rPrChange>
        </w:rPr>
        <w:t>.</w:t>
      </w:r>
      <w:r w:rsidR="00D57C78" w:rsidRPr="00A11D13">
        <w:rPr>
          <w:rFonts w:ascii="Times" w:hAnsi="Times" w:cs="Times New Roman"/>
          <w:color w:val="000000" w:themeColor="text1"/>
          <w:sz w:val="20"/>
          <w:szCs w:val="20"/>
          <w:rPrChange w:id="389" w:author="Sam Lo" w:date="2017-01-26T15:23:00Z">
            <w:rPr>
              <w:rFonts w:ascii="Times" w:hAnsi="Times" w:cs="Times New Roman"/>
              <w:sz w:val="20"/>
              <w:szCs w:val="20"/>
            </w:rPr>
          </w:rPrChange>
        </w:rPr>
        <w:t xml:space="preserve"> </w:t>
      </w:r>
      <w:r w:rsidR="00EB3A5B" w:rsidRPr="00A11D13">
        <w:rPr>
          <w:rFonts w:ascii="Arial" w:hAnsi="Arial" w:cs="Arial"/>
          <w:color w:val="000000" w:themeColor="text1"/>
          <w:rPrChange w:id="390" w:author="Sam Lo" w:date="2017-01-26T15:23:00Z">
            <w:rPr>
              <w:rFonts w:ascii="Arial" w:hAnsi="Arial" w:cs="Arial"/>
              <w:color w:val="000000"/>
            </w:rPr>
          </w:rPrChange>
        </w:rPr>
        <w:t>The intensity of the heterogeneous chemical reaction between nitrogen oxide and dust is depending on the sizes of dust particles. This means that more nitrogen oxide will react on the surface of the dust particles when the size increases.</w:t>
      </w:r>
      <w:r w:rsidR="00E20275" w:rsidRPr="00A11D13">
        <w:rPr>
          <w:rFonts w:ascii="Arial" w:hAnsi="Arial" w:cs="Arial"/>
          <w:color w:val="000000" w:themeColor="text1"/>
          <w:rPrChange w:id="391" w:author="Sam Lo" w:date="2017-01-26T15:23:00Z">
            <w:rPr>
              <w:rFonts w:ascii="Arial" w:hAnsi="Arial" w:cs="Arial"/>
              <w:color w:val="000000"/>
            </w:rPr>
          </w:rPrChange>
        </w:rPr>
        <w:fldChar w:fldCharType="begin"/>
      </w:r>
      <w:r w:rsidR="00280F39" w:rsidRPr="00A11D13">
        <w:rPr>
          <w:rFonts w:ascii="Arial" w:hAnsi="Arial" w:cs="Arial"/>
          <w:color w:val="000000" w:themeColor="text1"/>
          <w:rPrChange w:id="392" w:author="Sam Lo" w:date="2017-01-26T15:23:00Z">
            <w:rPr>
              <w:rFonts w:ascii="Arial" w:hAnsi="Arial" w:cs="Arial"/>
              <w:color w:val="000000"/>
            </w:rPr>
          </w:rPrChange>
        </w:rPr>
        <w:instrText xml:space="preserve"> ADDIN ZOTERO_ITEM CSL_CITATION {"citationID":"2md3s676mo","properties":{"formattedCitation":"[12]","plainCitation":"[12]"},"citationItems":[{"id":3632,"uris":["http://zotero.org/users/1792213/items/9687NJRF"],"uri":["http://zotero.org/users/1792213/items/9687NJRF"],"itemData":{"id":3632,"type":"article-journal","title":"Heterogeneous uptake of gaseous hydrogen peroxide on mineral dust","container-title":"Journal of Environmental Sciences","page":"44-50","volume":"40","source":"CrossRef","DOI":"10.1016/j.jes.2015.08.018","ISSN":"10010742","language":"en","author":[{"family":"Zhou","given":"Li"},{"family":"Wang","given":"Weigang"},{"family":"Ge","given":"Maofa"},{"family":"Tong","given":"Shengrui"}],"issued":{"date-parts":[["2016",2]]}}}],"schema":"https://github.com/citation-style-language/schema/raw/master/csl-citation.json"} </w:instrText>
      </w:r>
      <w:r w:rsidR="00E20275" w:rsidRPr="00A11D13">
        <w:rPr>
          <w:rFonts w:ascii="Arial" w:hAnsi="Arial" w:cs="Arial"/>
          <w:color w:val="000000" w:themeColor="text1"/>
          <w:rPrChange w:id="393" w:author="Sam Lo" w:date="2017-01-26T15:23:00Z">
            <w:rPr>
              <w:rFonts w:ascii="Arial" w:hAnsi="Arial" w:cs="Arial"/>
              <w:color w:val="000000"/>
            </w:rPr>
          </w:rPrChange>
        </w:rPr>
        <w:fldChar w:fldCharType="separate"/>
      </w:r>
      <w:r w:rsidR="00280F39" w:rsidRPr="00A11D13">
        <w:rPr>
          <w:rFonts w:ascii="Arial" w:hAnsi="Arial" w:cs="Arial"/>
          <w:noProof/>
          <w:color w:val="000000" w:themeColor="text1"/>
          <w:rPrChange w:id="394" w:author="Sam Lo" w:date="2017-01-26T15:23:00Z">
            <w:rPr>
              <w:rFonts w:ascii="Arial" w:hAnsi="Arial" w:cs="Arial"/>
              <w:noProof/>
              <w:color w:val="000000"/>
            </w:rPr>
          </w:rPrChange>
        </w:rPr>
        <w:t>[12]</w:t>
      </w:r>
      <w:r w:rsidR="00E20275" w:rsidRPr="00A11D13">
        <w:rPr>
          <w:rFonts w:ascii="Arial" w:hAnsi="Arial" w:cs="Arial"/>
          <w:color w:val="000000" w:themeColor="text1"/>
          <w:rPrChange w:id="395" w:author="Sam Lo" w:date="2017-01-26T15:23:00Z">
            <w:rPr>
              <w:rFonts w:ascii="Arial" w:hAnsi="Arial" w:cs="Arial"/>
              <w:color w:val="000000"/>
            </w:rPr>
          </w:rPrChange>
        </w:rPr>
        <w:fldChar w:fldCharType="end"/>
      </w:r>
      <w:r w:rsidR="00E20275" w:rsidRPr="00A11D13">
        <w:rPr>
          <w:rFonts w:ascii="Arial" w:hAnsi="Arial" w:cs="Arial"/>
          <w:color w:val="000000" w:themeColor="text1"/>
          <w:rPrChange w:id="396" w:author="Sam Lo" w:date="2017-01-26T15:23:00Z">
            <w:rPr>
              <w:rFonts w:ascii="Arial" w:hAnsi="Arial" w:cs="Arial"/>
              <w:color w:val="000000"/>
            </w:rPr>
          </w:rPrChange>
        </w:rPr>
        <w:t>.</w:t>
      </w:r>
    </w:p>
    <w:p w14:paraId="0AFA25C1" w14:textId="77777777" w:rsidR="000948AD" w:rsidRPr="00A11D13" w:rsidRDefault="000948AD" w:rsidP="00EB3A5B">
      <w:pPr>
        <w:ind w:left="-360"/>
        <w:jc w:val="both"/>
        <w:rPr>
          <w:rFonts w:ascii="Arial" w:hAnsi="Arial" w:cs="Arial"/>
          <w:color w:val="000000" w:themeColor="text1"/>
          <w:rPrChange w:id="397" w:author="Sam Lo" w:date="2017-01-26T15:23:00Z">
            <w:rPr>
              <w:rFonts w:ascii="Arial" w:hAnsi="Arial" w:cs="Arial"/>
              <w:color w:val="000000"/>
            </w:rPr>
          </w:rPrChange>
        </w:rPr>
      </w:pPr>
    </w:p>
    <w:p w14:paraId="39871E9A" w14:textId="72C4AE38" w:rsidR="00280F39" w:rsidRPr="00A11D13" w:rsidRDefault="00280F39">
      <w:pPr>
        <w:rPr>
          <w:rFonts w:ascii="Arial" w:hAnsi="Arial" w:cs="Arial"/>
          <w:color w:val="000000" w:themeColor="text1"/>
          <w:rPrChange w:id="398" w:author="Sam Lo" w:date="2017-01-26T15:23:00Z">
            <w:rPr>
              <w:rFonts w:ascii="Arial" w:hAnsi="Arial" w:cs="Arial"/>
              <w:color w:val="000000"/>
            </w:rPr>
          </w:rPrChange>
        </w:rPr>
      </w:pPr>
      <w:r w:rsidRPr="00A11D13">
        <w:rPr>
          <w:rFonts w:ascii="Arial" w:hAnsi="Arial" w:cs="Arial"/>
          <w:color w:val="000000" w:themeColor="text1"/>
          <w:rPrChange w:id="399" w:author="Sam Lo" w:date="2017-01-26T15:23:00Z">
            <w:rPr>
              <w:rFonts w:ascii="Arial" w:hAnsi="Arial" w:cs="Arial"/>
              <w:color w:val="000000"/>
            </w:rPr>
          </w:rPrChange>
        </w:rPr>
        <w:br w:type="page"/>
      </w:r>
    </w:p>
    <w:p w14:paraId="7E5C9B84" w14:textId="77777777" w:rsidR="000948AD" w:rsidRPr="00A11D13" w:rsidRDefault="000948AD" w:rsidP="00EB3A5B">
      <w:pPr>
        <w:ind w:left="-360"/>
        <w:jc w:val="both"/>
        <w:rPr>
          <w:rFonts w:ascii="Arial" w:hAnsi="Arial" w:cs="Arial"/>
          <w:color w:val="000000" w:themeColor="text1"/>
          <w:rPrChange w:id="400" w:author="Sam Lo" w:date="2017-01-26T15:23:00Z">
            <w:rPr>
              <w:rFonts w:ascii="Arial" w:hAnsi="Arial" w:cs="Arial"/>
              <w:color w:val="000000"/>
            </w:rPr>
          </w:rPrChange>
        </w:rPr>
      </w:pPr>
    </w:p>
    <w:p w14:paraId="5066A35A" w14:textId="77777777" w:rsidR="00EF22D3" w:rsidRPr="00A11D13" w:rsidRDefault="00EF22D3" w:rsidP="00EB3A5B">
      <w:pPr>
        <w:ind w:left="-360"/>
        <w:jc w:val="both"/>
        <w:rPr>
          <w:rFonts w:ascii="Arial" w:hAnsi="Arial" w:cs="Arial"/>
          <w:color w:val="000000" w:themeColor="text1"/>
          <w:rPrChange w:id="401" w:author="Sam Lo" w:date="2017-01-26T15:23:00Z">
            <w:rPr>
              <w:rFonts w:ascii="Arial" w:hAnsi="Arial" w:cs="Arial"/>
              <w:color w:val="000000"/>
            </w:rPr>
          </w:rPrChange>
        </w:rPr>
      </w:pPr>
    </w:p>
    <w:p w14:paraId="607D7147" w14:textId="77777777" w:rsidR="00EF22D3" w:rsidRPr="00A11D13" w:rsidRDefault="00EF22D3" w:rsidP="00EB3A5B">
      <w:pPr>
        <w:ind w:left="-360"/>
        <w:jc w:val="both"/>
        <w:rPr>
          <w:rFonts w:ascii="Arial" w:hAnsi="Arial" w:cs="Arial"/>
          <w:color w:val="000000" w:themeColor="text1"/>
          <w:rPrChange w:id="402" w:author="Sam Lo" w:date="2017-01-26T15:23:00Z">
            <w:rPr>
              <w:rFonts w:ascii="Arial" w:hAnsi="Arial" w:cs="Arial"/>
              <w:color w:val="000000"/>
            </w:rPr>
          </w:rPrChange>
        </w:rPr>
      </w:pPr>
    </w:p>
    <w:p w14:paraId="094C13E7" w14:textId="77777777" w:rsidR="00253355" w:rsidRPr="00A11D13" w:rsidRDefault="00233927" w:rsidP="00253355">
      <w:pPr>
        <w:pStyle w:val="Bibliography"/>
        <w:rPr>
          <w:rFonts w:ascii="Arial" w:hAnsi="Arial" w:cs="Arial"/>
          <w:color w:val="000000" w:themeColor="text1"/>
          <w:lang w:val="en-US"/>
          <w:rPrChange w:id="403" w:author="Sam Lo" w:date="2017-01-26T15:23:00Z">
            <w:rPr>
              <w:rFonts w:ascii="Arial" w:hAnsi="Arial" w:cs="Arial"/>
              <w:color w:val="000000"/>
              <w:lang w:val="en-US"/>
            </w:rPr>
          </w:rPrChange>
        </w:rPr>
      </w:pPr>
      <w:r w:rsidRPr="00A11D13">
        <w:rPr>
          <w:rFonts w:ascii="Arial" w:hAnsi="Arial" w:cs="Arial"/>
          <w:color w:val="000000" w:themeColor="text1"/>
          <w:rPrChange w:id="404" w:author="Sam Lo" w:date="2017-01-26T15:23:00Z">
            <w:rPr>
              <w:rFonts w:ascii="Arial" w:hAnsi="Arial" w:cs="Arial"/>
              <w:color w:val="000000"/>
            </w:rPr>
          </w:rPrChange>
        </w:rPr>
        <w:fldChar w:fldCharType="begin"/>
      </w:r>
      <w:r w:rsidR="00EF22D3" w:rsidRPr="00A11D13">
        <w:rPr>
          <w:rFonts w:ascii="Arial" w:hAnsi="Arial" w:cs="Arial"/>
          <w:color w:val="000000" w:themeColor="text1"/>
          <w:rPrChange w:id="405" w:author="Sam Lo" w:date="2017-01-26T15:23:00Z">
            <w:rPr>
              <w:rFonts w:ascii="Arial" w:hAnsi="Arial" w:cs="Arial"/>
              <w:color w:val="000000"/>
            </w:rPr>
          </w:rPrChange>
        </w:rPr>
        <w:instrText xml:space="preserve"> ADDIN ZOTERO_BIBL {"custom":[]} CSL_BIBLIOGRAPHY </w:instrText>
      </w:r>
      <w:r w:rsidRPr="00A11D13">
        <w:rPr>
          <w:rFonts w:ascii="Arial" w:hAnsi="Arial" w:cs="Arial"/>
          <w:color w:val="000000" w:themeColor="text1"/>
          <w:rPrChange w:id="406" w:author="Sam Lo" w:date="2017-01-26T15:23:00Z">
            <w:rPr>
              <w:rFonts w:ascii="Arial" w:hAnsi="Arial" w:cs="Arial"/>
              <w:color w:val="000000"/>
            </w:rPr>
          </w:rPrChange>
        </w:rPr>
        <w:fldChar w:fldCharType="separate"/>
      </w:r>
      <w:r w:rsidR="00253355" w:rsidRPr="00A11D13">
        <w:rPr>
          <w:rFonts w:ascii="Arial" w:hAnsi="Arial" w:cs="Arial"/>
          <w:color w:val="000000" w:themeColor="text1"/>
          <w:lang w:val="en-US"/>
          <w:rPrChange w:id="407" w:author="Sam Lo" w:date="2017-01-26T15:23:00Z">
            <w:rPr>
              <w:rFonts w:ascii="Arial" w:hAnsi="Arial" w:cs="Arial"/>
              <w:color w:val="000000"/>
              <w:lang w:val="en-US"/>
            </w:rPr>
          </w:rPrChange>
        </w:rPr>
        <w:t>[1]</w:t>
      </w:r>
      <w:r w:rsidR="00253355" w:rsidRPr="00A11D13">
        <w:rPr>
          <w:rFonts w:ascii="Arial" w:hAnsi="Arial" w:cs="Arial"/>
          <w:color w:val="000000" w:themeColor="text1"/>
          <w:lang w:val="en-US"/>
          <w:rPrChange w:id="408" w:author="Sam Lo" w:date="2017-01-26T15:23:00Z">
            <w:rPr>
              <w:rFonts w:ascii="Arial" w:hAnsi="Arial" w:cs="Arial"/>
              <w:color w:val="000000"/>
              <w:lang w:val="en-US"/>
            </w:rPr>
          </w:rPrChange>
        </w:rPr>
        <w:tab/>
        <w:t xml:space="preserve">R. Chattopadhyay, </w:t>
      </w:r>
      <w:r w:rsidR="00253355" w:rsidRPr="00A11D13">
        <w:rPr>
          <w:rFonts w:ascii="Arial" w:hAnsi="Arial" w:cs="Arial"/>
          <w:i/>
          <w:iCs/>
          <w:color w:val="000000" w:themeColor="text1"/>
          <w:lang w:val="en-US"/>
          <w:rPrChange w:id="409" w:author="Sam Lo" w:date="2017-01-26T15:23:00Z">
            <w:rPr>
              <w:rFonts w:ascii="Arial" w:hAnsi="Arial" w:cs="Arial"/>
              <w:i/>
              <w:iCs/>
              <w:color w:val="000000"/>
              <w:lang w:val="en-US"/>
            </w:rPr>
          </w:rPrChange>
        </w:rPr>
        <w:t>Green Tribology, Green Surface Engineering, and Global Warming</w:t>
      </w:r>
      <w:r w:rsidR="00253355" w:rsidRPr="00A11D13">
        <w:rPr>
          <w:rFonts w:ascii="Arial" w:hAnsi="Arial" w:cs="Arial"/>
          <w:color w:val="000000" w:themeColor="text1"/>
          <w:lang w:val="en-US"/>
          <w:rPrChange w:id="410" w:author="Sam Lo" w:date="2017-01-26T15:23:00Z">
            <w:rPr>
              <w:rFonts w:ascii="Arial" w:hAnsi="Arial" w:cs="Arial"/>
              <w:color w:val="000000"/>
              <w:lang w:val="en-US"/>
            </w:rPr>
          </w:rPrChange>
        </w:rPr>
        <w:t>. ASM International, 2014.</w:t>
      </w:r>
    </w:p>
    <w:p w14:paraId="46A42BBB" w14:textId="77777777" w:rsidR="00253355" w:rsidRPr="00A11D13" w:rsidRDefault="00253355" w:rsidP="00253355">
      <w:pPr>
        <w:pStyle w:val="Bibliography"/>
        <w:rPr>
          <w:rFonts w:ascii="Arial" w:hAnsi="Arial" w:cs="Arial"/>
          <w:color w:val="000000" w:themeColor="text1"/>
          <w:lang w:val="en-US"/>
          <w:rPrChange w:id="411" w:author="Sam Lo" w:date="2017-01-26T15:23:00Z">
            <w:rPr>
              <w:rFonts w:ascii="Arial" w:hAnsi="Arial" w:cs="Arial"/>
              <w:color w:val="000000"/>
              <w:lang w:val="en-US"/>
            </w:rPr>
          </w:rPrChange>
        </w:rPr>
      </w:pPr>
      <w:r w:rsidRPr="00A11D13">
        <w:rPr>
          <w:rFonts w:ascii="Arial" w:hAnsi="Arial" w:cs="Arial"/>
          <w:color w:val="000000" w:themeColor="text1"/>
          <w:lang w:val="en-US"/>
          <w:rPrChange w:id="412" w:author="Sam Lo" w:date="2017-01-26T15:23:00Z">
            <w:rPr>
              <w:rFonts w:ascii="Arial" w:hAnsi="Arial" w:cs="Arial"/>
              <w:color w:val="000000"/>
              <w:lang w:val="en-US"/>
            </w:rPr>
          </w:rPrChange>
        </w:rPr>
        <w:t>[2]</w:t>
      </w:r>
      <w:r w:rsidRPr="00A11D13">
        <w:rPr>
          <w:rFonts w:ascii="Arial" w:hAnsi="Arial" w:cs="Arial"/>
          <w:color w:val="000000" w:themeColor="text1"/>
          <w:lang w:val="en-US"/>
          <w:rPrChange w:id="413" w:author="Sam Lo" w:date="2017-01-26T15:23:00Z">
            <w:rPr>
              <w:rFonts w:ascii="Arial" w:hAnsi="Arial" w:cs="Arial"/>
              <w:color w:val="000000"/>
              <w:lang w:val="en-US"/>
            </w:rPr>
          </w:rPrChange>
        </w:rPr>
        <w:tab/>
        <w:t xml:space="preserve">J. G. Titus and K. E. Anderson, </w:t>
      </w:r>
      <w:r w:rsidRPr="00A11D13">
        <w:rPr>
          <w:rFonts w:ascii="Arial" w:hAnsi="Arial" w:cs="Arial"/>
          <w:i/>
          <w:iCs/>
          <w:color w:val="000000" w:themeColor="text1"/>
          <w:lang w:val="en-US"/>
          <w:rPrChange w:id="414" w:author="Sam Lo" w:date="2017-01-26T15:23:00Z">
            <w:rPr>
              <w:rFonts w:ascii="Arial" w:hAnsi="Arial" w:cs="Arial"/>
              <w:i/>
              <w:iCs/>
              <w:color w:val="000000"/>
              <w:lang w:val="en-US"/>
            </w:rPr>
          </w:rPrChange>
        </w:rPr>
        <w:t>Coastal sensitivity to sea-level rise: a focus on the mid-Atlantic region</w:t>
      </w:r>
      <w:r w:rsidRPr="00A11D13">
        <w:rPr>
          <w:rFonts w:ascii="Arial" w:hAnsi="Arial" w:cs="Arial"/>
          <w:color w:val="000000" w:themeColor="text1"/>
          <w:lang w:val="en-US"/>
          <w:rPrChange w:id="415" w:author="Sam Lo" w:date="2017-01-26T15:23:00Z">
            <w:rPr>
              <w:rFonts w:ascii="Arial" w:hAnsi="Arial" w:cs="Arial"/>
              <w:color w:val="000000"/>
              <w:lang w:val="en-US"/>
            </w:rPr>
          </w:rPrChange>
        </w:rPr>
        <w:t>, vol. 4. Government Printing Office, 2009.</w:t>
      </w:r>
    </w:p>
    <w:p w14:paraId="232E8239" w14:textId="77777777" w:rsidR="00253355" w:rsidRPr="00A11D13" w:rsidRDefault="00253355" w:rsidP="00253355">
      <w:pPr>
        <w:pStyle w:val="Bibliography"/>
        <w:rPr>
          <w:rFonts w:ascii="Arial" w:hAnsi="Arial" w:cs="Arial"/>
          <w:color w:val="000000" w:themeColor="text1"/>
          <w:lang w:val="en-US"/>
          <w:rPrChange w:id="416" w:author="Sam Lo" w:date="2017-01-26T15:23:00Z">
            <w:rPr>
              <w:rFonts w:ascii="Arial" w:hAnsi="Arial" w:cs="Arial"/>
              <w:color w:val="000000"/>
              <w:lang w:val="en-US"/>
            </w:rPr>
          </w:rPrChange>
        </w:rPr>
      </w:pPr>
      <w:r w:rsidRPr="00A11D13">
        <w:rPr>
          <w:rFonts w:ascii="Arial" w:hAnsi="Arial" w:cs="Arial"/>
          <w:color w:val="000000" w:themeColor="text1"/>
          <w:lang w:val="en-US"/>
          <w:rPrChange w:id="417" w:author="Sam Lo" w:date="2017-01-26T15:23:00Z">
            <w:rPr>
              <w:rFonts w:ascii="Arial" w:hAnsi="Arial" w:cs="Arial"/>
              <w:color w:val="000000"/>
              <w:lang w:val="en-US"/>
            </w:rPr>
          </w:rPrChange>
        </w:rPr>
        <w:t>[3]</w:t>
      </w:r>
      <w:r w:rsidRPr="00A11D13">
        <w:rPr>
          <w:rFonts w:ascii="Arial" w:hAnsi="Arial" w:cs="Arial"/>
          <w:color w:val="000000" w:themeColor="text1"/>
          <w:lang w:val="en-US"/>
          <w:rPrChange w:id="418" w:author="Sam Lo" w:date="2017-01-26T15:23:00Z">
            <w:rPr>
              <w:rFonts w:ascii="Arial" w:hAnsi="Arial" w:cs="Arial"/>
              <w:color w:val="000000"/>
              <w:lang w:val="en-US"/>
            </w:rPr>
          </w:rPrChange>
        </w:rPr>
        <w:tab/>
        <w:t xml:space="preserve">Guy P., John J., and Geoffrey S., ‘Aerosols and Clouds’, in </w:t>
      </w:r>
      <w:r w:rsidRPr="00A11D13">
        <w:rPr>
          <w:rFonts w:ascii="Arial" w:hAnsi="Arial" w:cs="Arial"/>
          <w:i/>
          <w:iCs/>
          <w:color w:val="000000" w:themeColor="text1"/>
          <w:lang w:val="en-US"/>
          <w:rPrChange w:id="419" w:author="Sam Lo" w:date="2017-01-26T15:23:00Z">
            <w:rPr>
              <w:rFonts w:ascii="Arial" w:hAnsi="Arial" w:cs="Arial"/>
              <w:i/>
              <w:iCs/>
              <w:color w:val="000000"/>
              <w:lang w:val="en-US"/>
            </w:rPr>
          </w:rPrChange>
        </w:rPr>
        <w:t>Atmosperic Chemistry and Global Change</w:t>
      </w:r>
      <w:r w:rsidRPr="00A11D13">
        <w:rPr>
          <w:rFonts w:ascii="Arial" w:hAnsi="Arial" w:cs="Arial"/>
          <w:color w:val="000000" w:themeColor="text1"/>
          <w:lang w:val="en-US"/>
          <w:rPrChange w:id="420" w:author="Sam Lo" w:date="2017-01-26T15:23:00Z">
            <w:rPr>
              <w:rFonts w:ascii="Arial" w:hAnsi="Arial" w:cs="Arial"/>
              <w:color w:val="000000"/>
              <w:lang w:val="en-US"/>
            </w:rPr>
          </w:rPrChange>
        </w:rPr>
        <w:t>, 117-136: Oxford University Press, 2014.</w:t>
      </w:r>
    </w:p>
    <w:p w14:paraId="4A467DA7" w14:textId="77777777" w:rsidR="00253355" w:rsidRPr="00A11D13" w:rsidRDefault="00253355" w:rsidP="00253355">
      <w:pPr>
        <w:pStyle w:val="Bibliography"/>
        <w:rPr>
          <w:rFonts w:ascii="Arial" w:hAnsi="Arial" w:cs="Arial"/>
          <w:color w:val="000000" w:themeColor="text1"/>
          <w:lang w:val="en-US"/>
          <w:rPrChange w:id="421" w:author="Sam Lo" w:date="2017-01-26T15:23:00Z">
            <w:rPr>
              <w:rFonts w:ascii="Arial" w:hAnsi="Arial" w:cs="Arial"/>
              <w:color w:val="000000"/>
              <w:lang w:val="en-US"/>
            </w:rPr>
          </w:rPrChange>
        </w:rPr>
      </w:pPr>
      <w:r w:rsidRPr="00A11D13">
        <w:rPr>
          <w:rFonts w:ascii="Arial" w:hAnsi="Arial" w:cs="Arial"/>
          <w:color w:val="000000" w:themeColor="text1"/>
          <w:lang w:val="en-US"/>
          <w:rPrChange w:id="422" w:author="Sam Lo" w:date="2017-01-26T15:23:00Z">
            <w:rPr>
              <w:rFonts w:ascii="Arial" w:hAnsi="Arial" w:cs="Arial"/>
              <w:color w:val="000000"/>
              <w:lang w:val="en-US"/>
            </w:rPr>
          </w:rPrChange>
        </w:rPr>
        <w:t>[4]</w:t>
      </w:r>
      <w:r w:rsidRPr="00A11D13">
        <w:rPr>
          <w:rFonts w:ascii="Arial" w:hAnsi="Arial" w:cs="Arial"/>
          <w:color w:val="000000" w:themeColor="text1"/>
          <w:lang w:val="en-US"/>
          <w:rPrChange w:id="423" w:author="Sam Lo" w:date="2017-01-26T15:23:00Z">
            <w:rPr>
              <w:rFonts w:ascii="Arial" w:hAnsi="Arial" w:cs="Arial"/>
              <w:color w:val="000000"/>
              <w:lang w:val="en-US"/>
            </w:rPr>
          </w:rPrChange>
        </w:rPr>
        <w:tab/>
        <w:t xml:space="preserve">Jedol Dayou, Jackson Hian Wui Chang, and Justin Sentian, ‘Introduction’, in </w:t>
      </w:r>
      <w:r w:rsidRPr="00A11D13">
        <w:rPr>
          <w:rFonts w:ascii="Arial" w:hAnsi="Arial" w:cs="Arial"/>
          <w:i/>
          <w:iCs/>
          <w:color w:val="000000" w:themeColor="text1"/>
          <w:lang w:val="en-US"/>
          <w:rPrChange w:id="424" w:author="Sam Lo" w:date="2017-01-26T15:23:00Z">
            <w:rPr>
              <w:rFonts w:ascii="Arial" w:hAnsi="Arial" w:cs="Arial"/>
              <w:i/>
              <w:iCs/>
              <w:color w:val="000000"/>
              <w:lang w:val="en-US"/>
            </w:rPr>
          </w:rPrChange>
        </w:rPr>
        <w:t>Ground-Based Aerosol Optical Depth Measurement Using Sunphotometers</w:t>
      </w:r>
      <w:r w:rsidRPr="00A11D13">
        <w:rPr>
          <w:rFonts w:ascii="Arial" w:hAnsi="Arial" w:cs="Arial"/>
          <w:color w:val="000000" w:themeColor="text1"/>
          <w:lang w:val="en-US"/>
          <w:rPrChange w:id="425" w:author="Sam Lo" w:date="2017-01-26T15:23:00Z">
            <w:rPr>
              <w:rFonts w:ascii="Arial" w:hAnsi="Arial" w:cs="Arial"/>
              <w:color w:val="000000"/>
              <w:lang w:val="en-US"/>
            </w:rPr>
          </w:rPrChange>
        </w:rPr>
        <w:t>, Springer.</w:t>
      </w:r>
    </w:p>
    <w:p w14:paraId="0D4F4B4F" w14:textId="77777777" w:rsidR="00253355" w:rsidRPr="00A11D13" w:rsidRDefault="00253355" w:rsidP="00253355">
      <w:pPr>
        <w:pStyle w:val="Bibliography"/>
        <w:rPr>
          <w:rFonts w:ascii="Arial" w:hAnsi="Arial" w:cs="Arial"/>
          <w:color w:val="000000" w:themeColor="text1"/>
          <w:lang w:val="en-US"/>
          <w:rPrChange w:id="426" w:author="Sam Lo" w:date="2017-01-26T15:23:00Z">
            <w:rPr>
              <w:rFonts w:ascii="Arial" w:hAnsi="Arial" w:cs="Arial"/>
              <w:color w:val="000000"/>
              <w:lang w:val="en-US"/>
            </w:rPr>
          </w:rPrChange>
        </w:rPr>
      </w:pPr>
      <w:r w:rsidRPr="00A11D13">
        <w:rPr>
          <w:rFonts w:ascii="Arial" w:hAnsi="Arial" w:cs="Arial"/>
          <w:color w:val="000000" w:themeColor="text1"/>
          <w:lang w:val="en-US"/>
          <w:rPrChange w:id="427" w:author="Sam Lo" w:date="2017-01-26T15:23:00Z">
            <w:rPr>
              <w:rFonts w:ascii="Arial" w:hAnsi="Arial" w:cs="Arial"/>
              <w:color w:val="000000"/>
              <w:lang w:val="en-US"/>
            </w:rPr>
          </w:rPrChange>
        </w:rPr>
        <w:t>[5]</w:t>
      </w:r>
      <w:r w:rsidRPr="00A11D13">
        <w:rPr>
          <w:rFonts w:ascii="Arial" w:hAnsi="Arial" w:cs="Arial"/>
          <w:color w:val="000000" w:themeColor="text1"/>
          <w:lang w:val="en-US"/>
          <w:rPrChange w:id="428" w:author="Sam Lo" w:date="2017-01-26T15:23:00Z">
            <w:rPr>
              <w:rFonts w:ascii="Arial" w:hAnsi="Arial" w:cs="Arial"/>
              <w:color w:val="000000"/>
              <w:lang w:val="en-US"/>
            </w:rPr>
          </w:rPrChange>
        </w:rPr>
        <w:tab/>
        <w:t xml:space="preserve">K. . Whitby, R. . Husar, and B. Y. . Liu, ‘The aerosol size distribution of Los Angeles smog’, </w:t>
      </w:r>
      <w:r w:rsidRPr="00A11D13">
        <w:rPr>
          <w:rFonts w:ascii="Arial" w:hAnsi="Arial" w:cs="Arial"/>
          <w:i/>
          <w:iCs/>
          <w:color w:val="000000" w:themeColor="text1"/>
          <w:lang w:val="en-US"/>
          <w:rPrChange w:id="429" w:author="Sam Lo" w:date="2017-01-26T15:23:00Z">
            <w:rPr>
              <w:rFonts w:ascii="Arial" w:hAnsi="Arial" w:cs="Arial"/>
              <w:i/>
              <w:iCs/>
              <w:color w:val="000000"/>
              <w:lang w:val="en-US"/>
            </w:rPr>
          </w:rPrChange>
        </w:rPr>
        <w:t>J. Colloid Interface Sci.</w:t>
      </w:r>
      <w:r w:rsidRPr="00A11D13">
        <w:rPr>
          <w:rFonts w:ascii="Arial" w:hAnsi="Arial" w:cs="Arial"/>
          <w:color w:val="000000" w:themeColor="text1"/>
          <w:lang w:val="en-US"/>
          <w:rPrChange w:id="430" w:author="Sam Lo" w:date="2017-01-26T15:23:00Z">
            <w:rPr>
              <w:rFonts w:ascii="Arial" w:hAnsi="Arial" w:cs="Arial"/>
              <w:color w:val="000000"/>
              <w:lang w:val="en-US"/>
            </w:rPr>
          </w:rPrChange>
        </w:rPr>
        <w:t>, vol. 39, no. 1, pp. 177–204, Apr. 1972.</w:t>
      </w:r>
    </w:p>
    <w:p w14:paraId="3608CECC" w14:textId="77777777" w:rsidR="00253355" w:rsidRPr="00A11D13" w:rsidRDefault="00253355" w:rsidP="00253355">
      <w:pPr>
        <w:pStyle w:val="Bibliography"/>
        <w:rPr>
          <w:rFonts w:ascii="Arial" w:hAnsi="Arial" w:cs="Arial"/>
          <w:color w:val="000000" w:themeColor="text1"/>
          <w:lang w:val="en-US"/>
          <w:rPrChange w:id="431" w:author="Sam Lo" w:date="2017-01-26T15:23:00Z">
            <w:rPr>
              <w:rFonts w:ascii="Arial" w:hAnsi="Arial" w:cs="Arial"/>
              <w:color w:val="000000"/>
              <w:lang w:val="en-US"/>
            </w:rPr>
          </w:rPrChange>
        </w:rPr>
      </w:pPr>
      <w:r w:rsidRPr="00A11D13">
        <w:rPr>
          <w:rFonts w:ascii="Arial" w:hAnsi="Arial" w:cs="Arial"/>
          <w:color w:val="000000" w:themeColor="text1"/>
          <w:lang w:val="en-US"/>
          <w:rPrChange w:id="432" w:author="Sam Lo" w:date="2017-01-26T15:23:00Z">
            <w:rPr>
              <w:rFonts w:ascii="Arial" w:hAnsi="Arial" w:cs="Arial"/>
              <w:color w:val="000000"/>
              <w:lang w:val="en-US"/>
            </w:rPr>
          </w:rPrChange>
        </w:rPr>
        <w:t>[6]</w:t>
      </w:r>
      <w:r w:rsidRPr="00A11D13">
        <w:rPr>
          <w:rFonts w:ascii="Arial" w:hAnsi="Arial" w:cs="Arial"/>
          <w:color w:val="000000" w:themeColor="text1"/>
          <w:lang w:val="en-US"/>
          <w:rPrChange w:id="433" w:author="Sam Lo" w:date="2017-01-26T15:23:00Z">
            <w:rPr>
              <w:rFonts w:ascii="Arial" w:hAnsi="Arial" w:cs="Arial"/>
              <w:color w:val="000000"/>
              <w:lang w:val="en-US"/>
            </w:rPr>
          </w:rPrChange>
        </w:rPr>
        <w:tab/>
        <w:t xml:space="preserve">B. Allen, ‘Atmospheric Aerosols: What Are They, and Why Are They So Important?’, </w:t>
      </w:r>
      <w:r w:rsidRPr="00A11D13">
        <w:rPr>
          <w:rFonts w:ascii="Arial" w:hAnsi="Arial" w:cs="Arial"/>
          <w:i/>
          <w:iCs/>
          <w:color w:val="000000" w:themeColor="text1"/>
          <w:lang w:val="en-US"/>
          <w:rPrChange w:id="434" w:author="Sam Lo" w:date="2017-01-26T15:23:00Z">
            <w:rPr>
              <w:rFonts w:ascii="Arial" w:hAnsi="Arial" w:cs="Arial"/>
              <w:i/>
              <w:iCs/>
              <w:color w:val="000000"/>
              <w:lang w:val="en-US"/>
            </w:rPr>
          </w:rPrChange>
        </w:rPr>
        <w:t>NASA</w:t>
      </w:r>
      <w:r w:rsidRPr="00A11D13">
        <w:rPr>
          <w:rFonts w:ascii="Arial" w:hAnsi="Arial" w:cs="Arial"/>
          <w:color w:val="000000" w:themeColor="text1"/>
          <w:lang w:val="en-US"/>
          <w:rPrChange w:id="435" w:author="Sam Lo" w:date="2017-01-26T15:23:00Z">
            <w:rPr>
              <w:rFonts w:ascii="Arial" w:hAnsi="Arial" w:cs="Arial"/>
              <w:color w:val="000000"/>
              <w:lang w:val="en-US"/>
            </w:rPr>
          </w:rPrChange>
        </w:rPr>
        <w:t>, 06-Apr-2015. [Online]. Available: http://www.nasa.gov/centers/langley/news/factsheets/Aerosols.html. [Accessed: 18-Jul-2016].</w:t>
      </w:r>
    </w:p>
    <w:p w14:paraId="0AF22B53" w14:textId="77777777" w:rsidR="00253355" w:rsidRPr="00A11D13" w:rsidRDefault="00253355" w:rsidP="00253355">
      <w:pPr>
        <w:pStyle w:val="Bibliography"/>
        <w:rPr>
          <w:rFonts w:ascii="Arial" w:hAnsi="Arial" w:cs="Arial"/>
          <w:color w:val="000000" w:themeColor="text1"/>
          <w:lang w:val="en-US"/>
          <w:rPrChange w:id="436" w:author="Sam Lo" w:date="2017-01-26T15:23:00Z">
            <w:rPr>
              <w:rFonts w:ascii="Arial" w:hAnsi="Arial" w:cs="Arial"/>
              <w:color w:val="000000"/>
              <w:lang w:val="en-US"/>
            </w:rPr>
          </w:rPrChange>
        </w:rPr>
      </w:pPr>
      <w:r w:rsidRPr="00A11D13">
        <w:rPr>
          <w:rFonts w:ascii="Arial" w:hAnsi="Arial" w:cs="Arial"/>
          <w:color w:val="000000" w:themeColor="text1"/>
          <w:lang w:val="en-US"/>
          <w:rPrChange w:id="437" w:author="Sam Lo" w:date="2017-01-26T15:23:00Z">
            <w:rPr>
              <w:rFonts w:ascii="Arial" w:hAnsi="Arial" w:cs="Arial"/>
              <w:color w:val="000000"/>
              <w:lang w:val="en-US"/>
            </w:rPr>
          </w:rPrChange>
        </w:rPr>
        <w:t>[7]</w:t>
      </w:r>
      <w:r w:rsidRPr="00A11D13">
        <w:rPr>
          <w:rFonts w:ascii="Arial" w:hAnsi="Arial" w:cs="Arial"/>
          <w:color w:val="000000" w:themeColor="text1"/>
          <w:lang w:val="en-US"/>
          <w:rPrChange w:id="438" w:author="Sam Lo" w:date="2017-01-26T15:23:00Z">
            <w:rPr>
              <w:rFonts w:ascii="Arial" w:hAnsi="Arial" w:cs="Arial"/>
              <w:color w:val="000000"/>
              <w:lang w:val="en-US"/>
            </w:rPr>
          </w:rPrChange>
        </w:rPr>
        <w:tab/>
        <w:t xml:space="preserve">S. Lim, M. Lee, S.-W. Kim, S.-C. Yoon, G. Lee, and Y. J. Lee, ‘Absorption and scattering properties of organic carbon versus sulfate dominant aerosols at Gosan climate observatory in Northeast Asia’, </w:t>
      </w:r>
      <w:r w:rsidRPr="00A11D13">
        <w:rPr>
          <w:rFonts w:ascii="Arial" w:hAnsi="Arial" w:cs="Arial"/>
          <w:i/>
          <w:iCs/>
          <w:color w:val="000000" w:themeColor="text1"/>
          <w:lang w:val="en-US"/>
          <w:rPrChange w:id="439" w:author="Sam Lo" w:date="2017-01-26T15:23:00Z">
            <w:rPr>
              <w:rFonts w:ascii="Arial" w:hAnsi="Arial" w:cs="Arial"/>
              <w:i/>
              <w:iCs/>
              <w:color w:val="000000"/>
              <w:lang w:val="en-US"/>
            </w:rPr>
          </w:rPrChange>
        </w:rPr>
        <w:t>Atmospheric Chem. Phys.</w:t>
      </w:r>
      <w:r w:rsidRPr="00A11D13">
        <w:rPr>
          <w:rFonts w:ascii="Arial" w:hAnsi="Arial" w:cs="Arial"/>
          <w:color w:val="000000" w:themeColor="text1"/>
          <w:lang w:val="en-US"/>
          <w:rPrChange w:id="440" w:author="Sam Lo" w:date="2017-01-26T15:23:00Z">
            <w:rPr>
              <w:rFonts w:ascii="Arial" w:hAnsi="Arial" w:cs="Arial"/>
              <w:color w:val="000000"/>
              <w:lang w:val="en-US"/>
            </w:rPr>
          </w:rPrChange>
        </w:rPr>
        <w:t>, vol. 14, no. 15, pp. 7781–7793, Aug. 2014.</w:t>
      </w:r>
    </w:p>
    <w:p w14:paraId="0774C002" w14:textId="77777777" w:rsidR="00253355" w:rsidRPr="00A11D13" w:rsidRDefault="00253355" w:rsidP="00253355">
      <w:pPr>
        <w:pStyle w:val="Bibliography"/>
        <w:rPr>
          <w:rFonts w:ascii="Arial" w:hAnsi="Arial" w:cs="Arial"/>
          <w:color w:val="000000" w:themeColor="text1"/>
          <w:lang w:val="en-US"/>
          <w:rPrChange w:id="441" w:author="Sam Lo" w:date="2017-01-26T15:23:00Z">
            <w:rPr>
              <w:rFonts w:ascii="Arial" w:hAnsi="Arial" w:cs="Arial"/>
              <w:color w:val="000000"/>
              <w:lang w:val="en-US"/>
            </w:rPr>
          </w:rPrChange>
        </w:rPr>
      </w:pPr>
      <w:r w:rsidRPr="00A11D13">
        <w:rPr>
          <w:rFonts w:ascii="Arial" w:hAnsi="Arial" w:cs="Arial"/>
          <w:color w:val="000000" w:themeColor="text1"/>
          <w:lang w:val="en-US"/>
          <w:rPrChange w:id="442" w:author="Sam Lo" w:date="2017-01-26T15:23:00Z">
            <w:rPr>
              <w:rFonts w:ascii="Arial" w:hAnsi="Arial" w:cs="Arial"/>
              <w:color w:val="000000"/>
              <w:lang w:val="en-US"/>
            </w:rPr>
          </w:rPrChange>
        </w:rPr>
        <w:t>[8]</w:t>
      </w:r>
      <w:r w:rsidRPr="00A11D13">
        <w:rPr>
          <w:rFonts w:ascii="Arial" w:hAnsi="Arial" w:cs="Arial"/>
          <w:color w:val="000000" w:themeColor="text1"/>
          <w:lang w:val="en-US"/>
          <w:rPrChange w:id="443" w:author="Sam Lo" w:date="2017-01-26T15:23:00Z">
            <w:rPr>
              <w:rFonts w:ascii="Arial" w:hAnsi="Arial" w:cs="Arial"/>
              <w:color w:val="000000"/>
              <w:lang w:val="en-US"/>
            </w:rPr>
          </w:rPrChange>
        </w:rPr>
        <w:tab/>
        <w:t>Kenneth A. McGee, Michael P. Doukas, Richard Kessler, and Terrence M. Gerlach, ‘Impact of Volcanic Gases’. [Online]. Available: https://pubs.usgs.gov/of/1997/of97-262/of97-262.html. [Accessed: 18-Jan-2017].</w:t>
      </w:r>
    </w:p>
    <w:p w14:paraId="24F6D0B0" w14:textId="77777777" w:rsidR="00253355" w:rsidRPr="00A11D13" w:rsidRDefault="00253355" w:rsidP="00253355">
      <w:pPr>
        <w:pStyle w:val="Bibliography"/>
        <w:rPr>
          <w:rFonts w:ascii="Arial" w:hAnsi="Arial" w:cs="Arial"/>
          <w:color w:val="000000" w:themeColor="text1"/>
          <w:lang w:val="en-US"/>
          <w:rPrChange w:id="444" w:author="Sam Lo" w:date="2017-01-26T15:23:00Z">
            <w:rPr>
              <w:rFonts w:ascii="Arial" w:hAnsi="Arial" w:cs="Arial"/>
              <w:color w:val="000000"/>
              <w:lang w:val="en-US"/>
            </w:rPr>
          </w:rPrChange>
        </w:rPr>
      </w:pPr>
      <w:r w:rsidRPr="00A11D13">
        <w:rPr>
          <w:rFonts w:ascii="Arial" w:hAnsi="Arial" w:cs="Arial"/>
          <w:color w:val="000000" w:themeColor="text1"/>
          <w:lang w:val="en-US"/>
          <w:rPrChange w:id="445" w:author="Sam Lo" w:date="2017-01-26T15:23:00Z">
            <w:rPr>
              <w:rFonts w:ascii="Arial" w:hAnsi="Arial" w:cs="Arial"/>
              <w:color w:val="000000"/>
              <w:lang w:val="en-US"/>
            </w:rPr>
          </w:rPrChange>
        </w:rPr>
        <w:t>[9]</w:t>
      </w:r>
      <w:r w:rsidRPr="00A11D13">
        <w:rPr>
          <w:rFonts w:ascii="Arial" w:hAnsi="Arial" w:cs="Arial"/>
          <w:color w:val="000000" w:themeColor="text1"/>
          <w:lang w:val="en-US"/>
          <w:rPrChange w:id="446" w:author="Sam Lo" w:date="2017-01-26T15:23:00Z">
            <w:rPr>
              <w:rFonts w:ascii="Arial" w:hAnsi="Arial" w:cs="Arial"/>
              <w:color w:val="000000"/>
              <w:lang w:val="en-US"/>
            </w:rPr>
          </w:rPrChange>
        </w:rPr>
        <w:tab/>
        <w:t xml:space="preserve">Y. Ji, H. Wang, G. Li, and T. An, ‘Theoretical investigation on the role of mineral dust aerosol in atmospheric reaction: A case of the heterogeneous reaction of formaldehyde with NO2 onto SiO2 dust surface’, </w:t>
      </w:r>
      <w:r w:rsidRPr="00A11D13">
        <w:rPr>
          <w:rFonts w:ascii="Arial" w:hAnsi="Arial" w:cs="Arial"/>
          <w:i/>
          <w:iCs/>
          <w:color w:val="000000" w:themeColor="text1"/>
          <w:lang w:val="en-US"/>
          <w:rPrChange w:id="447" w:author="Sam Lo" w:date="2017-01-26T15:23:00Z">
            <w:rPr>
              <w:rFonts w:ascii="Arial" w:hAnsi="Arial" w:cs="Arial"/>
              <w:i/>
              <w:iCs/>
              <w:color w:val="000000"/>
              <w:lang w:val="en-US"/>
            </w:rPr>
          </w:rPrChange>
        </w:rPr>
        <w:t>Atmos. Environ.</w:t>
      </w:r>
      <w:r w:rsidRPr="00A11D13">
        <w:rPr>
          <w:rFonts w:ascii="Arial" w:hAnsi="Arial" w:cs="Arial"/>
          <w:color w:val="000000" w:themeColor="text1"/>
          <w:lang w:val="en-US"/>
          <w:rPrChange w:id="448" w:author="Sam Lo" w:date="2017-01-26T15:23:00Z">
            <w:rPr>
              <w:rFonts w:ascii="Arial" w:hAnsi="Arial" w:cs="Arial"/>
              <w:color w:val="000000"/>
              <w:lang w:val="en-US"/>
            </w:rPr>
          </w:rPrChange>
        </w:rPr>
        <w:t>, vol. 103, pp. 207–214, Feb. 2015.</w:t>
      </w:r>
    </w:p>
    <w:p w14:paraId="2BB0C01D" w14:textId="77777777" w:rsidR="00253355" w:rsidRPr="00A11D13" w:rsidRDefault="00253355" w:rsidP="00253355">
      <w:pPr>
        <w:pStyle w:val="Bibliography"/>
        <w:rPr>
          <w:rFonts w:ascii="Arial" w:hAnsi="Arial" w:cs="Arial"/>
          <w:color w:val="000000" w:themeColor="text1"/>
          <w:lang w:val="en-US"/>
          <w:rPrChange w:id="449" w:author="Sam Lo" w:date="2017-01-26T15:23:00Z">
            <w:rPr>
              <w:rFonts w:ascii="Arial" w:hAnsi="Arial" w:cs="Arial"/>
              <w:color w:val="000000"/>
              <w:lang w:val="en-US"/>
            </w:rPr>
          </w:rPrChange>
        </w:rPr>
      </w:pPr>
      <w:r w:rsidRPr="00A11D13">
        <w:rPr>
          <w:rFonts w:ascii="Arial" w:hAnsi="Arial" w:cs="Arial"/>
          <w:color w:val="000000" w:themeColor="text1"/>
          <w:lang w:val="en-US"/>
          <w:rPrChange w:id="450" w:author="Sam Lo" w:date="2017-01-26T15:23:00Z">
            <w:rPr>
              <w:rFonts w:ascii="Arial" w:hAnsi="Arial" w:cs="Arial"/>
              <w:color w:val="000000"/>
              <w:lang w:val="en-US"/>
            </w:rPr>
          </w:rPrChange>
        </w:rPr>
        <w:t>[10]</w:t>
      </w:r>
      <w:r w:rsidRPr="00A11D13">
        <w:rPr>
          <w:rFonts w:ascii="Arial" w:hAnsi="Arial" w:cs="Arial"/>
          <w:color w:val="000000" w:themeColor="text1"/>
          <w:lang w:val="en-US"/>
          <w:rPrChange w:id="451" w:author="Sam Lo" w:date="2017-01-26T15:23:00Z">
            <w:rPr>
              <w:rFonts w:ascii="Arial" w:hAnsi="Arial" w:cs="Arial"/>
              <w:color w:val="000000"/>
              <w:lang w:val="en-US"/>
            </w:rPr>
          </w:rPrChange>
        </w:rPr>
        <w:tab/>
        <w:t xml:space="preserve">N. Mahowald </w:t>
      </w:r>
      <w:r w:rsidRPr="00A11D13">
        <w:rPr>
          <w:rFonts w:ascii="Arial" w:hAnsi="Arial" w:cs="Arial"/>
          <w:i/>
          <w:iCs/>
          <w:color w:val="000000" w:themeColor="text1"/>
          <w:lang w:val="en-US"/>
          <w:rPrChange w:id="452" w:author="Sam Lo" w:date="2017-01-26T15:23:00Z">
            <w:rPr>
              <w:rFonts w:ascii="Arial" w:hAnsi="Arial" w:cs="Arial"/>
              <w:i/>
              <w:iCs/>
              <w:color w:val="000000"/>
              <w:lang w:val="en-US"/>
            </w:rPr>
          </w:rPrChange>
        </w:rPr>
        <w:t>et al.</w:t>
      </w:r>
      <w:r w:rsidRPr="00A11D13">
        <w:rPr>
          <w:rFonts w:ascii="Arial" w:hAnsi="Arial" w:cs="Arial"/>
          <w:color w:val="000000" w:themeColor="text1"/>
          <w:lang w:val="en-US"/>
          <w:rPrChange w:id="453" w:author="Sam Lo" w:date="2017-01-26T15:23:00Z">
            <w:rPr>
              <w:rFonts w:ascii="Arial" w:hAnsi="Arial" w:cs="Arial"/>
              <w:color w:val="000000"/>
              <w:lang w:val="en-US"/>
            </w:rPr>
          </w:rPrChange>
        </w:rPr>
        <w:t xml:space="preserve">, ‘The size distribution of desert dust aerosols and its impact on the Earth system’, </w:t>
      </w:r>
      <w:r w:rsidRPr="00A11D13">
        <w:rPr>
          <w:rFonts w:ascii="Arial" w:hAnsi="Arial" w:cs="Arial"/>
          <w:i/>
          <w:iCs/>
          <w:color w:val="000000" w:themeColor="text1"/>
          <w:lang w:val="en-US"/>
          <w:rPrChange w:id="454" w:author="Sam Lo" w:date="2017-01-26T15:23:00Z">
            <w:rPr>
              <w:rFonts w:ascii="Arial" w:hAnsi="Arial" w:cs="Arial"/>
              <w:i/>
              <w:iCs/>
              <w:color w:val="000000"/>
              <w:lang w:val="en-US"/>
            </w:rPr>
          </w:rPrChange>
        </w:rPr>
        <w:t>Aeolian Res.</w:t>
      </w:r>
      <w:r w:rsidRPr="00A11D13">
        <w:rPr>
          <w:rFonts w:ascii="Arial" w:hAnsi="Arial" w:cs="Arial"/>
          <w:color w:val="000000" w:themeColor="text1"/>
          <w:lang w:val="en-US"/>
          <w:rPrChange w:id="455" w:author="Sam Lo" w:date="2017-01-26T15:23:00Z">
            <w:rPr>
              <w:rFonts w:ascii="Arial" w:hAnsi="Arial" w:cs="Arial"/>
              <w:color w:val="000000"/>
              <w:lang w:val="en-US"/>
            </w:rPr>
          </w:rPrChange>
        </w:rPr>
        <w:t>, vol. 15, pp. 53–71, Dec. 2014.</w:t>
      </w:r>
    </w:p>
    <w:p w14:paraId="36C6D9A6" w14:textId="77777777" w:rsidR="00253355" w:rsidRPr="00A11D13" w:rsidRDefault="00253355" w:rsidP="00253355">
      <w:pPr>
        <w:pStyle w:val="Bibliography"/>
        <w:rPr>
          <w:rFonts w:ascii="Arial" w:hAnsi="Arial" w:cs="Arial"/>
          <w:color w:val="000000" w:themeColor="text1"/>
          <w:lang w:val="en-US"/>
          <w:rPrChange w:id="456" w:author="Sam Lo" w:date="2017-01-26T15:23:00Z">
            <w:rPr>
              <w:rFonts w:ascii="Arial" w:hAnsi="Arial" w:cs="Arial"/>
              <w:color w:val="000000"/>
              <w:lang w:val="en-US"/>
            </w:rPr>
          </w:rPrChange>
        </w:rPr>
      </w:pPr>
      <w:r w:rsidRPr="00A11D13">
        <w:rPr>
          <w:rFonts w:ascii="Arial" w:hAnsi="Arial" w:cs="Arial"/>
          <w:color w:val="000000" w:themeColor="text1"/>
          <w:lang w:val="en-US"/>
          <w:rPrChange w:id="457" w:author="Sam Lo" w:date="2017-01-26T15:23:00Z">
            <w:rPr>
              <w:rFonts w:ascii="Arial" w:hAnsi="Arial" w:cs="Arial"/>
              <w:color w:val="000000"/>
              <w:lang w:val="en-US"/>
            </w:rPr>
          </w:rPrChange>
        </w:rPr>
        <w:t>[11]</w:t>
      </w:r>
      <w:r w:rsidRPr="00A11D13">
        <w:rPr>
          <w:rFonts w:ascii="Arial" w:hAnsi="Arial" w:cs="Arial"/>
          <w:color w:val="000000" w:themeColor="text1"/>
          <w:lang w:val="en-US"/>
          <w:rPrChange w:id="458" w:author="Sam Lo" w:date="2017-01-26T15:23:00Z">
            <w:rPr>
              <w:rFonts w:ascii="Arial" w:hAnsi="Arial" w:cs="Arial"/>
              <w:color w:val="000000"/>
              <w:lang w:val="en-US"/>
            </w:rPr>
          </w:rPrChange>
        </w:rPr>
        <w:tab/>
        <w:t xml:space="preserve">H. Chen, J. G. Navea, M. A. Young, and V. H. Grassian, ‘Heterogeneous Photochemistry of Trace Atmospheric Gases with Components of Mineral Dust Aerosol’, </w:t>
      </w:r>
      <w:r w:rsidRPr="00A11D13">
        <w:rPr>
          <w:rFonts w:ascii="Arial" w:hAnsi="Arial" w:cs="Arial"/>
          <w:i/>
          <w:iCs/>
          <w:color w:val="000000" w:themeColor="text1"/>
          <w:lang w:val="en-US"/>
          <w:rPrChange w:id="459" w:author="Sam Lo" w:date="2017-01-26T15:23:00Z">
            <w:rPr>
              <w:rFonts w:ascii="Arial" w:hAnsi="Arial" w:cs="Arial"/>
              <w:i/>
              <w:iCs/>
              <w:color w:val="000000"/>
              <w:lang w:val="en-US"/>
            </w:rPr>
          </w:rPrChange>
        </w:rPr>
        <w:t>J. Phys. Chem. A</w:t>
      </w:r>
      <w:r w:rsidRPr="00A11D13">
        <w:rPr>
          <w:rFonts w:ascii="Arial" w:hAnsi="Arial" w:cs="Arial"/>
          <w:color w:val="000000" w:themeColor="text1"/>
          <w:lang w:val="en-US"/>
          <w:rPrChange w:id="460" w:author="Sam Lo" w:date="2017-01-26T15:23:00Z">
            <w:rPr>
              <w:rFonts w:ascii="Arial" w:hAnsi="Arial" w:cs="Arial"/>
              <w:color w:val="000000"/>
              <w:lang w:val="en-US"/>
            </w:rPr>
          </w:rPrChange>
        </w:rPr>
        <w:t>, vol. 115, no. 4, pp. 490–499, Feb. 2011.</w:t>
      </w:r>
    </w:p>
    <w:p w14:paraId="0598893A" w14:textId="77777777" w:rsidR="00253355" w:rsidRPr="00A11D13" w:rsidRDefault="00253355" w:rsidP="00253355">
      <w:pPr>
        <w:pStyle w:val="Bibliography"/>
        <w:rPr>
          <w:rFonts w:ascii="Arial" w:hAnsi="Arial" w:cs="Arial"/>
          <w:color w:val="000000" w:themeColor="text1"/>
          <w:lang w:val="en-US"/>
          <w:rPrChange w:id="461" w:author="Sam Lo" w:date="2017-01-26T15:23:00Z">
            <w:rPr>
              <w:rFonts w:ascii="Arial" w:hAnsi="Arial" w:cs="Arial"/>
              <w:color w:val="000000"/>
              <w:lang w:val="en-US"/>
            </w:rPr>
          </w:rPrChange>
        </w:rPr>
      </w:pPr>
      <w:r w:rsidRPr="00A11D13">
        <w:rPr>
          <w:rFonts w:ascii="Arial" w:hAnsi="Arial" w:cs="Arial"/>
          <w:color w:val="000000" w:themeColor="text1"/>
          <w:lang w:val="en-US"/>
          <w:rPrChange w:id="462" w:author="Sam Lo" w:date="2017-01-26T15:23:00Z">
            <w:rPr>
              <w:rFonts w:ascii="Arial" w:hAnsi="Arial" w:cs="Arial"/>
              <w:color w:val="000000"/>
              <w:lang w:val="en-US"/>
            </w:rPr>
          </w:rPrChange>
        </w:rPr>
        <w:t>[12]</w:t>
      </w:r>
      <w:r w:rsidRPr="00A11D13">
        <w:rPr>
          <w:rFonts w:ascii="Arial" w:hAnsi="Arial" w:cs="Arial"/>
          <w:color w:val="000000" w:themeColor="text1"/>
          <w:lang w:val="en-US"/>
          <w:rPrChange w:id="463" w:author="Sam Lo" w:date="2017-01-26T15:23:00Z">
            <w:rPr>
              <w:rFonts w:ascii="Arial" w:hAnsi="Arial" w:cs="Arial"/>
              <w:color w:val="000000"/>
              <w:lang w:val="en-US"/>
            </w:rPr>
          </w:rPrChange>
        </w:rPr>
        <w:tab/>
        <w:t xml:space="preserve">L. Zhou, W. Wang, M. Ge, and S. Tong, ‘Heterogeneous uptake of gaseous hydrogen peroxide on mineral dust’, </w:t>
      </w:r>
      <w:r w:rsidRPr="00A11D13">
        <w:rPr>
          <w:rFonts w:ascii="Arial" w:hAnsi="Arial" w:cs="Arial"/>
          <w:i/>
          <w:iCs/>
          <w:color w:val="000000" w:themeColor="text1"/>
          <w:lang w:val="en-US"/>
          <w:rPrChange w:id="464" w:author="Sam Lo" w:date="2017-01-26T15:23:00Z">
            <w:rPr>
              <w:rFonts w:ascii="Arial" w:hAnsi="Arial" w:cs="Arial"/>
              <w:i/>
              <w:iCs/>
              <w:color w:val="000000"/>
              <w:lang w:val="en-US"/>
            </w:rPr>
          </w:rPrChange>
        </w:rPr>
        <w:t>J. Environ. Sci.</w:t>
      </w:r>
      <w:r w:rsidRPr="00A11D13">
        <w:rPr>
          <w:rFonts w:ascii="Arial" w:hAnsi="Arial" w:cs="Arial"/>
          <w:color w:val="000000" w:themeColor="text1"/>
          <w:lang w:val="en-US"/>
          <w:rPrChange w:id="465" w:author="Sam Lo" w:date="2017-01-26T15:23:00Z">
            <w:rPr>
              <w:rFonts w:ascii="Arial" w:hAnsi="Arial" w:cs="Arial"/>
              <w:color w:val="000000"/>
              <w:lang w:val="en-US"/>
            </w:rPr>
          </w:rPrChange>
        </w:rPr>
        <w:t>, vol. 40, pp. 44–50, Feb. 2016.</w:t>
      </w:r>
    </w:p>
    <w:p w14:paraId="5E138E2F" w14:textId="08E24834" w:rsidR="00EB3A5B" w:rsidRPr="00A11D13" w:rsidRDefault="00233927" w:rsidP="00EB3A5B">
      <w:pPr>
        <w:ind w:left="-360"/>
        <w:jc w:val="both"/>
        <w:rPr>
          <w:rFonts w:ascii="Times" w:hAnsi="Times" w:cs="Times New Roman"/>
          <w:color w:val="000000" w:themeColor="text1"/>
          <w:sz w:val="20"/>
          <w:szCs w:val="20"/>
          <w:rPrChange w:id="466" w:author="Sam Lo" w:date="2017-01-26T15:23:00Z">
            <w:rPr>
              <w:rFonts w:ascii="Times" w:hAnsi="Times" w:cs="Times New Roman"/>
              <w:sz w:val="20"/>
              <w:szCs w:val="20"/>
            </w:rPr>
          </w:rPrChange>
        </w:rPr>
      </w:pPr>
      <w:r w:rsidRPr="00A11D13">
        <w:rPr>
          <w:rFonts w:ascii="Arial" w:hAnsi="Arial" w:cs="Arial"/>
          <w:color w:val="000000" w:themeColor="text1"/>
          <w:rPrChange w:id="467" w:author="Sam Lo" w:date="2017-01-26T15:23:00Z">
            <w:rPr>
              <w:rFonts w:ascii="Arial" w:hAnsi="Arial" w:cs="Arial"/>
              <w:color w:val="000000"/>
            </w:rPr>
          </w:rPrChange>
        </w:rPr>
        <w:fldChar w:fldCharType="end"/>
      </w:r>
      <w:r w:rsidR="00EB3A5B" w:rsidRPr="00A11D13">
        <w:rPr>
          <w:rFonts w:ascii="Arial" w:hAnsi="Arial" w:cs="Arial"/>
          <w:color w:val="000000" w:themeColor="text1"/>
          <w:rPrChange w:id="468" w:author="Sam Lo" w:date="2017-01-26T15:23:00Z">
            <w:rPr>
              <w:rFonts w:ascii="Arial" w:hAnsi="Arial" w:cs="Arial"/>
              <w:color w:val="000000"/>
            </w:rPr>
          </w:rPrChange>
        </w:rPr>
        <w:t xml:space="preserve"> </w:t>
      </w:r>
    </w:p>
    <w:p w14:paraId="2F429C2F" w14:textId="77777777" w:rsidR="008C709B" w:rsidRPr="00A11D13" w:rsidRDefault="008C709B" w:rsidP="00EB3A5B">
      <w:pPr>
        <w:rPr>
          <w:rFonts w:ascii="Arial" w:hAnsi="Arial" w:cs="Arial"/>
          <w:color w:val="000000" w:themeColor="text1"/>
          <w:rPrChange w:id="469" w:author="Sam Lo" w:date="2017-01-26T15:23:00Z">
            <w:rPr>
              <w:rFonts w:ascii="Arial" w:hAnsi="Arial" w:cs="Arial"/>
              <w:color w:val="000000"/>
            </w:rPr>
          </w:rPrChange>
        </w:rPr>
      </w:pPr>
    </w:p>
    <w:sectPr w:rsidR="008C709B" w:rsidRPr="00A11D13" w:rsidSect="00CE6CF2">
      <w:pgSz w:w="11901" w:h="16817"/>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098B2" w14:textId="77777777" w:rsidR="00B175B0" w:rsidRDefault="00B175B0" w:rsidP="00E20275">
      <w:r>
        <w:separator/>
      </w:r>
    </w:p>
  </w:endnote>
  <w:endnote w:type="continuationSeparator" w:id="0">
    <w:p w14:paraId="51BF985C" w14:textId="77777777" w:rsidR="00B175B0" w:rsidRDefault="00B175B0" w:rsidP="00E20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D8E62" w14:textId="77777777" w:rsidR="00B175B0" w:rsidRDefault="00B175B0" w:rsidP="00E20275">
      <w:r>
        <w:separator/>
      </w:r>
    </w:p>
  </w:footnote>
  <w:footnote w:type="continuationSeparator" w:id="0">
    <w:p w14:paraId="59EC08E5" w14:textId="77777777" w:rsidR="00B175B0" w:rsidRDefault="00B175B0" w:rsidP="00E202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ABB"/>
    <w:multiLevelType w:val="hybridMultilevel"/>
    <w:tmpl w:val="145C4E5A"/>
    <w:lvl w:ilvl="0" w:tplc="A838002C">
      <w:start w:val="3"/>
      <w:numFmt w:val="decimal"/>
      <w:lvlText w:val="%1."/>
      <w:lvlJc w:val="left"/>
      <w:pPr>
        <w:ind w:left="436" w:hanging="720"/>
      </w:pPr>
      <w:rPr>
        <w:rFonts w:hint="default"/>
        <w:sz w:val="24"/>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nsid w:val="15C569B5"/>
    <w:multiLevelType w:val="multilevel"/>
    <w:tmpl w:val="176CC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D77706"/>
    <w:multiLevelType w:val="multilevel"/>
    <w:tmpl w:val="08226C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 w:ilvl="0">
        <w:numFmt w:val="decimal"/>
        <w:lvlText w:val="%1."/>
        <w:lvlJc w:val="left"/>
      </w:lvl>
    </w:lvlOverride>
  </w:num>
  <w:num w:numId="2">
    <w:abstractNumId w:val="2"/>
    <w:lvlOverride w:ilvl="0">
      <w:lvl w:ilvl="0">
        <w:numFmt w:val="decimal"/>
        <w:lvlText w:val="%1."/>
        <w:lvlJc w:val="left"/>
      </w:lvl>
    </w:lvlOverride>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 Lo">
    <w15:presenceInfo w15:providerId="None" w15:userId="Sam 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626"/>
    <w:rsid w:val="0006627F"/>
    <w:rsid w:val="000948AD"/>
    <w:rsid w:val="00142887"/>
    <w:rsid w:val="00183B6E"/>
    <w:rsid w:val="0019259B"/>
    <w:rsid w:val="00233927"/>
    <w:rsid w:val="00253355"/>
    <w:rsid w:val="00280F39"/>
    <w:rsid w:val="002E1371"/>
    <w:rsid w:val="003832D0"/>
    <w:rsid w:val="003B639E"/>
    <w:rsid w:val="00653D55"/>
    <w:rsid w:val="008C709B"/>
    <w:rsid w:val="00936626"/>
    <w:rsid w:val="00950573"/>
    <w:rsid w:val="00A11D13"/>
    <w:rsid w:val="00B175B0"/>
    <w:rsid w:val="00C76847"/>
    <w:rsid w:val="00CE6CF2"/>
    <w:rsid w:val="00D33413"/>
    <w:rsid w:val="00D57C78"/>
    <w:rsid w:val="00DD1530"/>
    <w:rsid w:val="00E20275"/>
    <w:rsid w:val="00EB3A5B"/>
    <w:rsid w:val="00EF1F70"/>
    <w:rsid w:val="00EF22D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10AEFB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936626"/>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36626"/>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36626"/>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626"/>
    <w:rPr>
      <w:rFonts w:ascii="Times" w:hAnsi="Times"/>
      <w:b/>
      <w:bCs/>
      <w:kern w:val="36"/>
      <w:sz w:val="48"/>
      <w:szCs w:val="48"/>
      <w:lang w:val="en-GB"/>
    </w:rPr>
  </w:style>
  <w:style w:type="character" w:customStyle="1" w:styleId="Heading2Char">
    <w:name w:val="Heading 2 Char"/>
    <w:basedOn w:val="DefaultParagraphFont"/>
    <w:link w:val="Heading2"/>
    <w:uiPriority w:val="9"/>
    <w:rsid w:val="00936626"/>
    <w:rPr>
      <w:rFonts w:ascii="Times" w:hAnsi="Times"/>
      <w:b/>
      <w:bCs/>
      <w:sz w:val="36"/>
      <w:szCs w:val="36"/>
      <w:lang w:val="en-GB"/>
    </w:rPr>
  </w:style>
  <w:style w:type="character" w:customStyle="1" w:styleId="Heading3Char">
    <w:name w:val="Heading 3 Char"/>
    <w:basedOn w:val="DefaultParagraphFont"/>
    <w:link w:val="Heading3"/>
    <w:uiPriority w:val="9"/>
    <w:rsid w:val="00936626"/>
    <w:rPr>
      <w:rFonts w:ascii="Times" w:hAnsi="Times"/>
      <w:b/>
      <w:bCs/>
      <w:sz w:val="27"/>
      <w:szCs w:val="27"/>
      <w:lang w:val="en-GB"/>
    </w:rPr>
  </w:style>
  <w:style w:type="paragraph" w:styleId="NormalWeb">
    <w:name w:val="Normal (Web)"/>
    <w:basedOn w:val="Normal"/>
    <w:uiPriority w:val="99"/>
    <w:semiHidden/>
    <w:unhideWhenUsed/>
    <w:rsid w:val="0093662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366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6626"/>
    <w:rPr>
      <w:rFonts w:ascii="Lucida Grande" w:hAnsi="Lucida Grande" w:cs="Lucida Grande"/>
      <w:sz w:val="18"/>
      <w:szCs w:val="18"/>
      <w:lang w:val="en-GB"/>
    </w:rPr>
  </w:style>
  <w:style w:type="paragraph" w:styleId="Bibliography">
    <w:name w:val="Bibliography"/>
    <w:basedOn w:val="Normal"/>
    <w:next w:val="Normal"/>
    <w:uiPriority w:val="37"/>
    <w:unhideWhenUsed/>
    <w:rsid w:val="00142887"/>
    <w:pPr>
      <w:tabs>
        <w:tab w:val="left" w:pos="380"/>
        <w:tab w:val="left" w:pos="500"/>
      </w:tabs>
      <w:ind w:left="504" w:hanging="504"/>
    </w:pPr>
  </w:style>
  <w:style w:type="paragraph" w:styleId="ListParagraph">
    <w:name w:val="List Paragraph"/>
    <w:basedOn w:val="Normal"/>
    <w:uiPriority w:val="34"/>
    <w:qFormat/>
    <w:rsid w:val="003B639E"/>
    <w:pPr>
      <w:ind w:left="720"/>
      <w:contextualSpacing/>
    </w:pPr>
  </w:style>
  <w:style w:type="paragraph" w:styleId="Caption">
    <w:name w:val="caption"/>
    <w:basedOn w:val="Normal"/>
    <w:next w:val="Normal"/>
    <w:uiPriority w:val="35"/>
    <w:unhideWhenUsed/>
    <w:qFormat/>
    <w:rsid w:val="00D57C78"/>
    <w:pPr>
      <w:spacing w:after="200"/>
      <w:jc w:val="both"/>
    </w:pPr>
    <w:rPr>
      <w:b/>
      <w:bCs/>
      <w:color w:val="4F81BD" w:themeColor="accent1"/>
      <w:sz w:val="18"/>
      <w:szCs w:val="18"/>
    </w:rPr>
  </w:style>
  <w:style w:type="paragraph" w:styleId="FootnoteText">
    <w:name w:val="footnote text"/>
    <w:basedOn w:val="Normal"/>
    <w:link w:val="FootnoteTextChar"/>
    <w:uiPriority w:val="99"/>
    <w:unhideWhenUsed/>
    <w:rsid w:val="00E20275"/>
  </w:style>
  <w:style w:type="character" w:customStyle="1" w:styleId="FootnoteTextChar">
    <w:name w:val="Footnote Text Char"/>
    <w:basedOn w:val="DefaultParagraphFont"/>
    <w:link w:val="FootnoteText"/>
    <w:uiPriority w:val="99"/>
    <w:rsid w:val="00E20275"/>
    <w:rPr>
      <w:lang w:val="en-GB"/>
    </w:rPr>
  </w:style>
  <w:style w:type="character" w:styleId="FootnoteReference">
    <w:name w:val="footnote reference"/>
    <w:basedOn w:val="DefaultParagraphFont"/>
    <w:uiPriority w:val="99"/>
    <w:unhideWhenUsed/>
    <w:rsid w:val="00E202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59652">
      <w:bodyDiv w:val="1"/>
      <w:marLeft w:val="0"/>
      <w:marRight w:val="0"/>
      <w:marTop w:val="0"/>
      <w:marBottom w:val="0"/>
      <w:divBdr>
        <w:top w:val="none" w:sz="0" w:space="0" w:color="auto"/>
        <w:left w:val="none" w:sz="0" w:space="0" w:color="auto"/>
        <w:bottom w:val="none" w:sz="0" w:space="0" w:color="auto"/>
        <w:right w:val="none" w:sz="0" w:space="0" w:color="auto"/>
      </w:divBdr>
    </w:div>
    <w:div w:id="19241429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microsoft.com/office/2007/relationships/hdphoto" Target="media/hdphoto1.wdp"/><Relationship Id="rId13" Type="http://schemas.openxmlformats.org/officeDocument/2006/relationships/image" Target="media/image5.jpeg"/><Relationship Id="rId14" Type="http://schemas.microsoft.com/office/2007/relationships/hdphoto" Target="media/hdphoto2.wdp"/><Relationship Id="rId15" Type="http://schemas.openxmlformats.org/officeDocument/2006/relationships/image" Target="media/image6.png"/><Relationship Id="rId16" Type="http://schemas.microsoft.com/office/2007/relationships/hdphoto" Target="media/hdphoto3.wdp"/><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2BEF96-0673-4044-8ED0-83BBB9A6C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3725</Words>
  <Characters>21234</Characters>
  <Application>Microsoft Macintosh Word</Application>
  <DocSecurity>0</DocSecurity>
  <Lines>176</Lines>
  <Paragraphs>49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3. Background Literature Review</vt:lpstr>
      <vt:lpstr>    3.1. Atmospheric Science</vt:lpstr>
      <vt:lpstr>    3.2. Aerosols Properties</vt:lpstr>
      <vt:lpstr>        3.2.1. Sulfate</vt:lpstr>
      <vt:lpstr>    3.2.2. Dust</vt:lpstr>
    </vt:vector>
  </TitlesOfParts>
  <Company/>
  <LinksUpToDate>false</LinksUpToDate>
  <CharactersWithSpaces>24910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Lo</dc:creator>
  <cp:keywords/>
  <dc:description/>
  <cp:lastModifiedBy>Sam Lo</cp:lastModifiedBy>
  <cp:revision>8</cp:revision>
  <dcterms:created xsi:type="dcterms:W3CDTF">2017-01-26T11:47:00Z</dcterms:created>
  <dcterms:modified xsi:type="dcterms:W3CDTF">2017-01-26T15:24:00Z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id="VJ7wSOiZ"/&gt;&lt;style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